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Override PartName="/word/comments.xml" ContentType="application/vnd.openxmlformats-officedocument.wordprocessingml.comments+xml"/>
  <Override PartName="/word/footer6.xml" ContentType="application/vnd.openxmlformats-officedocument.wordprocessingml.footer+xml"/>
  <Default Extension="emf" ContentType="image/x-emf"/>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Default Extension="vsdx" ContentType="application/vnd.ms-visio.drawing"/>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1F22" w:rsidRPr="00EE1EA8" w:rsidRDefault="001E1F22" w:rsidP="001E1F22">
      <w:pPr>
        <w:wordWrap w:val="0"/>
        <w:ind w:firstLine="562"/>
        <w:jc w:val="right"/>
        <w:rPr>
          <w:rFonts w:ascii="Times New Roman" w:hAnsi="Times New Roman"/>
          <w:b/>
          <w:sz w:val="28"/>
          <w:szCs w:val="28"/>
        </w:rPr>
      </w:pPr>
      <w:r w:rsidRPr="00EE1EA8">
        <w:rPr>
          <w:rFonts w:ascii="Times New Roman" w:hAnsi="Times New Roman" w:hint="eastAsia"/>
          <w:b/>
          <w:sz w:val="28"/>
          <w:szCs w:val="28"/>
        </w:rPr>
        <w:t>密级：保密期限：</w:t>
      </w:r>
    </w:p>
    <w:p w:rsidR="001E1F22" w:rsidRPr="00EE1EA8" w:rsidRDefault="001E1F22" w:rsidP="001E1F22">
      <w:pPr>
        <w:ind w:firstLine="562"/>
        <w:rPr>
          <w:rFonts w:ascii="Times New Roman" w:hAnsi="Times New Roman"/>
          <w:b/>
          <w:sz w:val="28"/>
          <w:szCs w:val="28"/>
        </w:rPr>
      </w:pPr>
    </w:p>
    <w:p w:rsidR="001E1F22" w:rsidRPr="00EE1EA8" w:rsidRDefault="005C31BD" w:rsidP="001E1F22">
      <w:pPr>
        <w:jc w:val="center"/>
        <w:rPr>
          <w:rFonts w:ascii="Times New Roman" w:hAnsi="Times New Roman"/>
        </w:rPr>
      </w:pPr>
      <w:r>
        <w:rPr>
          <w:rFonts w:ascii="Times New Roman" w:hAnsi="Times New Roman" w:hint="eastAsia"/>
          <w:noProof/>
        </w:rPr>
        <w:drawing>
          <wp:inline distT="0" distB="0" distL="0" distR="0">
            <wp:extent cx="4714875" cy="1143000"/>
            <wp:effectExtent l="0" t="0" r="9525" b="0"/>
            <wp:docPr id="1"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1143000"/>
                    </a:xfrm>
                    <a:prstGeom prst="rect">
                      <a:avLst/>
                    </a:prstGeom>
                    <a:noFill/>
                    <a:ln>
                      <a:noFill/>
                    </a:ln>
                  </pic:spPr>
                </pic:pic>
              </a:graphicData>
            </a:graphic>
          </wp:inline>
        </w:drawing>
      </w:r>
    </w:p>
    <w:p w:rsidR="001E1F22" w:rsidRPr="00EE1EA8" w:rsidRDefault="001E1F22" w:rsidP="001E1F22">
      <w:pPr>
        <w:ind w:firstLine="1285"/>
        <w:jc w:val="center"/>
        <w:rPr>
          <w:rFonts w:ascii="Times New Roman" w:eastAsia="黑体" w:hAnsi="Times New Roman"/>
          <w:b/>
          <w:sz w:val="64"/>
          <w:szCs w:val="52"/>
        </w:rPr>
      </w:pPr>
      <w:r w:rsidRPr="00EE1EA8">
        <w:rPr>
          <w:rFonts w:ascii="Times New Roman" w:eastAsia="黑体" w:hAnsi="Times New Roman" w:hint="eastAsia"/>
          <w:b/>
          <w:sz w:val="64"/>
          <w:szCs w:val="52"/>
        </w:rPr>
        <w:t>硕士学位论文</w:t>
      </w:r>
    </w:p>
    <w:p w:rsidR="001E1F22" w:rsidRPr="00EE1EA8" w:rsidRDefault="001E1F22" w:rsidP="001E1F22">
      <w:pPr>
        <w:jc w:val="center"/>
        <w:rPr>
          <w:rFonts w:ascii="Times New Roman" w:hAnsi="Times New Roman"/>
        </w:rPr>
      </w:pPr>
    </w:p>
    <w:p w:rsidR="001E1F22" w:rsidRPr="00EE1EA8" w:rsidRDefault="005C31BD" w:rsidP="001E1F22">
      <w:pPr>
        <w:jc w:val="center"/>
        <w:rPr>
          <w:rFonts w:ascii="Times New Roman" w:hAnsi="Times New Roman"/>
        </w:rPr>
      </w:pPr>
      <w:r>
        <w:rPr>
          <w:rFonts w:ascii="Times New Roman" w:hAnsi="Times New Roman" w:hint="eastAsia"/>
          <w:noProof/>
        </w:rPr>
        <w:drawing>
          <wp:inline distT="0" distB="0" distL="0" distR="0">
            <wp:extent cx="1114425" cy="1095375"/>
            <wp:effectExtent l="0" t="0" r="9525" b="9525"/>
            <wp:docPr id="26" name="图片 26"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h"/>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14425" cy="1095375"/>
                    </a:xfrm>
                    <a:prstGeom prst="rect">
                      <a:avLst/>
                    </a:prstGeom>
                    <a:noFill/>
                    <a:ln>
                      <a:noFill/>
                    </a:ln>
                  </pic:spPr>
                </pic:pic>
              </a:graphicData>
            </a:graphic>
          </wp:inline>
        </w:drawing>
      </w:r>
    </w:p>
    <w:p w:rsidR="001E1F22" w:rsidRPr="00EE1EA8" w:rsidRDefault="001E1F22" w:rsidP="001E1F22">
      <w:pPr>
        <w:ind w:firstLine="1044"/>
        <w:jc w:val="center"/>
        <w:rPr>
          <w:rFonts w:ascii="Times New Roman" w:eastAsia="黑体" w:hAnsi="Times New Roman"/>
          <w:b/>
          <w:sz w:val="52"/>
          <w:szCs w:val="52"/>
        </w:rPr>
      </w:pPr>
    </w:p>
    <w:p w:rsidR="001E1F22" w:rsidRPr="00EE1EA8" w:rsidRDefault="001E1F22" w:rsidP="001E1F22">
      <w:pPr>
        <w:rPr>
          <w:rFonts w:ascii="Times New Roman" w:hAnsi="Times New Roman"/>
        </w:rPr>
      </w:pPr>
    </w:p>
    <w:p w:rsidR="004A4EF1" w:rsidRDefault="001E1F22" w:rsidP="004A4EF1">
      <w:pPr>
        <w:ind w:left="840" w:firstLineChars="66" w:firstLine="239"/>
        <w:rPr>
          <w:rFonts w:ascii="Times New Roman" w:hAnsi="Times New Roman"/>
          <w:b/>
          <w:sz w:val="36"/>
          <w:szCs w:val="32"/>
          <w:u w:val="single"/>
        </w:rPr>
      </w:pPr>
      <w:r w:rsidRPr="00EE1EA8">
        <w:rPr>
          <w:rFonts w:ascii="Times New Roman" w:hAnsi="Times New Roman" w:hint="eastAsia"/>
          <w:b/>
          <w:sz w:val="36"/>
          <w:szCs w:val="32"/>
        </w:rPr>
        <w:t>题目：</w:t>
      </w:r>
      <w:bookmarkStart w:id="0" w:name="OLE_LINK9"/>
      <w:bookmarkStart w:id="1" w:name="OLE_LINK10"/>
      <w:bookmarkStart w:id="2" w:name="OLE_LINK11"/>
      <w:r w:rsidR="004A4EF1" w:rsidRPr="004A4EF1">
        <w:rPr>
          <w:rFonts w:ascii="Times New Roman" w:hAnsi="Times New Roman" w:hint="eastAsia"/>
          <w:b/>
          <w:sz w:val="36"/>
          <w:szCs w:val="32"/>
          <w:u w:val="single"/>
        </w:rPr>
        <w:t>监控视频云计算平台中数据放置策略</w:t>
      </w:r>
    </w:p>
    <w:p w:rsidR="0002547E" w:rsidRPr="00EE1EA8" w:rsidRDefault="00B97EFE" w:rsidP="00B97EFE">
      <w:pPr>
        <w:tabs>
          <w:tab w:val="left" w:pos="2127"/>
          <w:tab w:val="left" w:pos="8306"/>
        </w:tabs>
        <w:ind w:firstLineChars="595" w:firstLine="2150"/>
        <w:rPr>
          <w:rFonts w:ascii="Times New Roman" w:hAnsi="Times New Roman"/>
        </w:rPr>
      </w:pPr>
      <w:r>
        <w:rPr>
          <w:rFonts w:ascii="Times New Roman" w:hAnsi="Times New Roman" w:hint="eastAsia"/>
          <w:b/>
          <w:sz w:val="36"/>
          <w:szCs w:val="32"/>
          <w:u w:val="single"/>
        </w:rPr>
        <w:t>研</w:t>
      </w:r>
      <w:r w:rsidR="004A4EF1" w:rsidRPr="004A4EF1">
        <w:rPr>
          <w:rFonts w:ascii="Times New Roman" w:hAnsi="Times New Roman" w:hint="eastAsia"/>
          <w:b/>
          <w:sz w:val="36"/>
          <w:szCs w:val="32"/>
          <w:u w:val="single"/>
        </w:rPr>
        <w:t>究与应用</w:t>
      </w:r>
      <w:bookmarkEnd w:id="0"/>
      <w:bookmarkEnd w:id="1"/>
      <w:bookmarkEnd w:id="2"/>
    </w:p>
    <w:p w:rsidR="001E1F22" w:rsidRPr="00EE1EA8" w:rsidRDefault="001E1F22" w:rsidP="00D5522A">
      <w:pPr>
        <w:ind w:firstLine="562"/>
        <w:jc w:val="center"/>
        <w:rPr>
          <w:rFonts w:ascii="Times New Roman" w:hAnsi="Times New Roman"/>
          <w:b/>
          <w:sz w:val="28"/>
          <w:szCs w:val="28"/>
          <w:u w:val="single"/>
        </w:rPr>
      </w:pPr>
      <w:r w:rsidRPr="00EE1EA8">
        <w:rPr>
          <w:rFonts w:ascii="Times New Roman" w:hAnsi="Times New Roman" w:hint="eastAsia"/>
          <w:b/>
          <w:sz w:val="28"/>
          <w:szCs w:val="28"/>
        </w:rPr>
        <w:t>学号：</w:t>
      </w:r>
      <w:r w:rsidR="004A4EF1">
        <w:rPr>
          <w:rFonts w:ascii="Times New Roman" w:hAnsi="Times New Roman" w:hint="eastAsia"/>
          <w:b/>
          <w:sz w:val="28"/>
          <w:szCs w:val="28"/>
          <w:u w:val="single"/>
        </w:rPr>
        <w:t>2014110709</w:t>
      </w:r>
    </w:p>
    <w:p w:rsidR="001E1F22" w:rsidRPr="00EE1EA8" w:rsidRDefault="001E1F22" w:rsidP="00E603B7">
      <w:pPr>
        <w:ind w:firstLineChars="1000" w:firstLine="2811"/>
        <w:rPr>
          <w:rFonts w:ascii="Times New Roman" w:hAnsi="Times New Roman"/>
          <w:b/>
          <w:sz w:val="28"/>
          <w:szCs w:val="28"/>
          <w:u w:val="single"/>
        </w:rPr>
      </w:pPr>
      <w:r w:rsidRPr="00EE1EA8">
        <w:rPr>
          <w:rFonts w:ascii="Times New Roman" w:hAnsi="Times New Roman" w:hint="eastAsia"/>
          <w:b/>
          <w:sz w:val="28"/>
          <w:szCs w:val="28"/>
        </w:rPr>
        <w:t>姓名：</w:t>
      </w:r>
      <w:r w:rsidR="004A4EF1">
        <w:rPr>
          <w:rFonts w:ascii="Times New Roman" w:hAnsi="Times New Roman" w:hint="eastAsia"/>
          <w:b/>
          <w:sz w:val="28"/>
          <w:szCs w:val="28"/>
          <w:u w:val="single"/>
        </w:rPr>
        <w:t>许彬</w:t>
      </w:r>
    </w:p>
    <w:p w:rsidR="00D5522A" w:rsidRDefault="001E1F22" w:rsidP="00D5522A">
      <w:pPr>
        <w:ind w:firstLine="562"/>
        <w:jc w:val="center"/>
        <w:rPr>
          <w:rFonts w:ascii="Times New Roman" w:hAnsi="Times New Roman"/>
          <w:b/>
          <w:sz w:val="28"/>
          <w:szCs w:val="28"/>
          <w:u w:val="single"/>
        </w:rPr>
      </w:pPr>
      <w:r w:rsidRPr="00EE1EA8">
        <w:rPr>
          <w:rFonts w:ascii="Times New Roman" w:hAnsi="Times New Roman" w:hint="eastAsia"/>
          <w:b/>
          <w:sz w:val="28"/>
          <w:szCs w:val="28"/>
        </w:rPr>
        <w:t>专业：</w:t>
      </w:r>
      <w:r w:rsidR="0002547E" w:rsidRPr="0002547E">
        <w:rPr>
          <w:rFonts w:ascii="Times New Roman" w:hAnsi="Times New Roman" w:hint="eastAsia"/>
          <w:b/>
          <w:sz w:val="28"/>
          <w:szCs w:val="28"/>
          <w:u w:val="single"/>
        </w:rPr>
        <w:t>计算机技术</w:t>
      </w:r>
    </w:p>
    <w:p w:rsidR="001E1F22" w:rsidRPr="00EE1EA8" w:rsidRDefault="001E1F22" w:rsidP="00E603B7">
      <w:pPr>
        <w:ind w:firstLineChars="1000" w:firstLine="2811"/>
        <w:rPr>
          <w:rFonts w:ascii="Times New Roman" w:hAnsi="Times New Roman"/>
          <w:b/>
          <w:sz w:val="28"/>
          <w:szCs w:val="28"/>
          <w:u w:val="single"/>
        </w:rPr>
      </w:pPr>
      <w:r w:rsidRPr="00EE1EA8">
        <w:rPr>
          <w:rFonts w:ascii="Times New Roman" w:hAnsi="Times New Roman" w:hint="eastAsia"/>
          <w:b/>
          <w:sz w:val="28"/>
          <w:szCs w:val="28"/>
        </w:rPr>
        <w:t>导师：</w:t>
      </w:r>
      <w:r w:rsidR="00CE77F2">
        <w:rPr>
          <w:rFonts w:ascii="Times New Roman" w:hAnsi="Times New Roman" w:hint="eastAsia"/>
          <w:b/>
          <w:sz w:val="28"/>
          <w:szCs w:val="28"/>
          <w:u w:val="single"/>
        </w:rPr>
        <w:t>李文生</w:t>
      </w:r>
    </w:p>
    <w:p w:rsidR="001E1F22" w:rsidRPr="00EE1EA8" w:rsidRDefault="001E1F22" w:rsidP="00E603B7">
      <w:pPr>
        <w:ind w:firstLineChars="1000" w:firstLine="2811"/>
        <w:rPr>
          <w:rFonts w:ascii="Times New Roman" w:hAnsi="Times New Roman"/>
          <w:b/>
          <w:sz w:val="28"/>
          <w:szCs w:val="28"/>
          <w:u w:val="single"/>
        </w:rPr>
      </w:pPr>
      <w:r w:rsidRPr="00EE1EA8">
        <w:rPr>
          <w:rFonts w:ascii="Times New Roman" w:hAnsi="Times New Roman" w:hint="eastAsia"/>
          <w:b/>
          <w:sz w:val="28"/>
          <w:szCs w:val="28"/>
        </w:rPr>
        <w:t>学院：</w:t>
      </w:r>
      <w:r w:rsidR="00FE2A00" w:rsidRPr="00EE1EA8">
        <w:rPr>
          <w:rFonts w:ascii="Times New Roman" w:hAnsi="Times New Roman" w:hint="eastAsia"/>
          <w:b/>
          <w:sz w:val="28"/>
          <w:szCs w:val="28"/>
          <w:u w:val="single"/>
        </w:rPr>
        <w:t>计算机学院</w:t>
      </w:r>
    </w:p>
    <w:p w:rsidR="001E1F22" w:rsidRPr="00EE1EA8" w:rsidRDefault="001E1F22" w:rsidP="00D5522A">
      <w:pPr>
        <w:ind w:firstLineChars="890" w:firstLine="2502"/>
        <w:rPr>
          <w:rFonts w:ascii="Times New Roman" w:hAnsi="Times New Roman"/>
          <w:b/>
          <w:sz w:val="28"/>
          <w:szCs w:val="28"/>
          <w:u w:val="single"/>
        </w:rPr>
      </w:pPr>
    </w:p>
    <w:p w:rsidR="001E1F22" w:rsidRPr="00EE1EA8" w:rsidRDefault="001E1F22" w:rsidP="00D5522A">
      <w:pPr>
        <w:ind w:firstLine="562"/>
        <w:jc w:val="center"/>
        <w:rPr>
          <w:rFonts w:ascii="Times New Roman" w:hAnsi="Times New Roman"/>
          <w:b/>
          <w:sz w:val="28"/>
          <w:szCs w:val="28"/>
        </w:rPr>
      </w:pPr>
      <w:r w:rsidRPr="00EE1EA8">
        <w:rPr>
          <w:rFonts w:ascii="Times New Roman" w:hAnsi="Times New Roman" w:hint="eastAsia"/>
          <w:b/>
          <w:sz w:val="28"/>
          <w:szCs w:val="28"/>
        </w:rPr>
        <w:t>年月日</w:t>
      </w:r>
    </w:p>
    <w:p w:rsidR="006855E6" w:rsidRPr="00EE1EA8" w:rsidRDefault="00470043" w:rsidP="006855E6">
      <w:pPr>
        <w:ind w:firstLine="562"/>
        <w:jc w:val="center"/>
        <w:rPr>
          <w:rFonts w:ascii="Times New Roman" w:hAnsi="Times New Roman"/>
          <w:sz w:val="24"/>
        </w:rPr>
      </w:pPr>
      <w:r w:rsidRPr="00EE1EA8">
        <w:rPr>
          <w:rFonts w:ascii="Times New Roman" w:hAnsi="Times New Roman"/>
          <w:b/>
          <w:sz w:val="28"/>
          <w:szCs w:val="28"/>
        </w:rPr>
        <w:br w:type="page"/>
      </w:r>
      <w:bookmarkStart w:id="3" w:name="_Toc341815080"/>
      <w:bookmarkStart w:id="4" w:name="_Toc342415486"/>
      <w:bookmarkStart w:id="5" w:name="_Toc342503275"/>
      <w:bookmarkStart w:id="6" w:name="_Toc342593465"/>
      <w:bookmarkStart w:id="7" w:name="_Toc342725784"/>
      <w:bookmarkStart w:id="8" w:name="_Toc342902448"/>
      <w:bookmarkStart w:id="9" w:name="_Toc342904653"/>
      <w:bookmarkStart w:id="10" w:name="_Toc343780211"/>
      <w:bookmarkStart w:id="11" w:name="_Toc344498218"/>
      <w:bookmarkStart w:id="12" w:name="_Toc344498281"/>
      <w:bookmarkStart w:id="13" w:name="_Toc344498344"/>
      <w:bookmarkStart w:id="14" w:name="_Toc345150730"/>
      <w:r w:rsidR="006855E6" w:rsidRPr="00EE1EA8">
        <w:rPr>
          <w:rFonts w:ascii="Times New Roman" w:hAnsi="Times New Roman" w:hint="eastAsia"/>
          <w:sz w:val="24"/>
        </w:rPr>
        <w:lastRenderedPageBreak/>
        <w:t>独创性（或创新性）声明</w:t>
      </w:r>
    </w:p>
    <w:p w:rsidR="006855E6" w:rsidRPr="00EE1EA8" w:rsidRDefault="006855E6" w:rsidP="006855E6">
      <w:pPr>
        <w:pStyle w:val="a4"/>
        <w:ind w:firstLineChars="200" w:firstLine="480"/>
      </w:pPr>
      <w:r w:rsidRPr="00EE1EA8">
        <w:rPr>
          <w:rFonts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6855E6" w:rsidRPr="00EE1EA8" w:rsidRDefault="006855E6" w:rsidP="006855E6">
      <w:pPr>
        <w:ind w:firstLineChars="200" w:firstLine="480"/>
        <w:rPr>
          <w:rFonts w:ascii="Times New Roman" w:hAnsi="Times New Roman"/>
          <w:sz w:val="24"/>
        </w:rPr>
      </w:pPr>
      <w:r w:rsidRPr="00EE1EA8">
        <w:rPr>
          <w:rFonts w:ascii="Times New Roman" w:hAnsi="Times New Roman" w:hint="eastAsia"/>
          <w:sz w:val="24"/>
        </w:rPr>
        <w:t>申请学位论文与资料若有不实之处，本人承担一切相关责任。</w:t>
      </w:r>
    </w:p>
    <w:p w:rsidR="006855E6" w:rsidRPr="00EE1EA8" w:rsidRDefault="006855E6" w:rsidP="006855E6">
      <w:pPr>
        <w:ind w:firstLineChars="200" w:firstLine="480"/>
        <w:rPr>
          <w:rFonts w:ascii="Times New Roman" w:hAnsi="Times New Roman"/>
          <w:sz w:val="24"/>
        </w:rPr>
      </w:pPr>
      <w:r w:rsidRPr="00EE1EA8">
        <w:rPr>
          <w:rFonts w:ascii="Times New Roman" w:hAnsi="Times New Roman" w:hint="eastAsia"/>
          <w:sz w:val="24"/>
        </w:rPr>
        <w:t>本人签名：日期：</w:t>
      </w:r>
    </w:p>
    <w:p w:rsidR="006855E6" w:rsidRPr="00EE1EA8" w:rsidRDefault="006855E6" w:rsidP="006855E6">
      <w:pPr>
        <w:ind w:firstLineChars="200" w:firstLine="480"/>
        <w:rPr>
          <w:rFonts w:ascii="Times New Roman" w:hAnsi="Times New Roman"/>
          <w:sz w:val="24"/>
        </w:rPr>
      </w:pPr>
    </w:p>
    <w:p w:rsidR="006855E6" w:rsidRPr="00EE1EA8" w:rsidRDefault="006855E6" w:rsidP="006855E6">
      <w:pPr>
        <w:ind w:firstLine="480"/>
        <w:jc w:val="center"/>
        <w:rPr>
          <w:rFonts w:ascii="Times New Roman" w:hAnsi="Times New Roman"/>
          <w:sz w:val="24"/>
        </w:rPr>
      </w:pPr>
      <w:r w:rsidRPr="00EE1EA8">
        <w:rPr>
          <w:rFonts w:ascii="Times New Roman" w:hAnsi="Times New Roman" w:hint="eastAsia"/>
          <w:sz w:val="24"/>
        </w:rPr>
        <w:t>关于论文使用授权的说明</w:t>
      </w:r>
    </w:p>
    <w:p w:rsidR="006855E6" w:rsidRPr="00EE1EA8" w:rsidRDefault="006855E6" w:rsidP="002564ED">
      <w:pPr>
        <w:pStyle w:val="a4"/>
        <w:ind w:firstLineChars="200" w:firstLine="480"/>
      </w:pPr>
      <w:r w:rsidRPr="00EE1EA8">
        <w:rPr>
          <w:rFonts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rsidR="006855E6" w:rsidRPr="00EE1EA8" w:rsidRDefault="006855E6" w:rsidP="006855E6">
      <w:pPr>
        <w:ind w:firstLineChars="200" w:firstLine="480"/>
        <w:rPr>
          <w:rFonts w:ascii="Times New Roman" w:hAnsi="Times New Roman"/>
          <w:sz w:val="24"/>
        </w:rPr>
      </w:pPr>
      <w:r w:rsidRPr="00EE1EA8">
        <w:rPr>
          <w:rFonts w:ascii="Times New Roman" w:hAnsi="Times New Roman" w:hint="eastAsia"/>
          <w:sz w:val="24"/>
        </w:rPr>
        <w:t>保密论文注释：本学位论文属于保密在年解密后适用本授权书。非保密论文注释：本学位论文不属于保密范围，适用本授权书。</w:t>
      </w:r>
    </w:p>
    <w:p w:rsidR="006855E6" w:rsidRPr="00EE1EA8" w:rsidRDefault="006855E6" w:rsidP="006855E6">
      <w:pPr>
        <w:ind w:firstLineChars="200" w:firstLine="480"/>
        <w:rPr>
          <w:rFonts w:ascii="Times New Roman" w:hAnsi="Times New Roman"/>
          <w:sz w:val="24"/>
        </w:rPr>
      </w:pPr>
      <w:r w:rsidRPr="00EE1EA8">
        <w:rPr>
          <w:rFonts w:ascii="Times New Roman" w:hAnsi="Times New Roman" w:hint="eastAsia"/>
          <w:sz w:val="24"/>
        </w:rPr>
        <w:t>本人签名：日期：</w:t>
      </w:r>
    </w:p>
    <w:p w:rsidR="006855E6" w:rsidRPr="00EE1EA8" w:rsidRDefault="006855E6" w:rsidP="006855E6">
      <w:pPr>
        <w:ind w:firstLineChars="200" w:firstLine="480"/>
        <w:rPr>
          <w:rFonts w:ascii="Times New Roman" w:hAnsi="Times New Roman"/>
          <w:sz w:val="24"/>
          <w:u w:val="single"/>
        </w:rPr>
      </w:pPr>
      <w:r w:rsidRPr="00EE1EA8">
        <w:rPr>
          <w:rFonts w:ascii="Times New Roman" w:hAnsi="Times New Roman" w:hint="eastAsia"/>
          <w:sz w:val="24"/>
        </w:rPr>
        <w:t>导师签名：日期：</w:t>
      </w:r>
    </w:p>
    <w:p w:rsidR="006855E6" w:rsidRPr="00EE1EA8" w:rsidRDefault="006855E6" w:rsidP="00CC3CFA">
      <w:pPr>
        <w:ind w:firstLine="560"/>
        <w:jc w:val="center"/>
        <w:rPr>
          <w:rFonts w:ascii="Times New Roman" w:hAnsi="Times New Roman"/>
        </w:rPr>
      </w:pPr>
    </w:p>
    <w:p w:rsidR="00CC3CFA" w:rsidRPr="00EE1EA8" w:rsidRDefault="00CC3CFA" w:rsidP="00CC3CFA">
      <w:pPr>
        <w:ind w:firstLine="560"/>
        <w:jc w:val="center"/>
        <w:rPr>
          <w:rFonts w:ascii="Times New Roman" w:hAnsi="Times New Roman"/>
        </w:rPr>
        <w:sectPr w:rsidR="00CC3CFA" w:rsidRPr="00EE1EA8" w:rsidSect="00FA2166">
          <w:headerReference w:type="even" r:id="rId10"/>
          <w:headerReference w:type="default" r:id="rId11"/>
          <w:pgSz w:w="11906" w:h="16838"/>
          <w:pgMar w:top="1440" w:right="1800" w:bottom="1440" w:left="1800" w:header="851" w:footer="992" w:gutter="0"/>
          <w:cols w:space="425"/>
          <w:docGrid w:type="lines" w:linePitch="312"/>
        </w:sectPr>
      </w:pPr>
    </w:p>
    <w:p w:rsidR="004E5B0C" w:rsidRPr="00E107B7" w:rsidRDefault="004A4EF1" w:rsidP="00E107B7">
      <w:pPr>
        <w:spacing w:line="400" w:lineRule="exact"/>
        <w:jc w:val="center"/>
        <w:rPr>
          <w:rFonts w:ascii="黑体" w:eastAsia="黑体" w:hAnsi="黑体" w:cstheme="minorBidi"/>
          <w:sz w:val="32"/>
          <w:szCs w:val="32"/>
        </w:rPr>
      </w:pPr>
      <w:bookmarkStart w:id="15" w:name="OLE_LINK127"/>
      <w:bookmarkStart w:id="16" w:name="OLE_LINK130"/>
      <w:bookmarkStart w:id="17" w:name="_Toc374608588"/>
      <w:bookmarkStart w:id="18" w:name="_Toc374642625"/>
      <w:bookmarkStart w:id="19" w:name="_Toc375301583"/>
      <w:r w:rsidRPr="00E107B7">
        <w:rPr>
          <w:rFonts w:ascii="黑体" w:eastAsia="黑体" w:hAnsi="黑体" w:cstheme="minorBidi" w:hint="eastAsia"/>
          <w:sz w:val="32"/>
          <w:szCs w:val="32"/>
        </w:rPr>
        <w:lastRenderedPageBreak/>
        <w:t>监控视频云计算平台中数据放置策略研究与应用</w:t>
      </w:r>
    </w:p>
    <w:bookmarkEnd w:id="15"/>
    <w:bookmarkEnd w:id="16"/>
    <w:p w:rsidR="006F796E" w:rsidRPr="00EE1EA8" w:rsidRDefault="006F796E" w:rsidP="004E5B0C">
      <w:pPr>
        <w:ind w:firstLine="640"/>
        <w:jc w:val="center"/>
        <w:rPr>
          <w:rFonts w:ascii="Times New Roman" w:eastAsia="黑体" w:hAnsi="Times New Roman"/>
          <w:sz w:val="32"/>
          <w:szCs w:val="32"/>
        </w:rPr>
      </w:pPr>
    </w:p>
    <w:p w:rsidR="0015041C" w:rsidRPr="00E107B7" w:rsidRDefault="0015041C" w:rsidP="00E107B7">
      <w:pPr>
        <w:spacing w:line="400" w:lineRule="exact"/>
        <w:jc w:val="center"/>
        <w:rPr>
          <w:rFonts w:ascii="黑体" w:eastAsia="黑体" w:hAnsi="黑体" w:cstheme="minorBidi"/>
          <w:sz w:val="30"/>
          <w:szCs w:val="30"/>
        </w:rPr>
      </w:pPr>
      <w:r w:rsidRPr="00E107B7">
        <w:rPr>
          <w:rFonts w:ascii="黑体" w:eastAsia="黑体" w:hAnsi="黑体" w:cstheme="minorBidi" w:hint="eastAsia"/>
          <w:sz w:val="30"/>
          <w:szCs w:val="30"/>
        </w:rPr>
        <w:t>摘要</w:t>
      </w:r>
      <w:bookmarkEnd w:id="3"/>
      <w:bookmarkEnd w:id="4"/>
      <w:bookmarkEnd w:id="5"/>
      <w:bookmarkEnd w:id="6"/>
      <w:bookmarkEnd w:id="7"/>
      <w:bookmarkEnd w:id="8"/>
      <w:bookmarkEnd w:id="9"/>
      <w:bookmarkEnd w:id="10"/>
      <w:bookmarkEnd w:id="11"/>
      <w:bookmarkEnd w:id="12"/>
      <w:bookmarkEnd w:id="13"/>
      <w:bookmarkEnd w:id="14"/>
      <w:bookmarkEnd w:id="17"/>
      <w:bookmarkEnd w:id="18"/>
      <w:bookmarkEnd w:id="19"/>
    </w:p>
    <w:p w:rsidR="006F796E" w:rsidRPr="00EE1EA8" w:rsidRDefault="006F796E" w:rsidP="004E5B0C">
      <w:pPr>
        <w:ind w:firstLine="640"/>
        <w:jc w:val="center"/>
        <w:rPr>
          <w:rFonts w:ascii="Times New Roman" w:eastAsia="黑体" w:hAnsi="Times New Roman"/>
          <w:sz w:val="32"/>
          <w:szCs w:val="32"/>
        </w:rPr>
      </w:pPr>
      <w:bookmarkStart w:id="20" w:name="OLE_LINK128"/>
      <w:bookmarkStart w:id="21" w:name="OLE_LINK129"/>
    </w:p>
    <w:p w:rsidR="009141BA" w:rsidRPr="00E107B7" w:rsidRDefault="00D4783F" w:rsidP="009141BA">
      <w:pPr>
        <w:snapToGrid w:val="0"/>
        <w:spacing w:line="400" w:lineRule="exact"/>
        <w:ind w:firstLineChars="200" w:firstLine="560"/>
        <w:rPr>
          <w:rFonts w:asciiTheme="minorEastAsia" w:eastAsiaTheme="minorEastAsia" w:hAnsiTheme="minorEastAsia" w:cstheme="minorBidi"/>
          <w:sz w:val="28"/>
          <w:szCs w:val="28"/>
        </w:rPr>
      </w:pPr>
      <w:bookmarkStart w:id="22" w:name="OLE_LINK18"/>
      <w:bookmarkStart w:id="23" w:name="OLE_LINK21"/>
      <w:r w:rsidRPr="00E107B7">
        <w:rPr>
          <w:rFonts w:asciiTheme="minorEastAsia" w:eastAsiaTheme="minorEastAsia" w:hAnsiTheme="minorEastAsia" w:cstheme="minorBidi" w:hint="eastAsia"/>
          <w:sz w:val="28"/>
          <w:szCs w:val="28"/>
        </w:rPr>
        <w:t>随着社会对安防的重视，监控摄像头遍布城市的各个角落，而且数量还在不断增长，由此产生了海量的监控视频数据，分布式处理监控视频数据成为一种趋势。传统的监控视频离线处理系统在分布式处理大规模视频数据时，集群内节点存在负载不均衡的问题，集群内节点之间往往会产生大量的网络数据传输，从而降低了分布式视频处理任务的计算效率</w:t>
      </w:r>
      <w:r w:rsidR="009141BA" w:rsidRPr="00E107B7">
        <w:rPr>
          <w:rFonts w:asciiTheme="minorEastAsia" w:eastAsiaTheme="minorEastAsia" w:hAnsiTheme="minorEastAsia" w:cstheme="minorBidi" w:hint="eastAsia"/>
          <w:sz w:val="28"/>
          <w:szCs w:val="28"/>
        </w:rPr>
        <w:t>。</w:t>
      </w:r>
    </w:p>
    <w:p w:rsidR="009141BA" w:rsidRPr="00E107B7" w:rsidRDefault="00D4783F" w:rsidP="00D4783F">
      <w:pPr>
        <w:snapToGrid w:val="0"/>
        <w:spacing w:line="400" w:lineRule="exact"/>
        <w:ind w:firstLineChars="200" w:firstLine="560"/>
        <w:rPr>
          <w:rFonts w:asciiTheme="minorEastAsia" w:eastAsiaTheme="minorEastAsia" w:hAnsiTheme="minorEastAsia" w:cstheme="minorBidi"/>
          <w:sz w:val="28"/>
          <w:szCs w:val="28"/>
        </w:rPr>
      </w:pPr>
      <w:bookmarkStart w:id="24" w:name="OLE_LINK22"/>
      <w:bookmarkStart w:id="25" w:name="OLE_LINK25"/>
      <w:bookmarkStart w:id="26" w:name="OLE_LINK26"/>
      <w:r w:rsidRPr="00E107B7">
        <w:rPr>
          <w:rFonts w:asciiTheme="minorEastAsia" w:eastAsiaTheme="minorEastAsia" w:hAnsiTheme="minorEastAsia" w:cstheme="minorBidi" w:hint="eastAsia"/>
          <w:sz w:val="28"/>
          <w:szCs w:val="28"/>
        </w:rPr>
        <w:t>传统的分布式监控视频离线处理系统存在的问题表明视频大数据的分布式存储策略与分布式计算框架的协作显得尤为重要。首先，本文通过分析当前主流的智能监控视频处理算法和分布式计算框架，在实验的基础上提出了一种面向监控视频数据块处理的时间预测模型（CTPM），该预测模型利用了视频数据块的特征，例如分辨率、帧率、时长以及集群中节点的计算能力等，能够预测视频处理任务在不同节点上所需要的处理时间。其次，本文提出一种基于CTPM时间预测模型的监控视频数据块初始放置算法（IDPA），该策略将同属于一个处理任务的视频数据块集合DBG作为基本的放置</w:t>
      </w:r>
      <w:r w:rsidR="007602C8">
        <w:rPr>
          <w:rFonts w:asciiTheme="minorEastAsia" w:eastAsiaTheme="minorEastAsia" w:hAnsiTheme="minorEastAsia" w:cstheme="minorBidi" w:hint="eastAsia"/>
          <w:sz w:val="28"/>
          <w:szCs w:val="28"/>
        </w:rPr>
        <w:t>单元</w:t>
      </w:r>
      <w:r w:rsidRPr="00E107B7">
        <w:rPr>
          <w:rFonts w:asciiTheme="minorEastAsia" w:eastAsiaTheme="minorEastAsia" w:hAnsiTheme="minorEastAsia" w:cstheme="minorBidi" w:hint="eastAsia"/>
          <w:sz w:val="28"/>
          <w:szCs w:val="28"/>
        </w:rPr>
        <w:t>，通过CTPM模型预测每个DBG的处理时间，然后基于负载均衡原则将数据块在集群中合理放置。</w:t>
      </w:r>
      <w:bookmarkStart w:id="27" w:name="OLE_LINK76"/>
      <w:bookmarkStart w:id="28" w:name="OLE_LINK77"/>
      <w:r w:rsidRPr="00E107B7">
        <w:rPr>
          <w:rFonts w:asciiTheme="minorEastAsia" w:eastAsiaTheme="minorEastAsia" w:hAnsiTheme="minorEastAsia" w:cstheme="minorBidi" w:hint="eastAsia"/>
          <w:sz w:val="28"/>
          <w:szCs w:val="28"/>
        </w:rPr>
        <w:t>考虑到混合集群中节点的计算能力会动态变化，导致IDPA算法出现较大的误差，因此本文提出一种基于CTPM时间预测模型的数据迁移算法（DRA），对某些计算能力发生显著变化的节点进行数据迁移，保证集群负载均衡，提高集群的资源利用率。最后，为了验证本文提出的监控视频数据放置策略，本文实现了基于Spark分布式计算框架的离线视频浓缩算法，使用交通监控视频作为数据源，实验结果表明，IDPA和DRA算法能够显著地降低监控视频分布式处理任务的完成时间，使集群内各节点负载均衡，提高了集群的资源利用率。</w:t>
      </w:r>
      <w:bookmarkEnd w:id="22"/>
      <w:bookmarkEnd w:id="23"/>
    </w:p>
    <w:bookmarkEnd w:id="20"/>
    <w:bookmarkEnd w:id="21"/>
    <w:bookmarkEnd w:id="24"/>
    <w:bookmarkEnd w:id="25"/>
    <w:bookmarkEnd w:id="26"/>
    <w:bookmarkEnd w:id="27"/>
    <w:bookmarkEnd w:id="28"/>
    <w:p w:rsidR="00B16D9F" w:rsidRDefault="0015041C" w:rsidP="00B16D9F">
      <w:pPr>
        <w:ind w:firstLine="560"/>
        <w:rPr>
          <w:rFonts w:ascii="Times New Roman" w:hAnsi="Times New Roman"/>
          <w:sz w:val="28"/>
          <w:szCs w:val="28"/>
        </w:rPr>
      </w:pPr>
      <w:r w:rsidRPr="00EE1EA8">
        <w:rPr>
          <w:rFonts w:ascii="Times New Roman" w:eastAsia="黑体" w:hAnsi="Times New Roman" w:hint="eastAsia"/>
          <w:sz w:val="28"/>
          <w:szCs w:val="28"/>
        </w:rPr>
        <w:t>关键词</w:t>
      </w:r>
      <w:r w:rsidR="005C5D98" w:rsidRPr="00EE1EA8">
        <w:rPr>
          <w:rFonts w:ascii="Times New Roman" w:eastAsia="黑体" w:hAnsi="Times New Roman" w:hint="eastAsia"/>
          <w:sz w:val="28"/>
          <w:szCs w:val="28"/>
        </w:rPr>
        <w:t>：</w:t>
      </w:r>
      <w:r w:rsidR="009F2DAD">
        <w:rPr>
          <w:rFonts w:ascii="Times New Roman" w:hAnsi="Times New Roman" w:hint="eastAsia"/>
          <w:sz w:val="28"/>
          <w:szCs w:val="28"/>
        </w:rPr>
        <w:t>数据放置策略</w:t>
      </w:r>
      <w:r w:rsidR="00B97EFE">
        <w:rPr>
          <w:rFonts w:ascii="Times New Roman" w:hAnsi="Times New Roman" w:hint="eastAsia"/>
          <w:sz w:val="28"/>
          <w:szCs w:val="28"/>
        </w:rPr>
        <w:t>，</w:t>
      </w:r>
      <w:r w:rsidR="009F2DAD">
        <w:rPr>
          <w:rFonts w:ascii="Times New Roman" w:hAnsi="Times New Roman" w:hint="eastAsia"/>
          <w:sz w:val="28"/>
          <w:szCs w:val="28"/>
        </w:rPr>
        <w:t>数据迁移策略</w:t>
      </w:r>
      <w:r w:rsidR="00B97EFE">
        <w:rPr>
          <w:rFonts w:ascii="Times New Roman" w:hAnsi="Times New Roman" w:hint="eastAsia"/>
          <w:sz w:val="28"/>
          <w:szCs w:val="28"/>
        </w:rPr>
        <w:t>，</w:t>
      </w:r>
      <w:r w:rsidR="00B5730A">
        <w:rPr>
          <w:rFonts w:ascii="Times New Roman" w:hAnsi="Times New Roman" w:hint="eastAsia"/>
          <w:sz w:val="28"/>
          <w:szCs w:val="28"/>
        </w:rPr>
        <w:t>离线视频处理</w:t>
      </w:r>
      <w:r w:rsidR="00B97EFE">
        <w:rPr>
          <w:rFonts w:ascii="Times New Roman" w:hAnsi="Times New Roman" w:hint="eastAsia"/>
          <w:sz w:val="28"/>
          <w:szCs w:val="28"/>
        </w:rPr>
        <w:t>，云计算</w:t>
      </w:r>
    </w:p>
    <w:p w:rsidR="004E5B0C" w:rsidRPr="00A956EE" w:rsidRDefault="0015041C" w:rsidP="00B16D9F">
      <w:pPr>
        <w:ind w:firstLineChars="200" w:firstLine="643"/>
        <w:jc w:val="center"/>
        <w:rPr>
          <w:rFonts w:ascii="Times New Roman" w:hAnsi="Times New Roman"/>
          <w:sz w:val="28"/>
          <w:szCs w:val="28"/>
        </w:rPr>
      </w:pPr>
      <w:r w:rsidRPr="00EE1EA8">
        <w:rPr>
          <w:rFonts w:ascii="Times New Roman" w:hAnsi="Times New Roman"/>
          <w:b/>
          <w:sz w:val="32"/>
          <w:szCs w:val="32"/>
        </w:rPr>
        <w:br w:type="page"/>
      </w:r>
      <w:r w:rsidR="008D36FD" w:rsidRPr="008D36FD">
        <w:rPr>
          <w:rFonts w:ascii="Times New Roman" w:hAnsi="Times New Roman"/>
          <w:b/>
          <w:sz w:val="32"/>
          <w:szCs w:val="32"/>
        </w:rPr>
        <w:lastRenderedPageBreak/>
        <w:t>RESEARCH AND APPLICATION OF DATA PLACEMENT STRATEGY IN SURVEILLANCE VIDEO CLOUD COMPUTING PLATFORM</w:t>
      </w:r>
    </w:p>
    <w:p w:rsidR="004E5B0C" w:rsidRPr="00493AD7" w:rsidRDefault="004E5B0C" w:rsidP="004E5B0C">
      <w:pPr>
        <w:snapToGrid w:val="0"/>
        <w:ind w:firstLine="643"/>
        <w:jc w:val="center"/>
        <w:rPr>
          <w:rFonts w:ascii="Times New Roman" w:hAnsi="Times New Roman"/>
          <w:b/>
          <w:sz w:val="32"/>
          <w:szCs w:val="32"/>
        </w:rPr>
      </w:pPr>
    </w:p>
    <w:p w:rsidR="00644A66" w:rsidRDefault="00644A66" w:rsidP="004E5B0C">
      <w:pPr>
        <w:snapToGrid w:val="0"/>
        <w:ind w:firstLine="643"/>
        <w:jc w:val="center"/>
        <w:rPr>
          <w:rFonts w:ascii="Times New Roman" w:hAnsi="Times New Roman"/>
          <w:b/>
          <w:sz w:val="32"/>
          <w:szCs w:val="32"/>
        </w:rPr>
      </w:pPr>
    </w:p>
    <w:p w:rsidR="00644A66" w:rsidRPr="00EE1EA8" w:rsidRDefault="00644A66" w:rsidP="004E5B0C">
      <w:pPr>
        <w:snapToGrid w:val="0"/>
        <w:ind w:firstLine="643"/>
        <w:jc w:val="center"/>
        <w:rPr>
          <w:rFonts w:ascii="Times New Roman" w:hAnsi="Times New Roman"/>
          <w:b/>
          <w:sz w:val="32"/>
          <w:szCs w:val="32"/>
        </w:rPr>
      </w:pPr>
    </w:p>
    <w:p w:rsidR="004E5B0C" w:rsidRDefault="00737005" w:rsidP="002A2341">
      <w:pPr>
        <w:snapToGrid w:val="0"/>
        <w:jc w:val="center"/>
        <w:rPr>
          <w:rFonts w:ascii="Times New Roman" w:hAnsi="Times New Roman"/>
          <w:sz w:val="30"/>
          <w:szCs w:val="30"/>
        </w:rPr>
      </w:pPr>
      <w:r w:rsidRPr="00EE1EA8">
        <w:rPr>
          <w:rFonts w:ascii="Times New Roman" w:hAnsi="Times New Roman"/>
          <w:sz w:val="30"/>
          <w:szCs w:val="30"/>
        </w:rPr>
        <w:t>ABSTRACT</w:t>
      </w:r>
    </w:p>
    <w:p w:rsidR="00644A66" w:rsidRDefault="00644A66" w:rsidP="00E94EC3">
      <w:pPr>
        <w:snapToGrid w:val="0"/>
        <w:ind w:firstLineChars="200" w:firstLine="600"/>
        <w:rPr>
          <w:rFonts w:ascii="Times New Roman" w:hAnsi="Times New Roman"/>
          <w:sz w:val="30"/>
          <w:szCs w:val="30"/>
        </w:rPr>
      </w:pPr>
    </w:p>
    <w:p w:rsidR="00B16D9F" w:rsidRDefault="00B16D9F" w:rsidP="00E94EC3">
      <w:pPr>
        <w:snapToGrid w:val="0"/>
        <w:ind w:firstLineChars="200" w:firstLine="600"/>
        <w:rPr>
          <w:rFonts w:ascii="Times New Roman" w:hAnsi="Times New Roman"/>
          <w:sz w:val="30"/>
          <w:szCs w:val="30"/>
        </w:rPr>
      </w:pPr>
    </w:p>
    <w:p w:rsidR="003362BD" w:rsidRPr="00A20FF5" w:rsidRDefault="003362BD" w:rsidP="00A20FF5">
      <w:pPr>
        <w:snapToGrid w:val="0"/>
        <w:spacing w:line="400" w:lineRule="exact"/>
        <w:ind w:firstLineChars="200" w:firstLine="560"/>
        <w:jc w:val="both"/>
        <w:rPr>
          <w:rFonts w:ascii="Times New Roman" w:hAnsi="Times New Roman"/>
          <w:sz w:val="28"/>
          <w:szCs w:val="28"/>
        </w:rPr>
      </w:pPr>
      <w:r w:rsidRPr="00A20FF5">
        <w:rPr>
          <w:rFonts w:ascii="Times New Roman" w:hAnsi="Times New Roman"/>
          <w:sz w:val="28"/>
          <w:szCs w:val="28"/>
        </w:rPr>
        <w:t>With the society's emphasis on security, the number of surveillance cameras in all corners of the city is growing. This results in</w:t>
      </w:r>
      <w:r w:rsidR="00924EE3" w:rsidRPr="00A20FF5">
        <w:rPr>
          <w:rFonts w:ascii="Times New Roman" w:hAnsi="Times New Roman"/>
          <w:sz w:val="28"/>
          <w:szCs w:val="28"/>
        </w:rPr>
        <w:t>the</w:t>
      </w:r>
      <w:r w:rsidRPr="00A20FF5">
        <w:rPr>
          <w:rFonts w:ascii="Times New Roman" w:hAnsi="Times New Roman"/>
          <w:sz w:val="28"/>
          <w:szCs w:val="28"/>
        </w:rPr>
        <w:t xml:space="preserve"> massive monitoring video data. Distributed large scale </w:t>
      </w:r>
      <w:r w:rsidR="00FA5137" w:rsidRPr="00A20FF5">
        <w:rPr>
          <w:rFonts w:ascii="Times New Roman" w:hAnsi="Times New Roman"/>
          <w:sz w:val="28"/>
          <w:szCs w:val="28"/>
        </w:rPr>
        <w:t xml:space="preserve">surveillance </w:t>
      </w:r>
      <w:r w:rsidRPr="00A20FF5">
        <w:rPr>
          <w:rFonts w:ascii="Times New Roman" w:hAnsi="Times New Roman"/>
          <w:sz w:val="28"/>
          <w:szCs w:val="28"/>
        </w:rPr>
        <w:t xml:space="preserve">video </w:t>
      </w:r>
      <w:r w:rsidR="00FA5137" w:rsidRPr="00A20FF5">
        <w:rPr>
          <w:rFonts w:ascii="Times New Roman" w:hAnsi="Times New Roman"/>
          <w:sz w:val="28"/>
          <w:szCs w:val="28"/>
        </w:rPr>
        <w:t xml:space="preserve">processing </w:t>
      </w:r>
      <w:r w:rsidRPr="00A20FF5">
        <w:rPr>
          <w:rFonts w:ascii="Times New Roman" w:hAnsi="Times New Roman"/>
          <w:sz w:val="28"/>
          <w:szCs w:val="28"/>
        </w:rPr>
        <w:t>become</w:t>
      </w:r>
      <w:r w:rsidR="00333E67" w:rsidRPr="00A20FF5">
        <w:rPr>
          <w:rFonts w:ascii="Times New Roman" w:hAnsi="Times New Roman"/>
          <w:sz w:val="28"/>
          <w:szCs w:val="28"/>
        </w:rPr>
        <w:t>s</w:t>
      </w:r>
      <w:r w:rsidRPr="00A20FF5">
        <w:rPr>
          <w:rFonts w:ascii="Times New Roman" w:hAnsi="Times New Roman"/>
          <w:sz w:val="28"/>
          <w:szCs w:val="28"/>
        </w:rPr>
        <w:t xml:space="preserve"> a trend. The nodes within the cluster may become load imbalance when we use </w:t>
      </w:r>
      <w:r w:rsidR="00333E67" w:rsidRPr="00A20FF5">
        <w:rPr>
          <w:rFonts w:ascii="Times New Roman" w:hAnsi="Times New Roman"/>
          <w:sz w:val="28"/>
          <w:szCs w:val="28"/>
        </w:rPr>
        <w:t xml:space="preserve">the </w:t>
      </w:r>
      <w:r w:rsidRPr="00A20FF5">
        <w:rPr>
          <w:rFonts w:ascii="Times New Roman" w:hAnsi="Times New Roman"/>
          <w:sz w:val="28"/>
          <w:szCs w:val="28"/>
        </w:rPr>
        <w:t xml:space="preserve">traditional </w:t>
      </w:r>
      <w:r w:rsidR="00333E67" w:rsidRPr="00A20FF5">
        <w:rPr>
          <w:rFonts w:ascii="Times New Roman" w:hAnsi="Times New Roman"/>
          <w:sz w:val="28"/>
          <w:szCs w:val="28"/>
        </w:rPr>
        <w:t xml:space="preserve">distributed </w:t>
      </w:r>
      <w:r w:rsidRPr="00A20FF5">
        <w:rPr>
          <w:rFonts w:ascii="Times New Roman" w:hAnsi="Times New Roman"/>
          <w:sz w:val="28"/>
          <w:szCs w:val="28"/>
        </w:rPr>
        <w:t>video off-line processing systems to process</w:t>
      </w:r>
      <w:r w:rsidR="00333E67" w:rsidRPr="00A20FF5">
        <w:rPr>
          <w:rFonts w:ascii="Times New Roman" w:hAnsi="Times New Roman"/>
          <w:sz w:val="28"/>
          <w:szCs w:val="28"/>
        </w:rPr>
        <w:t>the</w:t>
      </w:r>
      <w:r w:rsidRPr="00A20FF5">
        <w:rPr>
          <w:rFonts w:ascii="Times New Roman" w:hAnsi="Times New Roman"/>
          <w:sz w:val="28"/>
          <w:szCs w:val="28"/>
        </w:rPr>
        <w:t>large-scale video data. At the same time</w:t>
      </w:r>
      <w:r w:rsidR="002D55A3" w:rsidRPr="00A20FF5">
        <w:rPr>
          <w:rFonts w:ascii="Times New Roman" w:hAnsi="Times New Roman"/>
          <w:sz w:val="28"/>
          <w:szCs w:val="28"/>
        </w:rPr>
        <w:t>, there is no cooperation between</w:t>
      </w:r>
      <w:r w:rsidR="004B77B0" w:rsidRPr="00A20FF5">
        <w:rPr>
          <w:rFonts w:ascii="Times New Roman" w:hAnsi="Times New Roman"/>
          <w:sz w:val="28"/>
          <w:szCs w:val="28"/>
        </w:rPr>
        <w:t xml:space="preserve">the data distribution and </w:t>
      </w:r>
      <w:r w:rsidR="002D55A3" w:rsidRPr="00A20FF5">
        <w:rPr>
          <w:rFonts w:ascii="Times New Roman" w:hAnsi="Times New Roman"/>
          <w:sz w:val="28"/>
          <w:szCs w:val="28"/>
        </w:rPr>
        <w:t>the computing</w:t>
      </w:r>
      <w:r w:rsidR="00794697" w:rsidRPr="00A20FF5">
        <w:rPr>
          <w:rFonts w:ascii="Times New Roman" w:hAnsi="Times New Roman"/>
          <w:sz w:val="28"/>
          <w:szCs w:val="28"/>
        </w:rPr>
        <w:t xml:space="preserve"> in th</w:t>
      </w:r>
      <w:r w:rsidR="004B51C4" w:rsidRPr="00A20FF5">
        <w:rPr>
          <w:rFonts w:ascii="Times New Roman" w:hAnsi="Times New Roman"/>
          <w:sz w:val="28"/>
          <w:szCs w:val="28"/>
        </w:rPr>
        <w:t xml:space="preserve">e traditional distributed </w:t>
      </w:r>
      <w:r w:rsidR="00794697" w:rsidRPr="00A20FF5">
        <w:rPr>
          <w:rFonts w:ascii="Times New Roman" w:hAnsi="Times New Roman"/>
          <w:sz w:val="28"/>
          <w:szCs w:val="28"/>
        </w:rPr>
        <w:t xml:space="preserve">data processing </w:t>
      </w:r>
      <w:r w:rsidR="009C2723" w:rsidRPr="00A20FF5">
        <w:rPr>
          <w:rFonts w:ascii="Times New Roman" w:hAnsi="Times New Roman"/>
          <w:sz w:val="28"/>
          <w:szCs w:val="28"/>
        </w:rPr>
        <w:t>system</w:t>
      </w:r>
      <w:r w:rsidR="002D55A3" w:rsidRPr="00A20FF5">
        <w:rPr>
          <w:rFonts w:ascii="Times New Roman" w:hAnsi="Times New Roman"/>
          <w:sz w:val="28"/>
          <w:szCs w:val="28"/>
        </w:rPr>
        <w:t>, and this</w:t>
      </w:r>
      <w:r w:rsidR="004B77B0" w:rsidRPr="00A20FF5">
        <w:rPr>
          <w:rFonts w:ascii="Times New Roman" w:hAnsi="Times New Roman"/>
          <w:sz w:val="28"/>
          <w:szCs w:val="28"/>
        </w:rPr>
        <w:t xml:space="preserve"> lead</w:t>
      </w:r>
      <w:r w:rsidR="002D55A3" w:rsidRPr="00A20FF5">
        <w:rPr>
          <w:rFonts w:ascii="Times New Roman" w:hAnsi="Times New Roman"/>
          <w:sz w:val="28"/>
          <w:szCs w:val="28"/>
        </w:rPr>
        <w:t>s</w:t>
      </w:r>
      <w:r w:rsidR="004B77B0" w:rsidRPr="00A20FF5">
        <w:rPr>
          <w:rFonts w:ascii="Times New Roman" w:hAnsi="Times New Roman"/>
          <w:sz w:val="28"/>
          <w:szCs w:val="28"/>
        </w:rPr>
        <w:t xml:space="preserve"> to </w:t>
      </w:r>
      <w:r w:rsidR="008A5166" w:rsidRPr="00A20FF5">
        <w:rPr>
          <w:rFonts w:ascii="Times New Roman" w:hAnsi="Times New Roman"/>
          <w:sz w:val="28"/>
          <w:szCs w:val="28"/>
        </w:rPr>
        <w:t>more</w:t>
      </w:r>
      <w:r w:rsidR="004B77B0" w:rsidRPr="00A20FF5">
        <w:rPr>
          <w:rFonts w:ascii="Times New Roman" w:hAnsi="Times New Roman"/>
          <w:sz w:val="28"/>
          <w:szCs w:val="28"/>
        </w:rPr>
        <w:t xml:space="preserve"> data transmission</w:t>
      </w:r>
      <w:r w:rsidR="008A5166" w:rsidRPr="00A20FF5">
        <w:rPr>
          <w:rFonts w:ascii="Times New Roman" w:hAnsi="Times New Roman"/>
          <w:sz w:val="28"/>
          <w:szCs w:val="28"/>
        </w:rPr>
        <w:t xml:space="preserve"> cost</w:t>
      </w:r>
      <w:r w:rsidR="004B77B0" w:rsidRPr="00A20FF5">
        <w:rPr>
          <w:rFonts w:ascii="Times New Roman" w:hAnsi="Times New Roman"/>
          <w:sz w:val="28"/>
          <w:szCs w:val="28"/>
        </w:rPr>
        <w:t xml:space="preserve"> in the cluster</w:t>
      </w:r>
      <w:r w:rsidRPr="00A20FF5">
        <w:rPr>
          <w:rFonts w:ascii="Times New Roman" w:hAnsi="Times New Roman"/>
          <w:sz w:val="28"/>
          <w:szCs w:val="28"/>
        </w:rPr>
        <w:t xml:space="preserve">. All the reasons above will reduce </w:t>
      </w:r>
      <w:r w:rsidR="002D55A3" w:rsidRPr="00A20FF5">
        <w:rPr>
          <w:rFonts w:ascii="Times New Roman" w:hAnsi="Times New Roman"/>
          <w:sz w:val="28"/>
          <w:szCs w:val="28"/>
        </w:rPr>
        <w:t xml:space="preserve">the </w:t>
      </w:r>
      <w:r w:rsidRPr="00A20FF5">
        <w:rPr>
          <w:rFonts w:ascii="Times New Roman" w:hAnsi="Times New Roman"/>
          <w:sz w:val="28"/>
          <w:szCs w:val="28"/>
        </w:rPr>
        <w:t>computational efficiency of video off-line processing systems.</w:t>
      </w:r>
    </w:p>
    <w:p w:rsidR="0070791F" w:rsidRPr="00A20FF5" w:rsidRDefault="003362BD" w:rsidP="00A20FF5">
      <w:pPr>
        <w:snapToGrid w:val="0"/>
        <w:spacing w:line="400" w:lineRule="exact"/>
        <w:ind w:firstLineChars="200" w:firstLine="560"/>
        <w:jc w:val="both"/>
        <w:rPr>
          <w:rFonts w:ascii="Times New Roman" w:hAnsi="Times New Roman"/>
          <w:sz w:val="28"/>
          <w:szCs w:val="28"/>
        </w:rPr>
      </w:pPr>
      <w:r w:rsidRPr="00A20FF5">
        <w:rPr>
          <w:rFonts w:ascii="Times New Roman" w:hAnsi="Times New Roman"/>
          <w:sz w:val="28"/>
          <w:szCs w:val="28"/>
        </w:rPr>
        <w:t>The problem of the traditional distributed video</w:t>
      </w:r>
      <w:r w:rsidR="006833A5" w:rsidRPr="00A20FF5">
        <w:rPr>
          <w:rFonts w:ascii="Times New Roman" w:hAnsi="Times New Roman"/>
          <w:sz w:val="28"/>
          <w:szCs w:val="28"/>
        </w:rPr>
        <w:t xml:space="preserve"> processing</w:t>
      </w:r>
      <w:r w:rsidRPr="00A20FF5">
        <w:rPr>
          <w:rFonts w:ascii="Times New Roman" w:hAnsi="Times New Roman"/>
          <w:sz w:val="28"/>
          <w:szCs w:val="28"/>
        </w:rPr>
        <w:t xml:space="preserve"> system shows that the collaboration between </w:t>
      </w:r>
      <w:r w:rsidR="006833A5" w:rsidRPr="00A20FF5">
        <w:rPr>
          <w:rFonts w:ascii="Times New Roman" w:hAnsi="Times New Roman"/>
          <w:sz w:val="28"/>
          <w:szCs w:val="28"/>
        </w:rPr>
        <w:t xml:space="preserve">the </w:t>
      </w:r>
      <w:r w:rsidRPr="00A20FF5">
        <w:rPr>
          <w:rFonts w:ascii="Times New Roman" w:hAnsi="Times New Roman"/>
          <w:sz w:val="28"/>
          <w:szCs w:val="28"/>
        </w:rPr>
        <w:t xml:space="preserve">distributed storage strategy and </w:t>
      </w:r>
      <w:r w:rsidR="006833A5" w:rsidRPr="00A20FF5">
        <w:rPr>
          <w:rFonts w:ascii="Times New Roman" w:hAnsi="Times New Roman"/>
          <w:sz w:val="28"/>
          <w:szCs w:val="28"/>
        </w:rPr>
        <w:t xml:space="preserve">the </w:t>
      </w:r>
      <w:r w:rsidRPr="00A20FF5">
        <w:rPr>
          <w:rFonts w:ascii="Times New Roman" w:hAnsi="Times New Roman"/>
          <w:sz w:val="28"/>
          <w:szCs w:val="28"/>
        </w:rPr>
        <w:t>distributed computing is very important. First of all, this paper presents a</w:t>
      </w:r>
      <w:r w:rsidR="00D45D18" w:rsidRPr="00A20FF5">
        <w:rPr>
          <w:rFonts w:ascii="Times New Roman" w:hAnsi="Times New Roman"/>
          <w:sz w:val="28"/>
          <w:szCs w:val="28"/>
        </w:rPr>
        <w:t xml:space="preserve"> Computing</w:t>
      </w:r>
      <w:r w:rsidR="009C149D" w:rsidRPr="00A20FF5">
        <w:rPr>
          <w:rFonts w:ascii="Times New Roman" w:hAnsi="Times New Roman"/>
          <w:sz w:val="28"/>
          <w:szCs w:val="28"/>
        </w:rPr>
        <w:t xml:space="preserve">Time Prediction Model </w:t>
      </w:r>
      <w:r w:rsidRPr="00A20FF5">
        <w:rPr>
          <w:rFonts w:ascii="Times New Roman" w:hAnsi="Times New Roman"/>
          <w:sz w:val="28"/>
          <w:szCs w:val="28"/>
        </w:rPr>
        <w:t xml:space="preserve">(CTPM) for monitoring video data blocks based on the analysis of the current mainstream intelligent video processing algorithms and distributed computing framework. The prediction model utilizes the video data block’s feature, such as resolution, frame rate, duration, and the computing power of the nodes in the cluster, and it can predict the processing time required by the video processing tasks at different nodes. Secondly, this paper proposes an </w:t>
      </w:r>
      <w:r w:rsidR="00A03811" w:rsidRPr="00A20FF5">
        <w:rPr>
          <w:rFonts w:ascii="Times New Roman" w:hAnsi="Times New Roman"/>
          <w:sz w:val="28"/>
          <w:szCs w:val="28"/>
        </w:rPr>
        <w:t>I</w:t>
      </w:r>
      <w:r w:rsidRPr="00A20FF5">
        <w:rPr>
          <w:rFonts w:ascii="Times New Roman" w:hAnsi="Times New Roman"/>
          <w:sz w:val="28"/>
          <w:szCs w:val="28"/>
        </w:rPr>
        <w:t>n</w:t>
      </w:r>
      <w:r w:rsidR="00A03811" w:rsidRPr="00A20FF5">
        <w:rPr>
          <w:rFonts w:ascii="Times New Roman" w:hAnsi="Times New Roman"/>
          <w:sz w:val="28"/>
          <w:szCs w:val="28"/>
        </w:rPr>
        <w:t>itial Data Placement A</w:t>
      </w:r>
      <w:r w:rsidRPr="00A20FF5">
        <w:rPr>
          <w:rFonts w:ascii="Times New Roman" w:hAnsi="Times New Roman"/>
          <w:sz w:val="28"/>
          <w:szCs w:val="28"/>
        </w:rPr>
        <w:t>lgorithm (IDPA) for video data blocks based on CTPM, which uses the</w:t>
      </w:r>
      <w:r w:rsidR="00A03811" w:rsidRPr="00A20FF5">
        <w:rPr>
          <w:rFonts w:ascii="Times New Roman" w:hAnsi="Times New Roman"/>
          <w:sz w:val="28"/>
          <w:szCs w:val="28"/>
        </w:rPr>
        <w:t>D</w:t>
      </w:r>
      <w:r w:rsidR="004B77B0" w:rsidRPr="00A20FF5">
        <w:rPr>
          <w:rFonts w:ascii="Times New Roman" w:hAnsi="Times New Roman"/>
          <w:sz w:val="28"/>
          <w:szCs w:val="28"/>
        </w:rPr>
        <w:t>a</w:t>
      </w:r>
      <w:r w:rsidR="00A03811" w:rsidRPr="00A20FF5">
        <w:rPr>
          <w:rFonts w:ascii="Times New Roman" w:hAnsi="Times New Roman"/>
          <w:sz w:val="28"/>
          <w:szCs w:val="28"/>
        </w:rPr>
        <w:t>ta Block G</w:t>
      </w:r>
      <w:r w:rsidR="004B77B0" w:rsidRPr="00A20FF5">
        <w:rPr>
          <w:rFonts w:ascii="Times New Roman" w:hAnsi="Times New Roman"/>
          <w:sz w:val="28"/>
          <w:szCs w:val="28"/>
        </w:rPr>
        <w:t>roup(</w:t>
      </w:r>
      <w:r w:rsidRPr="00A20FF5">
        <w:rPr>
          <w:rFonts w:ascii="Times New Roman" w:hAnsi="Times New Roman"/>
          <w:sz w:val="28"/>
          <w:szCs w:val="28"/>
        </w:rPr>
        <w:t>DBG</w:t>
      </w:r>
      <w:r w:rsidR="004B77B0" w:rsidRPr="00A20FF5">
        <w:rPr>
          <w:rFonts w:ascii="Times New Roman" w:hAnsi="Times New Roman"/>
          <w:sz w:val="28"/>
          <w:szCs w:val="28"/>
        </w:rPr>
        <w:t>)</w:t>
      </w:r>
      <w:r w:rsidRPr="00A20FF5">
        <w:rPr>
          <w:rFonts w:ascii="Times New Roman" w:hAnsi="Times New Roman"/>
          <w:sz w:val="28"/>
          <w:szCs w:val="28"/>
        </w:rPr>
        <w:t xml:space="preserve"> of video data blocks belonging to a processing task as the basic placement unit, and predicts each DBG</w:t>
      </w:r>
      <w:r w:rsidR="004B7AAD" w:rsidRPr="00A20FF5">
        <w:rPr>
          <w:rFonts w:ascii="Times New Roman" w:hAnsi="Times New Roman"/>
          <w:sz w:val="28"/>
          <w:szCs w:val="28"/>
        </w:rPr>
        <w:t>’s processing time by CTPM</w:t>
      </w:r>
      <w:r w:rsidRPr="00A20FF5">
        <w:rPr>
          <w:rFonts w:ascii="Times New Roman" w:hAnsi="Times New Roman"/>
          <w:sz w:val="28"/>
          <w:szCs w:val="28"/>
        </w:rPr>
        <w:t>, and then</w:t>
      </w:r>
      <w:r w:rsidR="00083F08" w:rsidRPr="00A20FF5">
        <w:rPr>
          <w:rFonts w:ascii="Times New Roman" w:hAnsi="Times New Roman"/>
          <w:sz w:val="28"/>
          <w:szCs w:val="28"/>
        </w:rPr>
        <w:t xml:space="preserve"> place</w:t>
      </w:r>
      <w:ins w:id="29" w:author="Sky123.Org" w:date="2017-03-10T10:45:00Z">
        <w:r w:rsidR="008E1D83">
          <w:rPr>
            <w:rFonts w:ascii="Times New Roman" w:hAnsi="Times New Roman" w:hint="eastAsia"/>
            <w:sz w:val="28"/>
            <w:szCs w:val="28"/>
          </w:rPr>
          <w:t>s</w:t>
        </w:r>
      </w:ins>
      <w:r w:rsidR="00083F08" w:rsidRPr="00A20FF5">
        <w:rPr>
          <w:rFonts w:ascii="Times New Roman" w:hAnsi="Times New Roman"/>
          <w:sz w:val="28"/>
          <w:szCs w:val="28"/>
        </w:rPr>
        <w:t xml:space="preserve"> these video data </w:t>
      </w:r>
      <w:r w:rsidR="00083F08" w:rsidRPr="00A20FF5">
        <w:rPr>
          <w:rFonts w:ascii="Times New Roman" w:hAnsi="Times New Roman"/>
          <w:sz w:val="28"/>
          <w:szCs w:val="28"/>
        </w:rPr>
        <w:lastRenderedPageBreak/>
        <w:t>blocks in the cluster by IDPA</w:t>
      </w:r>
      <w:r w:rsidRPr="00A20FF5">
        <w:rPr>
          <w:rFonts w:ascii="Times New Roman" w:hAnsi="Times New Roman"/>
          <w:sz w:val="28"/>
          <w:szCs w:val="28"/>
        </w:rPr>
        <w:t>. Considering that the computing power of the nodes in the cluster will change dynamically w</w:t>
      </w:r>
      <w:r w:rsidR="00083F08" w:rsidRPr="00A20FF5">
        <w:rPr>
          <w:rFonts w:ascii="Times New Roman" w:hAnsi="Times New Roman"/>
          <w:sz w:val="28"/>
          <w:szCs w:val="28"/>
        </w:rPr>
        <w:t>hich results</w:t>
      </w:r>
      <w:r w:rsidRPr="00A20FF5">
        <w:rPr>
          <w:rFonts w:ascii="Times New Roman" w:hAnsi="Times New Roman"/>
          <w:sz w:val="28"/>
          <w:szCs w:val="28"/>
        </w:rPr>
        <w:t xml:space="preserve"> in a greater error of the IDPA algorithm. Therefore, this paper proposes a </w:t>
      </w:r>
      <w:r w:rsidR="00A03811" w:rsidRPr="00A20FF5">
        <w:rPr>
          <w:rFonts w:ascii="Times New Roman" w:hAnsi="Times New Roman"/>
          <w:sz w:val="28"/>
          <w:szCs w:val="28"/>
        </w:rPr>
        <w:t>D</w:t>
      </w:r>
      <w:r w:rsidRPr="00A20FF5">
        <w:rPr>
          <w:rFonts w:ascii="Times New Roman" w:hAnsi="Times New Roman"/>
          <w:sz w:val="28"/>
          <w:szCs w:val="28"/>
        </w:rPr>
        <w:t>a</w:t>
      </w:r>
      <w:r w:rsidR="00A03811" w:rsidRPr="00A20FF5">
        <w:rPr>
          <w:rFonts w:ascii="Times New Roman" w:hAnsi="Times New Roman"/>
          <w:sz w:val="28"/>
          <w:szCs w:val="28"/>
        </w:rPr>
        <w:t>ta Rebalance A</w:t>
      </w:r>
      <w:r w:rsidRPr="00A20FF5">
        <w:rPr>
          <w:rFonts w:ascii="Times New Roman" w:hAnsi="Times New Roman"/>
          <w:sz w:val="28"/>
          <w:szCs w:val="28"/>
        </w:rPr>
        <w:t>lgorithm (DRA) based on the CTPM</w:t>
      </w:r>
      <w:r w:rsidR="00083F08" w:rsidRPr="00A20FF5">
        <w:rPr>
          <w:rStyle w:val="af0"/>
          <w:rFonts w:ascii="Times New Roman" w:hAnsi="Times New Roman"/>
          <w:sz w:val="28"/>
          <w:szCs w:val="28"/>
          <w:lang/>
        </w:rPr>
        <w:t>.</w:t>
      </w:r>
      <w:r w:rsidRPr="00A20FF5">
        <w:rPr>
          <w:rFonts w:ascii="Times New Roman" w:hAnsi="Times New Roman"/>
          <w:sz w:val="28"/>
          <w:szCs w:val="28"/>
        </w:rPr>
        <w:t xml:space="preserve"> For some nodes with significant changes in computing power, DRA can ensure </w:t>
      </w:r>
      <w:r w:rsidR="0096796C" w:rsidRPr="00A20FF5">
        <w:rPr>
          <w:rFonts w:ascii="Times New Roman" w:hAnsi="Times New Roman"/>
          <w:sz w:val="28"/>
          <w:szCs w:val="28"/>
        </w:rPr>
        <w:t xml:space="preserve">the </w:t>
      </w:r>
      <w:r w:rsidRPr="00A20FF5">
        <w:rPr>
          <w:rFonts w:ascii="Times New Roman" w:hAnsi="Times New Roman"/>
          <w:sz w:val="28"/>
          <w:szCs w:val="28"/>
        </w:rPr>
        <w:t>cluster load balancing</w:t>
      </w:r>
      <w:r w:rsidR="0096796C" w:rsidRPr="00A20FF5">
        <w:rPr>
          <w:rFonts w:ascii="Times New Roman" w:hAnsi="Times New Roman"/>
          <w:sz w:val="28"/>
          <w:szCs w:val="28"/>
        </w:rPr>
        <w:t xml:space="preserve"> and</w:t>
      </w:r>
      <w:r w:rsidRPr="00A20FF5">
        <w:rPr>
          <w:rFonts w:ascii="Times New Roman" w:hAnsi="Times New Roman"/>
          <w:sz w:val="28"/>
          <w:szCs w:val="28"/>
        </w:rPr>
        <w:t xml:space="preserve"> improve </w:t>
      </w:r>
      <w:r w:rsidR="0096796C" w:rsidRPr="00A20FF5">
        <w:rPr>
          <w:rFonts w:ascii="Times New Roman" w:hAnsi="Times New Roman"/>
          <w:sz w:val="28"/>
          <w:szCs w:val="28"/>
        </w:rPr>
        <w:t xml:space="preserve">the </w:t>
      </w:r>
      <w:r w:rsidRPr="00A20FF5">
        <w:rPr>
          <w:rFonts w:ascii="Times New Roman" w:hAnsi="Times New Roman"/>
          <w:sz w:val="28"/>
          <w:szCs w:val="28"/>
        </w:rPr>
        <w:t xml:space="preserve">cluster resource utilization. Finally, in order to verify the video data placement strategy proposed in this paper, an off-line video </w:t>
      </w:r>
      <w:r w:rsidR="0096796C" w:rsidRPr="00A20FF5">
        <w:rPr>
          <w:rFonts w:ascii="Times New Roman" w:hAnsi="Times New Roman"/>
          <w:sz w:val="28"/>
          <w:szCs w:val="28"/>
        </w:rPr>
        <w:t>synopsis</w:t>
      </w:r>
      <w:r w:rsidRPr="00A20FF5">
        <w:rPr>
          <w:rFonts w:ascii="Times New Roman" w:hAnsi="Times New Roman"/>
          <w:sz w:val="28"/>
          <w:szCs w:val="28"/>
        </w:rPr>
        <w:t>algorithm based on Spark framework is implemented. Traffic monitoring video is used as the data source. Experimental results show that</w:t>
      </w:r>
      <w:bookmarkStart w:id="30" w:name="_GoBack"/>
      <w:bookmarkEnd w:id="30"/>
      <w:r w:rsidRPr="00A20FF5">
        <w:rPr>
          <w:rFonts w:ascii="Times New Roman" w:hAnsi="Times New Roman"/>
          <w:sz w:val="28"/>
          <w:szCs w:val="28"/>
        </w:rPr>
        <w:t>IDPA and DRA algorithm</w:t>
      </w:r>
      <w:r w:rsidR="0096796C" w:rsidRPr="00A20FF5">
        <w:rPr>
          <w:rFonts w:ascii="Times New Roman" w:hAnsi="Times New Roman"/>
          <w:sz w:val="28"/>
          <w:szCs w:val="28"/>
        </w:rPr>
        <w:t>s</w:t>
      </w:r>
      <w:r w:rsidRPr="00A20FF5">
        <w:rPr>
          <w:rFonts w:ascii="Times New Roman" w:hAnsi="Times New Roman"/>
          <w:sz w:val="28"/>
          <w:szCs w:val="28"/>
        </w:rPr>
        <w:t xml:space="preserve"> can significantly reduce</w:t>
      </w:r>
      <w:r w:rsidR="00EE7E66" w:rsidRPr="00A20FF5">
        <w:rPr>
          <w:rFonts w:ascii="Times New Roman" w:hAnsi="Times New Roman"/>
          <w:sz w:val="28"/>
          <w:szCs w:val="28"/>
        </w:rPr>
        <w:t xml:space="preserve"> the completion time of</w:t>
      </w:r>
      <w:r w:rsidRPr="00A20FF5">
        <w:rPr>
          <w:rFonts w:ascii="Times New Roman" w:hAnsi="Times New Roman"/>
          <w:sz w:val="28"/>
          <w:szCs w:val="28"/>
        </w:rPr>
        <w:t xml:space="preserve"> the</w:t>
      </w:r>
      <w:r w:rsidR="00EE7E66" w:rsidRPr="00A20FF5">
        <w:rPr>
          <w:rFonts w:ascii="Times New Roman" w:hAnsi="Times New Roman"/>
          <w:sz w:val="28"/>
          <w:szCs w:val="28"/>
        </w:rPr>
        <w:t xml:space="preserve"> distributed</w:t>
      </w:r>
      <w:r w:rsidRPr="00A20FF5">
        <w:rPr>
          <w:rFonts w:ascii="Times New Roman" w:hAnsi="Times New Roman"/>
          <w:sz w:val="28"/>
          <w:szCs w:val="28"/>
        </w:rPr>
        <w:t xml:space="preserve"> surveillance </w:t>
      </w:r>
      <w:r w:rsidR="00EE7E66" w:rsidRPr="00A20FF5">
        <w:rPr>
          <w:rFonts w:ascii="Times New Roman" w:hAnsi="Times New Roman"/>
          <w:sz w:val="28"/>
          <w:szCs w:val="28"/>
        </w:rPr>
        <w:t xml:space="preserve">video </w:t>
      </w:r>
      <w:r w:rsidRPr="00A20FF5">
        <w:rPr>
          <w:rFonts w:ascii="Times New Roman" w:hAnsi="Times New Roman"/>
          <w:sz w:val="28"/>
          <w:szCs w:val="28"/>
        </w:rPr>
        <w:t>processing tasks, so that all nodes within the cluster</w:t>
      </w:r>
      <w:r w:rsidR="00083F08" w:rsidRPr="00A20FF5">
        <w:rPr>
          <w:rFonts w:ascii="Times New Roman" w:hAnsi="Times New Roman"/>
          <w:sz w:val="28"/>
          <w:szCs w:val="28"/>
        </w:rPr>
        <w:t xml:space="preserve"> are </w:t>
      </w:r>
      <w:commentRangeStart w:id="31"/>
      <w:r w:rsidR="00083F08" w:rsidRPr="00A20FF5">
        <w:rPr>
          <w:rFonts w:ascii="Times New Roman" w:hAnsi="Times New Roman"/>
          <w:sz w:val="28"/>
          <w:szCs w:val="28"/>
        </w:rPr>
        <w:t>load</w:t>
      </w:r>
      <w:ins w:id="32" w:author="Sky123.Org" w:date="2017-03-10T10:47:00Z">
        <w:r w:rsidR="003514C0">
          <w:rPr>
            <w:rFonts w:ascii="Times New Roman" w:hAnsi="Times New Roman" w:hint="eastAsia"/>
            <w:sz w:val="28"/>
            <w:szCs w:val="28"/>
          </w:rPr>
          <w:t>-</w:t>
        </w:r>
      </w:ins>
      <w:del w:id="33" w:author="Sky123.Org" w:date="2017-03-10T10:47:00Z">
        <w:r w:rsidR="00083F08" w:rsidRPr="00A20FF5" w:rsidDel="003514C0">
          <w:rPr>
            <w:rFonts w:ascii="Times New Roman" w:hAnsi="Times New Roman"/>
            <w:sz w:val="28"/>
            <w:szCs w:val="28"/>
          </w:rPr>
          <w:delText xml:space="preserve"> </w:delText>
        </w:r>
      </w:del>
      <w:r w:rsidR="00083F08" w:rsidRPr="00A20FF5">
        <w:rPr>
          <w:rFonts w:ascii="Times New Roman" w:hAnsi="Times New Roman"/>
          <w:sz w:val="28"/>
          <w:szCs w:val="28"/>
        </w:rPr>
        <w:t>balanced</w:t>
      </w:r>
      <w:commentRangeEnd w:id="31"/>
      <w:r w:rsidR="003514C0">
        <w:rPr>
          <w:rStyle w:val="af0"/>
          <w:lang/>
        </w:rPr>
        <w:commentReference w:id="31"/>
      </w:r>
      <w:ins w:id="34" w:author="Sky123.Org" w:date="2017-03-10T10:46:00Z">
        <w:r w:rsidR="003514C0">
          <w:rPr>
            <w:rFonts w:ascii="Times New Roman" w:hAnsi="Times New Roman" w:hint="eastAsia"/>
            <w:sz w:val="28"/>
            <w:szCs w:val="28"/>
          </w:rPr>
          <w:t xml:space="preserve"> </w:t>
        </w:r>
      </w:ins>
      <w:r w:rsidR="00F7365C" w:rsidRPr="00A20FF5">
        <w:rPr>
          <w:rFonts w:ascii="Times New Roman" w:hAnsi="Times New Roman"/>
          <w:sz w:val="28"/>
          <w:szCs w:val="28"/>
        </w:rPr>
        <w:t xml:space="preserve">and </w:t>
      </w:r>
      <w:commentRangeStart w:id="35"/>
      <w:r w:rsidRPr="00A20FF5">
        <w:rPr>
          <w:rFonts w:ascii="Times New Roman" w:hAnsi="Times New Roman"/>
          <w:sz w:val="28"/>
          <w:szCs w:val="28"/>
        </w:rPr>
        <w:t>improve the cluster resource utilization</w:t>
      </w:r>
      <w:commentRangeEnd w:id="35"/>
      <w:r w:rsidR="003514C0">
        <w:rPr>
          <w:rStyle w:val="af0"/>
          <w:lang/>
        </w:rPr>
        <w:commentReference w:id="35"/>
      </w:r>
      <w:r w:rsidRPr="00A20FF5">
        <w:rPr>
          <w:rFonts w:ascii="Times New Roman" w:hAnsi="Times New Roman"/>
          <w:sz w:val="28"/>
          <w:szCs w:val="28"/>
        </w:rPr>
        <w:t>.</w:t>
      </w:r>
    </w:p>
    <w:p w:rsidR="001F33F8" w:rsidRPr="00F7365C" w:rsidRDefault="001F33F8" w:rsidP="00C64166">
      <w:pPr>
        <w:snapToGrid w:val="0"/>
        <w:ind w:firstLineChars="200" w:firstLine="560"/>
        <w:rPr>
          <w:rFonts w:ascii="Times New Roman" w:hAnsi="Times New Roman"/>
          <w:sz w:val="28"/>
          <w:szCs w:val="28"/>
        </w:rPr>
      </w:pPr>
    </w:p>
    <w:p w:rsidR="0070791F" w:rsidRPr="001F33F8" w:rsidRDefault="00644A66" w:rsidP="00542753">
      <w:pPr>
        <w:snapToGrid w:val="0"/>
        <w:ind w:firstLine="562"/>
        <w:jc w:val="both"/>
        <w:rPr>
          <w:rFonts w:ascii="Times New Roman" w:hAnsi="Times New Roman"/>
          <w:sz w:val="28"/>
          <w:szCs w:val="28"/>
        </w:rPr>
      </w:pPr>
      <w:r w:rsidRPr="001F33F8">
        <w:rPr>
          <w:rFonts w:ascii="Times New Roman" w:hAnsi="Times New Roman"/>
          <w:sz w:val="28"/>
          <w:szCs w:val="28"/>
        </w:rPr>
        <w:t xml:space="preserve">KEY WORDS:  </w:t>
      </w:r>
      <w:r w:rsidR="00D12263">
        <w:rPr>
          <w:rFonts w:ascii="Times New Roman" w:hAnsi="Times New Roman" w:hint="eastAsia"/>
          <w:sz w:val="28"/>
          <w:szCs w:val="28"/>
        </w:rPr>
        <w:t>data placement</w:t>
      </w:r>
      <w:r w:rsidR="0070791F" w:rsidRPr="001F33F8">
        <w:rPr>
          <w:rFonts w:ascii="Times New Roman" w:hAnsi="Times New Roman"/>
          <w:sz w:val="28"/>
          <w:szCs w:val="28"/>
        </w:rPr>
        <w:t xml:space="preserve">, </w:t>
      </w:r>
      <w:r w:rsidR="00D12263">
        <w:rPr>
          <w:rFonts w:ascii="Times New Roman" w:hAnsi="Times New Roman" w:hint="eastAsia"/>
          <w:sz w:val="28"/>
          <w:szCs w:val="28"/>
        </w:rPr>
        <w:t>data rebalance</w:t>
      </w:r>
      <w:r w:rsidR="00D12263">
        <w:rPr>
          <w:rFonts w:ascii="Times New Roman" w:hAnsi="Times New Roman"/>
          <w:sz w:val="28"/>
          <w:szCs w:val="28"/>
        </w:rPr>
        <w:t xml:space="preserve">, </w:t>
      </w:r>
      <w:r w:rsidR="00D12263">
        <w:rPr>
          <w:rFonts w:ascii="Times New Roman" w:hAnsi="Times New Roman" w:hint="eastAsia"/>
          <w:sz w:val="28"/>
          <w:szCs w:val="28"/>
        </w:rPr>
        <w:t>off</w:t>
      </w:r>
      <w:r w:rsidR="0070791F" w:rsidRPr="001F33F8">
        <w:rPr>
          <w:rFonts w:ascii="Times New Roman" w:hAnsi="Times New Roman"/>
          <w:sz w:val="28"/>
          <w:szCs w:val="28"/>
        </w:rPr>
        <w:t>-line surveillance video processing</w:t>
      </w:r>
      <w:r w:rsidR="00B97EFE">
        <w:rPr>
          <w:rFonts w:ascii="Times New Roman" w:hAnsi="Times New Roman" w:hint="eastAsia"/>
          <w:sz w:val="28"/>
          <w:szCs w:val="28"/>
        </w:rPr>
        <w:t>, cloud computing</w:t>
      </w:r>
    </w:p>
    <w:p w:rsidR="0070791F" w:rsidRDefault="0070791F" w:rsidP="00C64166">
      <w:pPr>
        <w:snapToGrid w:val="0"/>
        <w:ind w:firstLineChars="200" w:firstLine="420"/>
        <w:rPr>
          <w:rFonts w:ascii="Times New Roman" w:hAnsi="Times New Roman"/>
        </w:rPr>
      </w:pPr>
    </w:p>
    <w:p w:rsidR="00EF5516" w:rsidRPr="00B97EFE" w:rsidRDefault="00EF5516" w:rsidP="00C64166">
      <w:pPr>
        <w:snapToGrid w:val="0"/>
        <w:ind w:firstLineChars="200" w:firstLine="420"/>
        <w:rPr>
          <w:rFonts w:ascii="Times New Roman" w:hAnsi="Times New Roman"/>
        </w:rPr>
        <w:sectPr w:rsidR="00EF5516" w:rsidRPr="00B97EFE" w:rsidSect="00D326E6">
          <w:headerReference w:type="even" r:id="rId13"/>
          <w:headerReference w:type="default" r:id="rId14"/>
          <w:footerReference w:type="even" r:id="rId15"/>
          <w:footerReference w:type="default" r:id="rId16"/>
          <w:pgSz w:w="11906" w:h="16838"/>
          <w:pgMar w:top="1440" w:right="1800" w:bottom="1440" w:left="1800" w:header="851" w:footer="992" w:gutter="0"/>
          <w:pgNumType w:fmt="upperRoman" w:start="1"/>
          <w:cols w:space="425"/>
          <w:docGrid w:type="lines" w:linePitch="312"/>
        </w:sectPr>
      </w:pPr>
    </w:p>
    <w:sdt>
      <w:sdtPr>
        <w:rPr>
          <w:b/>
          <w:bCs/>
          <w:lang w:val="zh-CN"/>
        </w:rPr>
        <w:id w:val="-2100856527"/>
        <w:docPartObj>
          <w:docPartGallery w:val="Table of Contents"/>
          <w:docPartUnique/>
        </w:docPartObj>
      </w:sdtPr>
      <w:sdtEndPr>
        <w:rPr>
          <w:rStyle w:val="a6"/>
          <w:rFonts w:ascii="Times New Roman" w:hAnsi="Times New Roman"/>
          <w:b w:val="0"/>
          <w:bCs w:val="0"/>
          <w:noProof/>
          <w:color w:val="0000FF"/>
          <w:kern w:val="0"/>
          <w:u w:val="single"/>
          <w:lang w:val="en-US"/>
        </w:rPr>
      </w:sdtEndPr>
      <w:sdtContent>
        <w:p w:rsidR="00EF5516" w:rsidRDefault="00EF5516" w:rsidP="00B97EFE">
          <w:pPr>
            <w:spacing w:line="400" w:lineRule="exact"/>
            <w:jc w:val="center"/>
            <w:rPr>
              <w:b/>
              <w:sz w:val="32"/>
              <w:szCs w:val="32"/>
              <w:lang w:val="zh-CN"/>
            </w:rPr>
          </w:pPr>
          <w:r w:rsidRPr="00B97EFE">
            <w:rPr>
              <w:b/>
              <w:sz w:val="32"/>
              <w:szCs w:val="32"/>
              <w:lang w:val="zh-CN"/>
            </w:rPr>
            <w:t>目录</w:t>
          </w:r>
        </w:p>
        <w:p w:rsidR="00B97EFE" w:rsidRDefault="00B97EFE" w:rsidP="00B97EFE">
          <w:pPr>
            <w:spacing w:line="400" w:lineRule="exact"/>
            <w:jc w:val="center"/>
            <w:rPr>
              <w:b/>
              <w:sz w:val="32"/>
              <w:szCs w:val="32"/>
              <w:lang w:val="zh-CN"/>
            </w:rPr>
          </w:pPr>
        </w:p>
        <w:p w:rsidR="00B97EFE" w:rsidRPr="00B97EFE" w:rsidRDefault="00B97EFE" w:rsidP="00B97EFE">
          <w:pPr>
            <w:pStyle w:val="11"/>
            <w:tabs>
              <w:tab w:val="right" w:leader="dot" w:pos="8296"/>
            </w:tabs>
            <w:spacing w:line="400" w:lineRule="exact"/>
            <w:rPr>
              <w:rStyle w:val="a6"/>
              <w:rFonts w:ascii="Times New Roman" w:eastAsiaTheme="minorEastAsia" w:hAnsi="Times New Roman"/>
              <w:noProof/>
              <w:color w:val="auto"/>
              <w:kern w:val="0"/>
              <w:sz w:val="24"/>
              <w:szCs w:val="24"/>
            </w:rPr>
          </w:pPr>
        </w:p>
        <w:p w:rsidR="005F7DD1" w:rsidRDefault="00F37C77">
          <w:pPr>
            <w:pStyle w:val="11"/>
            <w:tabs>
              <w:tab w:val="left" w:pos="1050"/>
              <w:tab w:val="right" w:leader="dot" w:pos="8296"/>
            </w:tabs>
            <w:rPr>
              <w:rFonts w:asciiTheme="minorHAnsi" w:eastAsiaTheme="minorEastAsia" w:hAnsiTheme="minorHAnsi" w:cstheme="minorBidi"/>
              <w:noProof/>
            </w:rPr>
          </w:pPr>
          <w:r w:rsidRPr="00B97EFE">
            <w:rPr>
              <w:rStyle w:val="a6"/>
              <w:rFonts w:ascii="Times New Roman" w:hAnsi="Times New Roman"/>
              <w:noProof/>
              <w:color w:val="auto"/>
              <w:kern w:val="0"/>
            </w:rPr>
            <w:fldChar w:fldCharType="begin"/>
          </w:r>
          <w:r w:rsidR="00EF5516" w:rsidRPr="00B97EFE">
            <w:rPr>
              <w:rStyle w:val="a6"/>
              <w:rFonts w:ascii="Times New Roman" w:hAnsi="Times New Roman"/>
              <w:noProof/>
              <w:color w:val="auto"/>
              <w:kern w:val="0"/>
            </w:rPr>
            <w:instrText xml:space="preserve"> TOC \o "1-3" \h \z \u </w:instrText>
          </w:r>
          <w:r w:rsidRPr="00B97EFE">
            <w:rPr>
              <w:rStyle w:val="a6"/>
              <w:rFonts w:ascii="Times New Roman" w:hAnsi="Times New Roman"/>
              <w:noProof/>
              <w:color w:val="auto"/>
              <w:kern w:val="0"/>
            </w:rPr>
            <w:fldChar w:fldCharType="separate"/>
          </w:r>
          <w:hyperlink w:anchor="_Toc476847695" w:history="1">
            <w:r w:rsidR="005F7DD1" w:rsidRPr="00206B40">
              <w:rPr>
                <w:rStyle w:val="a6"/>
                <w:rFonts w:hint="eastAsia"/>
                <w:noProof/>
              </w:rPr>
              <w:t>第一章</w:t>
            </w:r>
            <w:r w:rsidR="005F7DD1">
              <w:rPr>
                <w:rFonts w:asciiTheme="minorHAnsi" w:eastAsiaTheme="minorEastAsia" w:hAnsiTheme="minorHAnsi" w:cstheme="minorBidi"/>
                <w:noProof/>
              </w:rPr>
              <w:tab/>
            </w:r>
            <w:r w:rsidR="005F7DD1" w:rsidRPr="00206B40">
              <w:rPr>
                <w:rStyle w:val="a6"/>
                <w:rFonts w:hint="eastAsia"/>
                <w:noProof/>
              </w:rPr>
              <w:t>绪论</w:t>
            </w:r>
            <w:r w:rsidR="005F7DD1">
              <w:rPr>
                <w:noProof/>
                <w:webHidden/>
              </w:rPr>
              <w:tab/>
            </w:r>
            <w:r>
              <w:rPr>
                <w:noProof/>
                <w:webHidden/>
              </w:rPr>
              <w:fldChar w:fldCharType="begin"/>
            </w:r>
            <w:r w:rsidR="005F7DD1">
              <w:rPr>
                <w:noProof/>
                <w:webHidden/>
              </w:rPr>
              <w:instrText xml:space="preserve"> PAGEREF _Toc476847695 \h </w:instrText>
            </w:r>
            <w:r>
              <w:rPr>
                <w:noProof/>
                <w:webHidden/>
              </w:rPr>
            </w:r>
            <w:r>
              <w:rPr>
                <w:noProof/>
                <w:webHidden/>
              </w:rPr>
              <w:fldChar w:fldCharType="separate"/>
            </w:r>
            <w:r w:rsidR="005F7DD1">
              <w:rPr>
                <w:noProof/>
                <w:webHidden/>
              </w:rPr>
              <w:t>1</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696" w:history="1">
            <w:r w:rsidR="005F7DD1" w:rsidRPr="00206B40">
              <w:rPr>
                <w:rStyle w:val="a6"/>
                <w:noProof/>
              </w:rPr>
              <w:t xml:space="preserve">1.1  </w:t>
            </w:r>
            <w:r w:rsidR="005F7DD1" w:rsidRPr="00206B40">
              <w:rPr>
                <w:rStyle w:val="a6"/>
                <w:rFonts w:hint="eastAsia"/>
                <w:noProof/>
              </w:rPr>
              <w:t>研究背景及意义</w:t>
            </w:r>
            <w:r w:rsidR="005F7DD1">
              <w:rPr>
                <w:noProof/>
                <w:webHidden/>
              </w:rPr>
              <w:tab/>
            </w:r>
            <w:r>
              <w:rPr>
                <w:noProof/>
                <w:webHidden/>
              </w:rPr>
              <w:fldChar w:fldCharType="begin"/>
            </w:r>
            <w:r w:rsidR="005F7DD1">
              <w:rPr>
                <w:noProof/>
                <w:webHidden/>
              </w:rPr>
              <w:instrText xml:space="preserve"> PAGEREF _Toc476847696 \h </w:instrText>
            </w:r>
            <w:r>
              <w:rPr>
                <w:noProof/>
                <w:webHidden/>
              </w:rPr>
            </w:r>
            <w:r>
              <w:rPr>
                <w:noProof/>
                <w:webHidden/>
              </w:rPr>
              <w:fldChar w:fldCharType="separate"/>
            </w:r>
            <w:r w:rsidR="005F7DD1">
              <w:rPr>
                <w:noProof/>
                <w:webHidden/>
              </w:rPr>
              <w:t>1</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697" w:history="1">
            <w:r w:rsidR="005F7DD1" w:rsidRPr="00206B40">
              <w:rPr>
                <w:rStyle w:val="a6"/>
                <w:noProof/>
              </w:rPr>
              <w:t xml:space="preserve">1.2  </w:t>
            </w:r>
            <w:r w:rsidR="005F7DD1" w:rsidRPr="00206B40">
              <w:rPr>
                <w:rStyle w:val="a6"/>
                <w:rFonts w:hint="eastAsia"/>
                <w:noProof/>
              </w:rPr>
              <w:t>国内外研究现状</w:t>
            </w:r>
            <w:r w:rsidR="005F7DD1">
              <w:rPr>
                <w:noProof/>
                <w:webHidden/>
              </w:rPr>
              <w:tab/>
            </w:r>
            <w:r>
              <w:rPr>
                <w:noProof/>
                <w:webHidden/>
              </w:rPr>
              <w:fldChar w:fldCharType="begin"/>
            </w:r>
            <w:r w:rsidR="005F7DD1">
              <w:rPr>
                <w:noProof/>
                <w:webHidden/>
              </w:rPr>
              <w:instrText xml:space="preserve"> PAGEREF _Toc476847697 \h </w:instrText>
            </w:r>
            <w:r>
              <w:rPr>
                <w:noProof/>
                <w:webHidden/>
              </w:rPr>
            </w:r>
            <w:r>
              <w:rPr>
                <w:noProof/>
                <w:webHidden/>
              </w:rPr>
              <w:fldChar w:fldCharType="separate"/>
            </w:r>
            <w:r w:rsidR="005F7DD1">
              <w:rPr>
                <w:noProof/>
                <w:webHidden/>
              </w:rPr>
              <w:t>2</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698" w:history="1">
            <w:r w:rsidR="005F7DD1" w:rsidRPr="00206B40">
              <w:rPr>
                <w:rStyle w:val="a6"/>
                <w:noProof/>
              </w:rPr>
              <w:t xml:space="preserve">1.3  </w:t>
            </w:r>
            <w:r w:rsidR="005F7DD1" w:rsidRPr="00206B40">
              <w:rPr>
                <w:rStyle w:val="a6"/>
                <w:rFonts w:hint="eastAsia"/>
                <w:noProof/>
              </w:rPr>
              <w:t>论文的主要研究内容</w:t>
            </w:r>
            <w:r w:rsidR="005F7DD1">
              <w:rPr>
                <w:noProof/>
                <w:webHidden/>
              </w:rPr>
              <w:tab/>
            </w:r>
            <w:r>
              <w:rPr>
                <w:noProof/>
                <w:webHidden/>
              </w:rPr>
              <w:fldChar w:fldCharType="begin"/>
            </w:r>
            <w:r w:rsidR="005F7DD1">
              <w:rPr>
                <w:noProof/>
                <w:webHidden/>
              </w:rPr>
              <w:instrText xml:space="preserve"> PAGEREF _Toc476847698 \h </w:instrText>
            </w:r>
            <w:r>
              <w:rPr>
                <w:noProof/>
                <w:webHidden/>
              </w:rPr>
            </w:r>
            <w:r>
              <w:rPr>
                <w:noProof/>
                <w:webHidden/>
              </w:rPr>
              <w:fldChar w:fldCharType="separate"/>
            </w:r>
            <w:r w:rsidR="005F7DD1">
              <w:rPr>
                <w:noProof/>
                <w:webHidden/>
              </w:rPr>
              <w:t>3</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699" w:history="1">
            <w:r w:rsidR="005F7DD1" w:rsidRPr="00206B40">
              <w:rPr>
                <w:rStyle w:val="a6"/>
                <w:noProof/>
              </w:rPr>
              <w:t xml:space="preserve">1.4  </w:t>
            </w:r>
            <w:r w:rsidR="005F7DD1" w:rsidRPr="00206B40">
              <w:rPr>
                <w:rStyle w:val="a6"/>
                <w:rFonts w:hint="eastAsia"/>
                <w:noProof/>
              </w:rPr>
              <w:t>论文组织结构</w:t>
            </w:r>
            <w:r w:rsidR="005F7DD1">
              <w:rPr>
                <w:noProof/>
                <w:webHidden/>
              </w:rPr>
              <w:tab/>
            </w:r>
            <w:r>
              <w:rPr>
                <w:noProof/>
                <w:webHidden/>
              </w:rPr>
              <w:fldChar w:fldCharType="begin"/>
            </w:r>
            <w:r w:rsidR="005F7DD1">
              <w:rPr>
                <w:noProof/>
                <w:webHidden/>
              </w:rPr>
              <w:instrText xml:space="preserve"> PAGEREF _Toc476847699 \h </w:instrText>
            </w:r>
            <w:r>
              <w:rPr>
                <w:noProof/>
                <w:webHidden/>
              </w:rPr>
            </w:r>
            <w:r>
              <w:rPr>
                <w:noProof/>
                <w:webHidden/>
              </w:rPr>
              <w:fldChar w:fldCharType="separate"/>
            </w:r>
            <w:r w:rsidR="005F7DD1">
              <w:rPr>
                <w:noProof/>
                <w:webHidden/>
              </w:rPr>
              <w:t>4</w:t>
            </w:r>
            <w:r>
              <w:rPr>
                <w:noProof/>
                <w:webHidden/>
              </w:rPr>
              <w:fldChar w:fldCharType="end"/>
            </w:r>
          </w:hyperlink>
        </w:p>
        <w:p w:rsidR="005F7DD1" w:rsidRDefault="00F37C77">
          <w:pPr>
            <w:pStyle w:val="11"/>
            <w:tabs>
              <w:tab w:val="left" w:pos="1050"/>
              <w:tab w:val="right" w:leader="dot" w:pos="8296"/>
            </w:tabs>
            <w:rPr>
              <w:rFonts w:asciiTheme="minorHAnsi" w:eastAsiaTheme="minorEastAsia" w:hAnsiTheme="minorHAnsi" w:cstheme="minorBidi"/>
              <w:noProof/>
            </w:rPr>
          </w:pPr>
          <w:hyperlink w:anchor="_Toc476847700" w:history="1">
            <w:r w:rsidR="005F7DD1" w:rsidRPr="00206B40">
              <w:rPr>
                <w:rStyle w:val="a6"/>
                <w:rFonts w:hint="eastAsia"/>
                <w:noProof/>
              </w:rPr>
              <w:t>第二章</w:t>
            </w:r>
            <w:r w:rsidR="005F7DD1">
              <w:rPr>
                <w:rFonts w:asciiTheme="minorHAnsi" w:eastAsiaTheme="minorEastAsia" w:hAnsiTheme="minorHAnsi" w:cstheme="minorBidi"/>
                <w:noProof/>
              </w:rPr>
              <w:tab/>
            </w:r>
            <w:r w:rsidR="005F7DD1" w:rsidRPr="00206B40">
              <w:rPr>
                <w:rStyle w:val="a6"/>
                <w:rFonts w:hint="eastAsia"/>
                <w:noProof/>
              </w:rPr>
              <w:t>相关技术介绍</w:t>
            </w:r>
            <w:r w:rsidR="005F7DD1">
              <w:rPr>
                <w:noProof/>
                <w:webHidden/>
              </w:rPr>
              <w:tab/>
            </w:r>
            <w:r>
              <w:rPr>
                <w:noProof/>
                <w:webHidden/>
              </w:rPr>
              <w:fldChar w:fldCharType="begin"/>
            </w:r>
            <w:r w:rsidR="005F7DD1">
              <w:rPr>
                <w:noProof/>
                <w:webHidden/>
              </w:rPr>
              <w:instrText xml:space="preserve"> PAGEREF _Toc476847700 \h </w:instrText>
            </w:r>
            <w:r>
              <w:rPr>
                <w:noProof/>
                <w:webHidden/>
              </w:rPr>
            </w:r>
            <w:r>
              <w:rPr>
                <w:noProof/>
                <w:webHidden/>
              </w:rPr>
              <w:fldChar w:fldCharType="separate"/>
            </w:r>
            <w:r w:rsidR="005F7DD1">
              <w:rPr>
                <w:noProof/>
                <w:webHidden/>
              </w:rPr>
              <w:t>6</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01" w:history="1">
            <w:r w:rsidR="005F7DD1" w:rsidRPr="00206B40">
              <w:rPr>
                <w:rStyle w:val="a6"/>
                <w:noProof/>
              </w:rPr>
              <w:t xml:space="preserve">2.1  </w:t>
            </w:r>
            <w:r w:rsidR="005F7DD1" w:rsidRPr="00206B40">
              <w:rPr>
                <w:rStyle w:val="a6"/>
                <w:rFonts w:hint="eastAsia"/>
                <w:noProof/>
              </w:rPr>
              <w:t>分布式计算框架</w:t>
            </w:r>
            <w:r w:rsidR="005F7DD1">
              <w:rPr>
                <w:noProof/>
                <w:webHidden/>
              </w:rPr>
              <w:tab/>
            </w:r>
            <w:r>
              <w:rPr>
                <w:noProof/>
                <w:webHidden/>
              </w:rPr>
              <w:fldChar w:fldCharType="begin"/>
            </w:r>
            <w:r w:rsidR="005F7DD1">
              <w:rPr>
                <w:noProof/>
                <w:webHidden/>
              </w:rPr>
              <w:instrText xml:space="preserve"> PAGEREF _Toc476847701 \h </w:instrText>
            </w:r>
            <w:r>
              <w:rPr>
                <w:noProof/>
                <w:webHidden/>
              </w:rPr>
            </w:r>
            <w:r>
              <w:rPr>
                <w:noProof/>
                <w:webHidden/>
              </w:rPr>
              <w:fldChar w:fldCharType="separate"/>
            </w:r>
            <w:r w:rsidR="005F7DD1">
              <w:rPr>
                <w:noProof/>
                <w:webHidden/>
              </w:rPr>
              <w:t>6</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02" w:history="1">
            <w:r w:rsidR="005F7DD1" w:rsidRPr="00206B40">
              <w:rPr>
                <w:rStyle w:val="a6"/>
                <w:noProof/>
              </w:rPr>
              <w:t>2.1.1  MapReduce</w:t>
            </w:r>
            <w:r w:rsidR="005F7DD1" w:rsidRPr="00206B40">
              <w:rPr>
                <w:rStyle w:val="a6"/>
                <w:rFonts w:hint="eastAsia"/>
                <w:noProof/>
              </w:rPr>
              <w:t>计算框架</w:t>
            </w:r>
            <w:r w:rsidR="005F7DD1">
              <w:rPr>
                <w:noProof/>
                <w:webHidden/>
              </w:rPr>
              <w:tab/>
            </w:r>
            <w:r>
              <w:rPr>
                <w:noProof/>
                <w:webHidden/>
              </w:rPr>
              <w:fldChar w:fldCharType="begin"/>
            </w:r>
            <w:r w:rsidR="005F7DD1">
              <w:rPr>
                <w:noProof/>
                <w:webHidden/>
              </w:rPr>
              <w:instrText xml:space="preserve"> PAGEREF _Toc476847702 \h </w:instrText>
            </w:r>
            <w:r>
              <w:rPr>
                <w:noProof/>
                <w:webHidden/>
              </w:rPr>
            </w:r>
            <w:r>
              <w:rPr>
                <w:noProof/>
                <w:webHidden/>
              </w:rPr>
              <w:fldChar w:fldCharType="separate"/>
            </w:r>
            <w:r w:rsidR="005F7DD1">
              <w:rPr>
                <w:noProof/>
                <w:webHidden/>
              </w:rPr>
              <w:t>6</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03" w:history="1">
            <w:r w:rsidR="005F7DD1" w:rsidRPr="00206B40">
              <w:rPr>
                <w:rStyle w:val="a6"/>
                <w:noProof/>
              </w:rPr>
              <w:t>2.1.2  Spark</w:t>
            </w:r>
            <w:r w:rsidR="005F7DD1" w:rsidRPr="00206B40">
              <w:rPr>
                <w:rStyle w:val="a6"/>
                <w:rFonts w:hint="eastAsia"/>
                <w:noProof/>
              </w:rPr>
              <w:t>计算框架</w:t>
            </w:r>
            <w:r w:rsidR="005F7DD1">
              <w:rPr>
                <w:noProof/>
                <w:webHidden/>
              </w:rPr>
              <w:tab/>
            </w:r>
            <w:r>
              <w:rPr>
                <w:noProof/>
                <w:webHidden/>
              </w:rPr>
              <w:fldChar w:fldCharType="begin"/>
            </w:r>
            <w:r w:rsidR="005F7DD1">
              <w:rPr>
                <w:noProof/>
                <w:webHidden/>
              </w:rPr>
              <w:instrText xml:space="preserve"> PAGEREF _Toc476847703 \h </w:instrText>
            </w:r>
            <w:r>
              <w:rPr>
                <w:noProof/>
                <w:webHidden/>
              </w:rPr>
            </w:r>
            <w:r>
              <w:rPr>
                <w:noProof/>
                <w:webHidden/>
              </w:rPr>
              <w:fldChar w:fldCharType="separate"/>
            </w:r>
            <w:r w:rsidR="005F7DD1">
              <w:rPr>
                <w:noProof/>
                <w:webHidden/>
              </w:rPr>
              <w:t>7</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04" w:history="1">
            <w:r w:rsidR="005F7DD1" w:rsidRPr="00206B40">
              <w:rPr>
                <w:rStyle w:val="a6"/>
                <w:noProof/>
              </w:rPr>
              <w:t>2.2  HDFS</w:t>
            </w:r>
            <w:r w:rsidR="005F7DD1" w:rsidRPr="00206B40">
              <w:rPr>
                <w:rStyle w:val="a6"/>
                <w:rFonts w:hint="eastAsia"/>
                <w:noProof/>
              </w:rPr>
              <w:t>分布式文件存储系统</w:t>
            </w:r>
            <w:r w:rsidR="005F7DD1">
              <w:rPr>
                <w:noProof/>
                <w:webHidden/>
              </w:rPr>
              <w:tab/>
            </w:r>
            <w:r>
              <w:rPr>
                <w:noProof/>
                <w:webHidden/>
              </w:rPr>
              <w:fldChar w:fldCharType="begin"/>
            </w:r>
            <w:r w:rsidR="005F7DD1">
              <w:rPr>
                <w:noProof/>
                <w:webHidden/>
              </w:rPr>
              <w:instrText xml:space="preserve"> PAGEREF _Toc476847704 \h </w:instrText>
            </w:r>
            <w:r>
              <w:rPr>
                <w:noProof/>
                <w:webHidden/>
              </w:rPr>
            </w:r>
            <w:r>
              <w:rPr>
                <w:noProof/>
                <w:webHidden/>
              </w:rPr>
              <w:fldChar w:fldCharType="separate"/>
            </w:r>
            <w:r w:rsidR="005F7DD1">
              <w:rPr>
                <w:noProof/>
                <w:webHidden/>
              </w:rPr>
              <w:t>9</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05" w:history="1">
            <w:r w:rsidR="005F7DD1" w:rsidRPr="00206B40">
              <w:rPr>
                <w:rStyle w:val="a6"/>
                <w:noProof/>
              </w:rPr>
              <w:t xml:space="preserve">2.3  </w:t>
            </w:r>
            <w:r w:rsidR="005F7DD1" w:rsidRPr="00206B40">
              <w:rPr>
                <w:rStyle w:val="a6"/>
                <w:rFonts w:hint="eastAsia"/>
                <w:noProof/>
              </w:rPr>
              <w:t>数据放置技术</w:t>
            </w:r>
            <w:r w:rsidR="005F7DD1">
              <w:rPr>
                <w:noProof/>
                <w:webHidden/>
              </w:rPr>
              <w:tab/>
            </w:r>
            <w:r>
              <w:rPr>
                <w:noProof/>
                <w:webHidden/>
              </w:rPr>
              <w:fldChar w:fldCharType="begin"/>
            </w:r>
            <w:r w:rsidR="005F7DD1">
              <w:rPr>
                <w:noProof/>
                <w:webHidden/>
              </w:rPr>
              <w:instrText xml:space="preserve"> PAGEREF _Toc476847705 \h </w:instrText>
            </w:r>
            <w:r>
              <w:rPr>
                <w:noProof/>
                <w:webHidden/>
              </w:rPr>
            </w:r>
            <w:r>
              <w:rPr>
                <w:noProof/>
                <w:webHidden/>
              </w:rPr>
              <w:fldChar w:fldCharType="separate"/>
            </w:r>
            <w:r w:rsidR="005F7DD1">
              <w:rPr>
                <w:noProof/>
                <w:webHidden/>
              </w:rPr>
              <w:t>10</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06" w:history="1">
            <w:r w:rsidR="005F7DD1" w:rsidRPr="00206B40">
              <w:rPr>
                <w:rStyle w:val="a6"/>
                <w:noProof/>
              </w:rPr>
              <w:t xml:space="preserve">2.3.1  </w:t>
            </w:r>
            <w:r w:rsidR="005F7DD1" w:rsidRPr="00206B40">
              <w:rPr>
                <w:rStyle w:val="a6"/>
                <w:rFonts w:hint="eastAsia"/>
                <w:noProof/>
              </w:rPr>
              <w:t>数据放置策略分类</w:t>
            </w:r>
            <w:r w:rsidR="005F7DD1">
              <w:rPr>
                <w:noProof/>
                <w:webHidden/>
              </w:rPr>
              <w:tab/>
            </w:r>
            <w:r>
              <w:rPr>
                <w:noProof/>
                <w:webHidden/>
              </w:rPr>
              <w:fldChar w:fldCharType="begin"/>
            </w:r>
            <w:r w:rsidR="005F7DD1">
              <w:rPr>
                <w:noProof/>
                <w:webHidden/>
              </w:rPr>
              <w:instrText xml:space="preserve"> PAGEREF _Toc476847706 \h </w:instrText>
            </w:r>
            <w:r>
              <w:rPr>
                <w:noProof/>
                <w:webHidden/>
              </w:rPr>
            </w:r>
            <w:r>
              <w:rPr>
                <w:noProof/>
                <w:webHidden/>
              </w:rPr>
              <w:fldChar w:fldCharType="separate"/>
            </w:r>
            <w:r w:rsidR="005F7DD1">
              <w:rPr>
                <w:noProof/>
                <w:webHidden/>
              </w:rPr>
              <w:t>10</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07" w:history="1">
            <w:r w:rsidR="005F7DD1" w:rsidRPr="00206B40">
              <w:rPr>
                <w:rStyle w:val="a6"/>
                <w:noProof/>
              </w:rPr>
              <w:t>2.3.2  HDFS</w:t>
            </w:r>
            <w:r w:rsidR="005F7DD1" w:rsidRPr="00206B40">
              <w:rPr>
                <w:rStyle w:val="a6"/>
                <w:rFonts w:hint="eastAsia"/>
                <w:noProof/>
              </w:rPr>
              <w:t>分布式文件存储系统中的数据放置策略</w:t>
            </w:r>
            <w:r w:rsidR="005F7DD1">
              <w:rPr>
                <w:noProof/>
                <w:webHidden/>
              </w:rPr>
              <w:tab/>
            </w:r>
            <w:r>
              <w:rPr>
                <w:noProof/>
                <w:webHidden/>
              </w:rPr>
              <w:fldChar w:fldCharType="begin"/>
            </w:r>
            <w:r w:rsidR="005F7DD1">
              <w:rPr>
                <w:noProof/>
                <w:webHidden/>
              </w:rPr>
              <w:instrText xml:space="preserve"> PAGEREF _Toc476847707 \h </w:instrText>
            </w:r>
            <w:r>
              <w:rPr>
                <w:noProof/>
                <w:webHidden/>
              </w:rPr>
            </w:r>
            <w:r>
              <w:rPr>
                <w:noProof/>
                <w:webHidden/>
              </w:rPr>
              <w:fldChar w:fldCharType="separate"/>
            </w:r>
            <w:r w:rsidR="005F7DD1">
              <w:rPr>
                <w:noProof/>
                <w:webHidden/>
              </w:rPr>
              <w:t>12</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08" w:history="1">
            <w:r w:rsidR="005F7DD1" w:rsidRPr="00206B40">
              <w:rPr>
                <w:rStyle w:val="a6"/>
                <w:noProof/>
              </w:rPr>
              <w:t xml:space="preserve">2.4  </w:t>
            </w:r>
            <w:r w:rsidR="005F7DD1" w:rsidRPr="00206B40">
              <w:rPr>
                <w:rStyle w:val="a6"/>
                <w:rFonts w:hint="eastAsia"/>
                <w:noProof/>
              </w:rPr>
              <w:t>视频浓缩相关技术</w:t>
            </w:r>
            <w:r w:rsidR="005F7DD1">
              <w:rPr>
                <w:noProof/>
                <w:webHidden/>
              </w:rPr>
              <w:tab/>
            </w:r>
            <w:r>
              <w:rPr>
                <w:noProof/>
                <w:webHidden/>
              </w:rPr>
              <w:fldChar w:fldCharType="begin"/>
            </w:r>
            <w:r w:rsidR="005F7DD1">
              <w:rPr>
                <w:noProof/>
                <w:webHidden/>
              </w:rPr>
              <w:instrText xml:space="preserve"> PAGEREF _Toc476847708 \h </w:instrText>
            </w:r>
            <w:r>
              <w:rPr>
                <w:noProof/>
                <w:webHidden/>
              </w:rPr>
            </w:r>
            <w:r>
              <w:rPr>
                <w:noProof/>
                <w:webHidden/>
              </w:rPr>
              <w:fldChar w:fldCharType="separate"/>
            </w:r>
            <w:r w:rsidR="005F7DD1">
              <w:rPr>
                <w:noProof/>
                <w:webHidden/>
              </w:rPr>
              <w:t>13</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09" w:history="1">
            <w:r w:rsidR="005F7DD1" w:rsidRPr="00206B40">
              <w:rPr>
                <w:rStyle w:val="a6"/>
                <w:noProof/>
              </w:rPr>
              <w:t xml:space="preserve">2.4.1  </w:t>
            </w:r>
            <w:r w:rsidR="005F7DD1" w:rsidRPr="00206B40">
              <w:rPr>
                <w:rStyle w:val="a6"/>
                <w:rFonts w:hint="eastAsia"/>
                <w:noProof/>
              </w:rPr>
              <w:t>目标检测技术</w:t>
            </w:r>
            <w:r w:rsidR="005F7DD1">
              <w:rPr>
                <w:noProof/>
                <w:webHidden/>
              </w:rPr>
              <w:tab/>
            </w:r>
            <w:r>
              <w:rPr>
                <w:noProof/>
                <w:webHidden/>
              </w:rPr>
              <w:fldChar w:fldCharType="begin"/>
            </w:r>
            <w:r w:rsidR="005F7DD1">
              <w:rPr>
                <w:noProof/>
                <w:webHidden/>
              </w:rPr>
              <w:instrText xml:space="preserve"> PAGEREF _Toc476847709 \h </w:instrText>
            </w:r>
            <w:r>
              <w:rPr>
                <w:noProof/>
                <w:webHidden/>
              </w:rPr>
            </w:r>
            <w:r>
              <w:rPr>
                <w:noProof/>
                <w:webHidden/>
              </w:rPr>
              <w:fldChar w:fldCharType="separate"/>
            </w:r>
            <w:r w:rsidR="005F7DD1">
              <w:rPr>
                <w:noProof/>
                <w:webHidden/>
              </w:rPr>
              <w:t>13</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10" w:history="1">
            <w:r w:rsidR="005F7DD1" w:rsidRPr="00206B40">
              <w:rPr>
                <w:rStyle w:val="a6"/>
                <w:noProof/>
              </w:rPr>
              <w:t xml:space="preserve">2.4.2  </w:t>
            </w:r>
            <w:r w:rsidR="005F7DD1" w:rsidRPr="00206B40">
              <w:rPr>
                <w:rStyle w:val="a6"/>
                <w:rFonts w:hint="eastAsia"/>
                <w:noProof/>
              </w:rPr>
              <w:t>视频浓缩算法</w:t>
            </w:r>
            <w:r w:rsidR="005F7DD1">
              <w:rPr>
                <w:noProof/>
                <w:webHidden/>
              </w:rPr>
              <w:tab/>
            </w:r>
            <w:r>
              <w:rPr>
                <w:noProof/>
                <w:webHidden/>
              </w:rPr>
              <w:fldChar w:fldCharType="begin"/>
            </w:r>
            <w:r w:rsidR="005F7DD1">
              <w:rPr>
                <w:noProof/>
                <w:webHidden/>
              </w:rPr>
              <w:instrText xml:space="preserve"> PAGEREF _Toc476847710 \h </w:instrText>
            </w:r>
            <w:r>
              <w:rPr>
                <w:noProof/>
                <w:webHidden/>
              </w:rPr>
            </w:r>
            <w:r>
              <w:rPr>
                <w:noProof/>
                <w:webHidden/>
              </w:rPr>
              <w:fldChar w:fldCharType="separate"/>
            </w:r>
            <w:r w:rsidR="005F7DD1">
              <w:rPr>
                <w:noProof/>
                <w:webHidden/>
              </w:rPr>
              <w:t>14</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11" w:history="1">
            <w:r w:rsidR="005F7DD1" w:rsidRPr="00206B40">
              <w:rPr>
                <w:rStyle w:val="a6"/>
                <w:noProof/>
              </w:rPr>
              <w:t xml:space="preserve">2.5  </w:t>
            </w:r>
            <w:r w:rsidR="005F7DD1" w:rsidRPr="00206B40">
              <w:rPr>
                <w:rStyle w:val="a6"/>
                <w:rFonts w:hint="eastAsia"/>
                <w:noProof/>
              </w:rPr>
              <w:t>本章小结</w:t>
            </w:r>
            <w:r w:rsidR="005F7DD1">
              <w:rPr>
                <w:noProof/>
                <w:webHidden/>
              </w:rPr>
              <w:tab/>
            </w:r>
            <w:r>
              <w:rPr>
                <w:noProof/>
                <w:webHidden/>
              </w:rPr>
              <w:fldChar w:fldCharType="begin"/>
            </w:r>
            <w:r w:rsidR="005F7DD1">
              <w:rPr>
                <w:noProof/>
                <w:webHidden/>
              </w:rPr>
              <w:instrText xml:space="preserve"> PAGEREF _Toc476847711 \h </w:instrText>
            </w:r>
            <w:r>
              <w:rPr>
                <w:noProof/>
                <w:webHidden/>
              </w:rPr>
            </w:r>
            <w:r>
              <w:rPr>
                <w:noProof/>
                <w:webHidden/>
              </w:rPr>
              <w:fldChar w:fldCharType="separate"/>
            </w:r>
            <w:r w:rsidR="005F7DD1">
              <w:rPr>
                <w:noProof/>
                <w:webHidden/>
              </w:rPr>
              <w:t>15</w:t>
            </w:r>
            <w:r>
              <w:rPr>
                <w:noProof/>
                <w:webHidden/>
              </w:rPr>
              <w:fldChar w:fldCharType="end"/>
            </w:r>
          </w:hyperlink>
        </w:p>
        <w:p w:rsidR="005F7DD1" w:rsidRDefault="00F37C77">
          <w:pPr>
            <w:pStyle w:val="11"/>
            <w:tabs>
              <w:tab w:val="left" w:pos="1050"/>
              <w:tab w:val="right" w:leader="dot" w:pos="8296"/>
            </w:tabs>
            <w:rPr>
              <w:rFonts w:asciiTheme="minorHAnsi" w:eastAsiaTheme="minorEastAsia" w:hAnsiTheme="minorHAnsi" w:cstheme="minorBidi"/>
              <w:noProof/>
            </w:rPr>
          </w:pPr>
          <w:hyperlink w:anchor="_Toc476847712" w:history="1">
            <w:r w:rsidR="005F7DD1" w:rsidRPr="00206B40">
              <w:rPr>
                <w:rStyle w:val="a6"/>
                <w:rFonts w:hint="eastAsia"/>
                <w:noProof/>
              </w:rPr>
              <w:t>第三章</w:t>
            </w:r>
            <w:r w:rsidR="005F7DD1">
              <w:rPr>
                <w:rFonts w:asciiTheme="minorHAnsi" w:eastAsiaTheme="minorEastAsia" w:hAnsiTheme="minorHAnsi" w:cstheme="minorBidi"/>
                <w:noProof/>
              </w:rPr>
              <w:tab/>
            </w:r>
            <w:r w:rsidR="005F7DD1" w:rsidRPr="00206B40">
              <w:rPr>
                <w:rStyle w:val="a6"/>
                <w:rFonts w:hint="eastAsia"/>
                <w:noProof/>
              </w:rPr>
              <w:t>监控视频离线分布式处理系统总体设计</w:t>
            </w:r>
            <w:r w:rsidR="005F7DD1">
              <w:rPr>
                <w:noProof/>
                <w:webHidden/>
              </w:rPr>
              <w:tab/>
            </w:r>
            <w:r>
              <w:rPr>
                <w:noProof/>
                <w:webHidden/>
              </w:rPr>
              <w:fldChar w:fldCharType="begin"/>
            </w:r>
            <w:r w:rsidR="005F7DD1">
              <w:rPr>
                <w:noProof/>
                <w:webHidden/>
              </w:rPr>
              <w:instrText xml:space="preserve"> PAGEREF _Toc476847712 \h </w:instrText>
            </w:r>
            <w:r>
              <w:rPr>
                <w:noProof/>
                <w:webHidden/>
              </w:rPr>
            </w:r>
            <w:r>
              <w:rPr>
                <w:noProof/>
                <w:webHidden/>
              </w:rPr>
              <w:fldChar w:fldCharType="separate"/>
            </w:r>
            <w:r w:rsidR="005F7DD1">
              <w:rPr>
                <w:noProof/>
                <w:webHidden/>
              </w:rPr>
              <w:t>16</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13" w:history="1">
            <w:r w:rsidR="005F7DD1" w:rsidRPr="00206B40">
              <w:rPr>
                <w:rStyle w:val="a6"/>
                <w:noProof/>
              </w:rPr>
              <w:t xml:space="preserve">3.1  </w:t>
            </w:r>
            <w:r w:rsidR="005F7DD1" w:rsidRPr="00206B40">
              <w:rPr>
                <w:rStyle w:val="a6"/>
                <w:rFonts w:hint="eastAsia"/>
                <w:noProof/>
              </w:rPr>
              <w:t>需求分析</w:t>
            </w:r>
            <w:r w:rsidR="005F7DD1">
              <w:rPr>
                <w:noProof/>
                <w:webHidden/>
              </w:rPr>
              <w:tab/>
            </w:r>
            <w:r>
              <w:rPr>
                <w:noProof/>
                <w:webHidden/>
              </w:rPr>
              <w:fldChar w:fldCharType="begin"/>
            </w:r>
            <w:r w:rsidR="005F7DD1">
              <w:rPr>
                <w:noProof/>
                <w:webHidden/>
              </w:rPr>
              <w:instrText xml:space="preserve"> PAGEREF _Toc476847713 \h </w:instrText>
            </w:r>
            <w:r>
              <w:rPr>
                <w:noProof/>
                <w:webHidden/>
              </w:rPr>
            </w:r>
            <w:r>
              <w:rPr>
                <w:noProof/>
                <w:webHidden/>
              </w:rPr>
              <w:fldChar w:fldCharType="separate"/>
            </w:r>
            <w:r w:rsidR="005F7DD1">
              <w:rPr>
                <w:noProof/>
                <w:webHidden/>
              </w:rPr>
              <w:t>16</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14" w:history="1">
            <w:r w:rsidR="005F7DD1" w:rsidRPr="00206B40">
              <w:rPr>
                <w:rStyle w:val="a6"/>
                <w:noProof/>
              </w:rPr>
              <w:t xml:space="preserve">3.2  </w:t>
            </w:r>
            <w:r w:rsidR="005F7DD1" w:rsidRPr="00206B40">
              <w:rPr>
                <w:rStyle w:val="a6"/>
                <w:rFonts w:hint="eastAsia"/>
                <w:noProof/>
              </w:rPr>
              <w:t>视频监控系统介绍</w:t>
            </w:r>
            <w:r w:rsidR="005F7DD1">
              <w:rPr>
                <w:noProof/>
                <w:webHidden/>
              </w:rPr>
              <w:tab/>
            </w:r>
            <w:r>
              <w:rPr>
                <w:noProof/>
                <w:webHidden/>
              </w:rPr>
              <w:fldChar w:fldCharType="begin"/>
            </w:r>
            <w:r w:rsidR="005F7DD1">
              <w:rPr>
                <w:noProof/>
                <w:webHidden/>
              </w:rPr>
              <w:instrText xml:space="preserve"> PAGEREF _Toc476847714 \h </w:instrText>
            </w:r>
            <w:r>
              <w:rPr>
                <w:noProof/>
                <w:webHidden/>
              </w:rPr>
            </w:r>
            <w:r>
              <w:rPr>
                <w:noProof/>
                <w:webHidden/>
              </w:rPr>
              <w:fldChar w:fldCharType="separate"/>
            </w:r>
            <w:r w:rsidR="005F7DD1">
              <w:rPr>
                <w:noProof/>
                <w:webHidden/>
              </w:rPr>
              <w:t>16</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15" w:history="1">
            <w:r w:rsidR="005F7DD1" w:rsidRPr="00206B40">
              <w:rPr>
                <w:rStyle w:val="a6"/>
                <w:noProof/>
              </w:rPr>
              <w:t xml:space="preserve">3.3  </w:t>
            </w:r>
            <w:r w:rsidR="005F7DD1" w:rsidRPr="00206B40">
              <w:rPr>
                <w:rStyle w:val="a6"/>
                <w:rFonts w:hint="eastAsia"/>
                <w:noProof/>
              </w:rPr>
              <w:t>监控视频离线分布式处理系统架构设计</w:t>
            </w:r>
            <w:r w:rsidR="005F7DD1">
              <w:rPr>
                <w:noProof/>
                <w:webHidden/>
              </w:rPr>
              <w:tab/>
            </w:r>
            <w:r>
              <w:rPr>
                <w:noProof/>
                <w:webHidden/>
              </w:rPr>
              <w:fldChar w:fldCharType="begin"/>
            </w:r>
            <w:r w:rsidR="005F7DD1">
              <w:rPr>
                <w:noProof/>
                <w:webHidden/>
              </w:rPr>
              <w:instrText xml:space="preserve"> PAGEREF _Toc476847715 \h </w:instrText>
            </w:r>
            <w:r>
              <w:rPr>
                <w:noProof/>
                <w:webHidden/>
              </w:rPr>
            </w:r>
            <w:r>
              <w:rPr>
                <w:noProof/>
                <w:webHidden/>
              </w:rPr>
              <w:fldChar w:fldCharType="separate"/>
            </w:r>
            <w:r w:rsidR="005F7DD1">
              <w:rPr>
                <w:noProof/>
                <w:webHidden/>
              </w:rPr>
              <w:t>17</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16" w:history="1">
            <w:r w:rsidR="005F7DD1" w:rsidRPr="00206B40">
              <w:rPr>
                <w:rStyle w:val="a6"/>
                <w:noProof/>
              </w:rPr>
              <w:t xml:space="preserve">3.3.1  </w:t>
            </w:r>
            <w:r w:rsidR="005F7DD1" w:rsidRPr="00206B40">
              <w:rPr>
                <w:rStyle w:val="a6"/>
                <w:rFonts w:hint="eastAsia"/>
                <w:noProof/>
              </w:rPr>
              <w:t>总体架构设计</w:t>
            </w:r>
            <w:r w:rsidR="005F7DD1">
              <w:rPr>
                <w:noProof/>
                <w:webHidden/>
              </w:rPr>
              <w:tab/>
            </w:r>
            <w:r>
              <w:rPr>
                <w:noProof/>
                <w:webHidden/>
              </w:rPr>
              <w:fldChar w:fldCharType="begin"/>
            </w:r>
            <w:r w:rsidR="005F7DD1">
              <w:rPr>
                <w:noProof/>
                <w:webHidden/>
              </w:rPr>
              <w:instrText xml:space="preserve"> PAGEREF _Toc476847716 \h </w:instrText>
            </w:r>
            <w:r>
              <w:rPr>
                <w:noProof/>
                <w:webHidden/>
              </w:rPr>
            </w:r>
            <w:r>
              <w:rPr>
                <w:noProof/>
                <w:webHidden/>
              </w:rPr>
              <w:fldChar w:fldCharType="separate"/>
            </w:r>
            <w:r w:rsidR="005F7DD1">
              <w:rPr>
                <w:noProof/>
                <w:webHidden/>
              </w:rPr>
              <w:t>18</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17" w:history="1">
            <w:r w:rsidR="005F7DD1" w:rsidRPr="00206B40">
              <w:rPr>
                <w:rStyle w:val="a6"/>
                <w:noProof/>
              </w:rPr>
              <w:t xml:space="preserve">3.3.2  </w:t>
            </w:r>
            <w:r w:rsidR="005F7DD1" w:rsidRPr="00206B40">
              <w:rPr>
                <w:rStyle w:val="a6"/>
                <w:rFonts w:hint="eastAsia"/>
                <w:noProof/>
              </w:rPr>
              <w:t>监控视频离线分布式处理系统工作流程设计</w:t>
            </w:r>
            <w:r w:rsidR="005F7DD1">
              <w:rPr>
                <w:noProof/>
                <w:webHidden/>
              </w:rPr>
              <w:tab/>
            </w:r>
            <w:r>
              <w:rPr>
                <w:noProof/>
                <w:webHidden/>
              </w:rPr>
              <w:fldChar w:fldCharType="begin"/>
            </w:r>
            <w:r w:rsidR="005F7DD1">
              <w:rPr>
                <w:noProof/>
                <w:webHidden/>
              </w:rPr>
              <w:instrText xml:space="preserve"> PAGEREF _Toc476847717 \h </w:instrText>
            </w:r>
            <w:r>
              <w:rPr>
                <w:noProof/>
                <w:webHidden/>
              </w:rPr>
            </w:r>
            <w:r>
              <w:rPr>
                <w:noProof/>
                <w:webHidden/>
              </w:rPr>
              <w:fldChar w:fldCharType="separate"/>
            </w:r>
            <w:r w:rsidR="005F7DD1">
              <w:rPr>
                <w:noProof/>
                <w:webHidden/>
              </w:rPr>
              <w:t>18</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18" w:history="1">
            <w:r w:rsidR="005F7DD1" w:rsidRPr="00206B40">
              <w:rPr>
                <w:rStyle w:val="a6"/>
                <w:noProof/>
              </w:rPr>
              <w:t xml:space="preserve">3.4  </w:t>
            </w:r>
            <w:r w:rsidR="005F7DD1" w:rsidRPr="00206B40">
              <w:rPr>
                <w:rStyle w:val="a6"/>
                <w:rFonts w:hint="eastAsia"/>
                <w:noProof/>
              </w:rPr>
              <w:t>核心模块的设计</w:t>
            </w:r>
            <w:r w:rsidR="005F7DD1">
              <w:rPr>
                <w:noProof/>
                <w:webHidden/>
              </w:rPr>
              <w:tab/>
            </w:r>
            <w:r>
              <w:rPr>
                <w:noProof/>
                <w:webHidden/>
              </w:rPr>
              <w:fldChar w:fldCharType="begin"/>
            </w:r>
            <w:r w:rsidR="005F7DD1">
              <w:rPr>
                <w:noProof/>
                <w:webHidden/>
              </w:rPr>
              <w:instrText xml:space="preserve"> PAGEREF _Toc476847718 \h </w:instrText>
            </w:r>
            <w:r>
              <w:rPr>
                <w:noProof/>
                <w:webHidden/>
              </w:rPr>
            </w:r>
            <w:r>
              <w:rPr>
                <w:noProof/>
                <w:webHidden/>
              </w:rPr>
              <w:fldChar w:fldCharType="separate"/>
            </w:r>
            <w:r w:rsidR="005F7DD1">
              <w:rPr>
                <w:noProof/>
                <w:webHidden/>
              </w:rPr>
              <w:t>20</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19" w:history="1">
            <w:r w:rsidR="005F7DD1" w:rsidRPr="00206B40">
              <w:rPr>
                <w:rStyle w:val="a6"/>
                <w:noProof/>
              </w:rPr>
              <w:t>3.4.1  Controller</w:t>
            </w:r>
            <w:r w:rsidR="005F7DD1" w:rsidRPr="00206B40">
              <w:rPr>
                <w:rStyle w:val="a6"/>
                <w:rFonts w:hint="eastAsia"/>
                <w:noProof/>
              </w:rPr>
              <w:t>组件设计</w:t>
            </w:r>
            <w:r w:rsidR="005F7DD1">
              <w:rPr>
                <w:noProof/>
                <w:webHidden/>
              </w:rPr>
              <w:tab/>
            </w:r>
            <w:r>
              <w:rPr>
                <w:noProof/>
                <w:webHidden/>
              </w:rPr>
              <w:fldChar w:fldCharType="begin"/>
            </w:r>
            <w:r w:rsidR="005F7DD1">
              <w:rPr>
                <w:noProof/>
                <w:webHidden/>
              </w:rPr>
              <w:instrText xml:space="preserve"> PAGEREF _Toc476847719 \h </w:instrText>
            </w:r>
            <w:r>
              <w:rPr>
                <w:noProof/>
                <w:webHidden/>
              </w:rPr>
            </w:r>
            <w:r>
              <w:rPr>
                <w:noProof/>
                <w:webHidden/>
              </w:rPr>
              <w:fldChar w:fldCharType="separate"/>
            </w:r>
            <w:r w:rsidR="005F7DD1">
              <w:rPr>
                <w:noProof/>
                <w:webHidden/>
              </w:rPr>
              <w:t>20</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20" w:history="1">
            <w:r w:rsidR="005F7DD1" w:rsidRPr="00206B40">
              <w:rPr>
                <w:rStyle w:val="a6"/>
                <w:noProof/>
              </w:rPr>
              <w:t xml:space="preserve">3.4.1  </w:t>
            </w:r>
            <w:r w:rsidR="005F7DD1" w:rsidRPr="00206B40">
              <w:rPr>
                <w:rStyle w:val="a6"/>
                <w:rFonts w:hint="eastAsia"/>
                <w:noProof/>
              </w:rPr>
              <w:t>核心数据结构设计</w:t>
            </w:r>
            <w:r w:rsidR="005F7DD1">
              <w:rPr>
                <w:noProof/>
                <w:webHidden/>
              </w:rPr>
              <w:tab/>
            </w:r>
            <w:r>
              <w:rPr>
                <w:noProof/>
                <w:webHidden/>
              </w:rPr>
              <w:fldChar w:fldCharType="begin"/>
            </w:r>
            <w:r w:rsidR="005F7DD1">
              <w:rPr>
                <w:noProof/>
                <w:webHidden/>
              </w:rPr>
              <w:instrText xml:space="preserve"> PAGEREF _Toc476847720 \h </w:instrText>
            </w:r>
            <w:r>
              <w:rPr>
                <w:noProof/>
                <w:webHidden/>
              </w:rPr>
            </w:r>
            <w:r>
              <w:rPr>
                <w:noProof/>
                <w:webHidden/>
              </w:rPr>
              <w:fldChar w:fldCharType="separate"/>
            </w:r>
            <w:r w:rsidR="005F7DD1">
              <w:rPr>
                <w:noProof/>
                <w:webHidden/>
              </w:rPr>
              <w:t>21</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21" w:history="1">
            <w:r w:rsidR="005F7DD1" w:rsidRPr="00206B40">
              <w:rPr>
                <w:rStyle w:val="a6"/>
                <w:noProof/>
              </w:rPr>
              <w:t xml:space="preserve">3.5  </w:t>
            </w:r>
            <w:r w:rsidR="005F7DD1" w:rsidRPr="00206B40">
              <w:rPr>
                <w:rStyle w:val="a6"/>
                <w:rFonts w:hint="eastAsia"/>
                <w:noProof/>
              </w:rPr>
              <w:t>本章小结</w:t>
            </w:r>
            <w:r w:rsidR="005F7DD1">
              <w:rPr>
                <w:noProof/>
                <w:webHidden/>
              </w:rPr>
              <w:tab/>
            </w:r>
            <w:r>
              <w:rPr>
                <w:noProof/>
                <w:webHidden/>
              </w:rPr>
              <w:fldChar w:fldCharType="begin"/>
            </w:r>
            <w:r w:rsidR="005F7DD1">
              <w:rPr>
                <w:noProof/>
                <w:webHidden/>
              </w:rPr>
              <w:instrText xml:space="preserve"> PAGEREF _Toc476847721 \h </w:instrText>
            </w:r>
            <w:r>
              <w:rPr>
                <w:noProof/>
                <w:webHidden/>
              </w:rPr>
            </w:r>
            <w:r>
              <w:rPr>
                <w:noProof/>
                <w:webHidden/>
              </w:rPr>
              <w:fldChar w:fldCharType="separate"/>
            </w:r>
            <w:r w:rsidR="005F7DD1">
              <w:rPr>
                <w:noProof/>
                <w:webHidden/>
              </w:rPr>
              <w:t>24</w:t>
            </w:r>
            <w:r>
              <w:rPr>
                <w:noProof/>
                <w:webHidden/>
              </w:rPr>
              <w:fldChar w:fldCharType="end"/>
            </w:r>
          </w:hyperlink>
        </w:p>
        <w:p w:rsidR="005F7DD1" w:rsidRDefault="00F37C77">
          <w:pPr>
            <w:pStyle w:val="11"/>
            <w:tabs>
              <w:tab w:val="left" w:pos="1050"/>
              <w:tab w:val="right" w:leader="dot" w:pos="8296"/>
            </w:tabs>
            <w:rPr>
              <w:rFonts w:asciiTheme="minorHAnsi" w:eastAsiaTheme="minorEastAsia" w:hAnsiTheme="minorHAnsi" w:cstheme="minorBidi"/>
              <w:noProof/>
            </w:rPr>
          </w:pPr>
          <w:hyperlink w:anchor="_Toc476847722" w:history="1">
            <w:r w:rsidR="005F7DD1" w:rsidRPr="00206B40">
              <w:rPr>
                <w:rStyle w:val="a6"/>
                <w:rFonts w:hint="eastAsia"/>
                <w:noProof/>
              </w:rPr>
              <w:t>第四章</w:t>
            </w:r>
            <w:r w:rsidR="005F7DD1">
              <w:rPr>
                <w:rFonts w:asciiTheme="minorHAnsi" w:eastAsiaTheme="minorEastAsia" w:hAnsiTheme="minorHAnsi" w:cstheme="minorBidi"/>
                <w:noProof/>
              </w:rPr>
              <w:tab/>
            </w:r>
            <w:r w:rsidR="005F7DD1" w:rsidRPr="00206B40">
              <w:rPr>
                <w:rStyle w:val="a6"/>
                <w:rFonts w:hint="eastAsia"/>
                <w:noProof/>
              </w:rPr>
              <w:t>云平台中视频数据放置策略的实现</w:t>
            </w:r>
            <w:r w:rsidR="005F7DD1">
              <w:rPr>
                <w:noProof/>
                <w:webHidden/>
              </w:rPr>
              <w:tab/>
            </w:r>
            <w:r>
              <w:rPr>
                <w:noProof/>
                <w:webHidden/>
              </w:rPr>
              <w:fldChar w:fldCharType="begin"/>
            </w:r>
            <w:r w:rsidR="005F7DD1">
              <w:rPr>
                <w:noProof/>
                <w:webHidden/>
              </w:rPr>
              <w:instrText xml:space="preserve"> PAGEREF _Toc476847722 \h </w:instrText>
            </w:r>
            <w:r>
              <w:rPr>
                <w:noProof/>
                <w:webHidden/>
              </w:rPr>
            </w:r>
            <w:r>
              <w:rPr>
                <w:noProof/>
                <w:webHidden/>
              </w:rPr>
              <w:fldChar w:fldCharType="separate"/>
            </w:r>
            <w:r w:rsidR="005F7DD1">
              <w:rPr>
                <w:noProof/>
                <w:webHidden/>
              </w:rPr>
              <w:t>25</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23" w:history="1">
            <w:r w:rsidR="005F7DD1" w:rsidRPr="00206B40">
              <w:rPr>
                <w:rStyle w:val="a6"/>
                <w:noProof/>
              </w:rPr>
              <w:t xml:space="preserve">4.1  </w:t>
            </w:r>
            <w:r w:rsidR="005F7DD1" w:rsidRPr="00206B40">
              <w:rPr>
                <w:rStyle w:val="a6"/>
                <w:rFonts w:hint="eastAsia"/>
                <w:noProof/>
              </w:rPr>
              <w:t>基于</w:t>
            </w:r>
            <w:r w:rsidR="005F7DD1" w:rsidRPr="00206B40">
              <w:rPr>
                <w:rStyle w:val="a6"/>
                <w:noProof/>
              </w:rPr>
              <w:t>HDFS</w:t>
            </w:r>
            <w:r w:rsidR="005F7DD1" w:rsidRPr="00206B40">
              <w:rPr>
                <w:rStyle w:val="a6"/>
                <w:rFonts w:hint="eastAsia"/>
                <w:noProof/>
              </w:rPr>
              <w:t>的监控视频数据放置策略</w:t>
            </w:r>
            <w:r w:rsidR="005F7DD1">
              <w:rPr>
                <w:noProof/>
                <w:webHidden/>
              </w:rPr>
              <w:tab/>
            </w:r>
            <w:r>
              <w:rPr>
                <w:noProof/>
                <w:webHidden/>
              </w:rPr>
              <w:fldChar w:fldCharType="begin"/>
            </w:r>
            <w:r w:rsidR="005F7DD1">
              <w:rPr>
                <w:noProof/>
                <w:webHidden/>
              </w:rPr>
              <w:instrText xml:space="preserve"> PAGEREF _Toc476847723 \h </w:instrText>
            </w:r>
            <w:r>
              <w:rPr>
                <w:noProof/>
                <w:webHidden/>
              </w:rPr>
            </w:r>
            <w:r>
              <w:rPr>
                <w:noProof/>
                <w:webHidden/>
              </w:rPr>
              <w:fldChar w:fldCharType="separate"/>
            </w:r>
            <w:r w:rsidR="005F7DD1">
              <w:rPr>
                <w:noProof/>
                <w:webHidden/>
              </w:rPr>
              <w:t>25</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24" w:history="1">
            <w:r w:rsidR="005F7DD1" w:rsidRPr="00206B40">
              <w:rPr>
                <w:rStyle w:val="a6"/>
                <w:noProof/>
              </w:rPr>
              <w:t>4.1.1  HDFS</w:t>
            </w:r>
            <w:r w:rsidR="005F7DD1" w:rsidRPr="00206B40">
              <w:rPr>
                <w:rStyle w:val="a6"/>
                <w:rFonts w:hint="eastAsia"/>
                <w:noProof/>
              </w:rPr>
              <w:t>默认放置策略</w:t>
            </w:r>
            <w:r w:rsidR="005F7DD1">
              <w:rPr>
                <w:noProof/>
                <w:webHidden/>
              </w:rPr>
              <w:tab/>
            </w:r>
            <w:r>
              <w:rPr>
                <w:noProof/>
                <w:webHidden/>
              </w:rPr>
              <w:fldChar w:fldCharType="begin"/>
            </w:r>
            <w:r w:rsidR="005F7DD1">
              <w:rPr>
                <w:noProof/>
                <w:webHidden/>
              </w:rPr>
              <w:instrText xml:space="preserve"> PAGEREF _Toc476847724 \h </w:instrText>
            </w:r>
            <w:r>
              <w:rPr>
                <w:noProof/>
                <w:webHidden/>
              </w:rPr>
            </w:r>
            <w:r>
              <w:rPr>
                <w:noProof/>
                <w:webHidden/>
              </w:rPr>
              <w:fldChar w:fldCharType="separate"/>
            </w:r>
            <w:r w:rsidR="005F7DD1">
              <w:rPr>
                <w:noProof/>
                <w:webHidden/>
              </w:rPr>
              <w:t>25</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25" w:history="1">
            <w:r w:rsidR="005F7DD1" w:rsidRPr="00206B40">
              <w:rPr>
                <w:rStyle w:val="a6"/>
                <w:noProof/>
              </w:rPr>
              <w:t xml:space="preserve">4.1.2  </w:t>
            </w:r>
            <w:r w:rsidR="005F7DD1" w:rsidRPr="00206B40">
              <w:rPr>
                <w:rStyle w:val="a6"/>
                <w:rFonts w:hint="eastAsia"/>
                <w:noProof/>
              </w:rPr>
              <w:t>解决方案</w:t>
            </w:r>
            <w:r w:rsidR="005F7DD1">
              <w:rPr>
                <w:noProof/>
                <w:webHidden/>
              </w:rPr>
              <w:tab/>
            </w:r>
            <w:r>
              <w:rPr>
                <w:noProof/>
                <w:webHidden/>
              </w:rPr>
              <w:fldChar w:fldCharType="begin"/>
            </w:r>
            <w:r w:rsidR="005F7DD1">
              <w:rPr>
                <w:noProof/>
                <w:webHidden/>
              </w:rPr>
              <w:instrText xml:space="preserve"> PAGEREF _Toc476847725 \h </w:instrText>
            </w:r>
            <w:r>
              <w:rPr>
                <w:noProof/>
                <w:webHidden/>
              </w:rPr>
            </w:r>
            <w:r>
              <w:rPr>
                <w:noProof/>
                <w:webHidden/>
              </w:rPr>
              <w:fldChar w:fldCharType="separate"/>
            </w:r>
            <w:r w:rsidR="005F7DD1">
              <w:rPr>
                <w:noProof/>
                <w:webHidden/>
              </w:rPr>
              <w:t>26</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26" w:history="1">
            <w:r w:rsidR="005F7DD1" w:rsidRPr="00206B40">
              <w:rPr>
                <w:rStyle w:val="a6"/>
                <w:noProof/>
              </w:rPr>
              <w:t xml:space="preserve">4.2  </w:t>
            </w:r>
            <w:r w:rsidR="005F7DD1" w:rsidRPr="00206B40">
              <w:rPr>
                <w:rStyle w:val="a6"/>
                <w:rFonts w:hint="eastAsia"/>
                <w:noProof/>
              </w:rPr>
              <w:t>视频数据块处理时间预测模型</w:t>
            </w:r>
            <w:r w:rsidR="005F7DD1">
              <w:rPr>
                <w:noProof/>
                <w:webHidden/>
              </w:rPr>
              <w:tab/>
            </w:r>
            <w:r>
              <w:rPr>
                <w:noProof/>
                <w:webHidden/>
              </w:rPr>
              <w:fldChar w:fldCharType="begin"/>
            </w:r>
            <w:r w:rsidR="005F7DD1">
              <w:rPr>
                <w:noProof/>
                <w:webHidden/>
              </w:rPr>
              <w:instrText xml:space="preserve"> PAGEREF _Toc476847726 \h </w:instrText>
            </w:r>
            <w:r>
              <w:rPr>
                <w:noProof/>
                <w:webHidden/>
              </w:rPr>
            </w:r>
            <w:r>
              <w:rPr>
                <w:noProof/>
                <w:webHidden/>
              </w:rPr>
              <w:fldChar w:fldCharType="separate"/>
            </w:r>
            <w:r w:rsidR="005F7DD1">
              <w:rPr>
                <w:noProof/>
                <w:webHidden/>
              </w:rPr>
              <w:t>26</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27" w:history="1">
            <w:r w:rsidR="005F7DD1" w:rsidRPr="00206B40">
              <w:rPr>
                <w:rStyle w:val="a6"/>
                <w:noProof/>
              </w:rPr>
              <w:t xml:space="preserve">4.2.1  </w:t>
            </w:r>
            <w:r w:rsidR="005F7DD1" w:rsidRPr="00206B40">
              <w:rPr>
                <w:rStyle w:val="a6"/>
                <w:rFonts w:hint="eastAsia"/>
                <w:noProof/>
              </w:rPr>
              <w:t>模型的建立</w:t>
            </w:r>
            <w:r w:rsidR="005F7DD1">
              <w:rPr>
                <w:noProof/>
                <w:webHidden/>
              </w:rPr>
              <w:tab/>
            </w:r>
            <w:r>
              <w:rPr>
                <w:noProof/>
                <w:webHidden/>
              </w:rPr>
              <w:fldChar w:fldCharType="begin"/>
            </w:r>
            <w:r w:rsidR="005F7DD1">
              <w:rPr>
                <w:noProof/>
                <w:webHidden/>
              </w:rPr>
              <w:instrText xml:space="preserve"> PAGEREF _Toc476847727 \h </w:instrText>
            </w:r>
            <w:r>
              <w:rPr>
                <w:noProof/>
                <w:webHidden/>
              </w:rPr>
            </w:r>
            <w:r>
              <w:rPr>
                <w:noProof/>
                <w:webHidden/>
              </w:rPr>
              <w:fldChar w:fldCharType="separate"/>
            </w:r>
            <w:r w:rsidR="005F7DD1">
              <w:rPr>
                <w:noProof/>
                <w:webHidden/>
              </w:rPr>
              <w:t>26</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28" w:history="1">
            <w:r w:rsidR="005F7DD1" w:rsidRPr="00206B40">
              <w:rPr>
                <w:rStyle w:val="a6"/>
                <w:noProof/>
              </w:rPr>
              <w:t xml:space="preserve">4.2.2  </w:t>
            </w:r>
            <w:r w:rsidR="005F7DD1" w:rsidRPr="00206B40">
              <w:rPr>
                <w:rStyle w:val="a6"/>
                <w:rFonts w:hint="eastAsia"/>
                <w:noProof/>
              </w:rPr>
              <w:t>模型的初始化和参数更新</w:t>
            </w:r>
            <w:r w:rsidR="005F7DD1">
              <w:rPr>
                <w:noProof/>
                <w:webHidden/>
              </w:rPr>
              <w:tab/>
            </w:r>
            <w:r>
              <w:rPr>
                <w:noProof/>
                <w:webHidden/>
              </w:rPr>
              <w:fldChar w:fldCharType="begin"/>
            </w:r>
            <w:r w:rsidR="005F7DD1">
              <w:rPr>
                <w:noProof/>
                <w:webHidden/>
              </w:rPr>
              <w:instrText xml:space="preserve"> PAGEREF _Toc476847728 \h </w:instrText>
            </w:r>
            <w:r>
              <w:rPr>
                <w:noProof/>
                <w:webHidden/>
              </w:rPr>
            </w:r>
            <w:r>
              <w:rPr>
                <w:noProof/>
                <w:webHidden/>
              </w:rPr>
              <w:fldChar w:fldCharType="separate"/>
            </w:r>
            <w:r w:rsidR="005F7DD1">
              <w:rPr>
                <w:noProof/>
                <w:webHidden/>
              </w:rPr>
              <w:t>28</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29" w:history="1">
            <w:r w:rsidR="005F7DD1" w:rsidRPr="00206B40">
              <w:rPr>
                <w:rStyle w:val="a6"/>
                <w:noProof/>
              </w:rPr>
              <w:t xml:space="preserve">4.3  </w:t>
            </w:r>
            <w:r w:rsidR="005F7DD1" w:rsidRPr="00206B40">
              <w:rPr>
                <w:rStyle w:val="a6"/>
                <w:rFonts w:hint="eastAsia"/>
                <w:noProof/>
              </w:rPr>
              <w:t>监控视频数据初始放置算法</w:t>
            </w:r>
            <w:r w:rsidR="005F7DD1">
              <w:rPr>
                <w:noProof/>
                <w:webHidden/>
              </w:rPr>
              <w:tab/>
            </w:r>
            <w:r>
              <w:rPr>
                <w:noProof/>
                <w:webHidden/>
              </w:rPr>
              <w:fldChar w:fldCharType="begin"/>
            </w:r>
            <w:r w:rsidR="005F7DD1">
              <w:rPr>
                <w:noProof/>
                <w:webHidden/>
              </w:rPr>
              <w:instrText xml:space="preserve"> PAGEREF _Toc476847729 \h </w:instrText>
            </w:r>
            <w:r>
              <w:rPr>
                <w:noProof/>
                <w:webHidden/>
              </w:rPr>
            </w:r>
            <w:r>
              <w:rPr>
                <w:noProof/>
                <w:webHidden/>
              </w:rPr>
              <w:fldChar w:fldCharType="separate"/>
            </w:r>
            <w:r w:rsidR="005F7DD1">
              <w:rPr>
                <w:noProof/>
                <w:webHidden/>
              </w:rPr>
              <w:t>29</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30" w:history="1">
            <w:r w:rsidR="005F7DD1" w:rsidRPr="00206B40">
              <w:rPr>
                <w:rStyle w:val="a6"/>
                <w:noProof/>
              </w:rPr>
              <w:t xml:space="preserve">4.3.1  </w:t>
            </w:r>
            <w:r w:rsidR="005F7DD1" w:rsidRPr="00206B40">
              <w:rPr>
                <w:rStyle w:val="a6"/>
                <w:rFonts w:hint="eastAsia"/>
                <w:noProof/>
              </w:rPr>
              <w:t>数据放置算法</w:t>
            </w:r>
            <w:r w:rsidR="005F7DD1">
              <w:rPr>
                <w:noProof/>
                <w:webHidden/>
              </w:rPr>
              <w:tab/>
            </w:r>
            <w:r>
              <w:rPr>
                <w:noProof/>
                <w:webHidden/>
              </w:rPr>
              <w:fldChar w:fldCharType="begin"/>
            </w:r>
            <w:r w:rsidR="005F7DD1">
              <w:rPr>
                <w:noProof/>
                <w:webHidden/>
              </w:rPr>
              <w:instrText xml:space="preserve"> PAGEREF _Toc476847730 \h </w:instrText>
            </w:r>
            <w:r>
              <w:rPr>
                <w:noProof/>
                <w:webHidden/>
              </w:rPr>
            </w:r>
            <w:r>
              <w:rPr>
                <w:noProof/>
                <w:webHidden/>
              </w:rPr>
              <w:fldChar w:fldCharType="separate"/>
            </w:r>
            <w:r w:rsidR="005F7DD1">
              <w:rPr>
                <w:noProof/>
                <w:webHidden/>
              </w:rPr>
              <w:t>29</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31" w:history="1">
            <w:r w:rsidR="005F7DD1" w:rsidRPr="00206B40">
              <w:rPr>
                <w:rStyle w:val="a6"/>
                <w:noProof/>
              </w:rPr>
              <w:t xml:space="preserve">4.3.2  </w:t>
            </w:r>
            <w:r w:rsidR="005F7DD1" w:rsidRPr="00206B40">
              <w:rPr>
                <w:rStyle w:val="a6"/>
                <w:rFonts w:hint="eastAsia"/>
                <w:noProof/>
              </w:rPr>
              <w:t>数据放置算法实现</w:t>
            </w:r>
            <w:r w:rsidR="005F7DD1">
              <w:rPr>
                <w:noProof/>
                <w:webHidden/>
              </w:rPr>
              <w:tab/>
            </w:r>
            <w:r>
              <w:rPr>
                <w:noProof/>
                <w:webHidden/>
              </w:rPr>
              <w:fldChar w:fldCharType="begin"/>
            </w:r>
            <w:r w:rsidR="005F7DD1">
              <w:rPr>
                <w:noProof/>
                <w:webHidden/>
              </w:rPr>
              <w:instrText xml:space="preserve"> PAGEREF _Toc476847731 \h </w:instrText>
            </w:r>
            <w:r>
              <w:rPr>
                <w:noProof/>
                <w:webHidden/>
              </w:rPr>
            </w:r>
            <w:r>
              <w:rPr>
                <w:noProof/>
                <w:webHidden/>
              </w:rPr>
              <w:fldChar w:fldCharType="separate"/>
            </w:r>
            <w:r w:rsidR="005F7DD1">
              <w:rPr>
                <w:noProof/>
                <w:webHidden/>
              </w:rPr>
              <w:t>30</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32" w:history="1">
            <w:r w:rsidR="005F7DD1" w:rsidRPr="00206B40">
              <w:rPr>
                <w:rStyle w:val="a6"/>
                <w:noProof/>
              </w:rPr>
              <w:t xml:space="preserve">4.4  </w:t>
            </w:r>
            <w:r w:rsidR="005F7DD1" w:rsidRPr="00206B40">
              <w:rPr>
                <w:rStyle w:val="a6"/>
                <w:rFonts w:hint="eastAsia"/>
                <w:noProof/>
              </w:rPr>
              <w:t>视频数据块迁移算法</w:t>
            </w:r>
            <w:r w:rsidR="005F7DD1">
              <w:rPr>
                <w:noProof/>
                <w:webHidden/>
              </w:rPr>
              <w:tab/>
            </w:r>
            <w:r>
              <w:rPr>
                <w:noProof/>
                <w:webHidden/>
              </w:rPr>
              <w:fldChar w:fldCharType="begin"/>
            </w:r>
            <w:r w:rsidR="005F7DD1">
              <w:rPr>
                <w:noProof/>
                <w:webHidden/>
              </w:rPr>
              <w:instrText xml:space="preserve"> PAGEREF _Toc476847732 \h </w:instrText>
            </w:r>
            <w:r>
              <w:rPr>
                <w:noProof/>
                <w:webHidden/>
              </w:rPr>
            </w:r>
            <w:r>
              <w:rPr>
                <w:noProof/>
                <w:webHidden/>
              </w:rPr>
              <w:fldChar w:fldCharType="separate"/>
            </w:r>
            <w:r w:rsidR="005F7DD1">
              <w:rPr>
                <w:noProof/>
                <w:webHidden/>
              </w:rPr>
              <w:t>31</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33" w:history="1">
            <w:r w:rsidR="005F7DD1" w:rsidRPr="00206B40">
              <w:rPr>
                <w:rStyle w:val="a6"/>
                <w:noProof/>
              </w:rPr>
              <w:t xml:space="preserve">4.4.1  </w:t>
            </w:r>
            <w:r w:rsidR="005F7DD1" w:rsidRPr="00206B40">
              <w:rPr>
                <w:rStyle w:val="a6"/>
                <w:rFonts w:hint="eastAsia"/>
                <w:noProof/>
              </w:rPr>
              <w:t>视频数据块迁移算法</w:t>
            </w:r>
            <w:r w:rsidR="005F7DD1">
              <w:rPr>
                <w:noProof/>
                <w:webHidden/>
              </w:rPr>
              <w:tab/>
            </w:r>
            <w:r>
              <w:rPr>
                <w:noProof/>
                <w:webHidden/>
              </w:rPr>
              <w:fldChar w:fldCharType="begin"/>
            </w:r>
            <w:r w:rsidR="005F7DD1">
              <w:rPr>
                <w:noProof/>
                <w:webHidden/>
              </w:rPr>
              <w:instrText xml:space="preserve"> PAGEREF _Toc476847733 \h </w:instrText>
            </w:r>
            <w:r>
              <w:rPr>
                <w:noProof/>
                <w:webHidden/>
              </w:rPr>
            </w:r>
            <w:r>
              <w:rPr>
                <w:noProof/>
                <w:webHidden/>
              </w:rPr>
              <w:fldChar w:fldCharType="separate"/>
            </w:r>
            <w:r w:rsidR="005F7DD1">
              <w:rPr>
                <w:noProof/>
                <w:webHidden/>
              </w:rPr>
              <w:t>31</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34" w:history="1">
            <w:r w:rsidR="005F7DD1" w:rsidRPr="00206B40">
              <w:rPr>
                <w:rStyle w:val="a6"/>
                <w:noProof/>
              </w:rPr>
              <w:t xml:space="preserve">4.4.2  </w:t>
            </w:r>
            <w:r w:rsidR="005F7DD1" w:rsidRPr="00206B40">
              <w:rPr>
                <w:rStyle w:val="a6"/>
                <w:rFonts w:hint="eastAsia"/>
                <w:noProof/>
              </w:rPr>
              <w:t>视频数据块迁移策略实现</w:t>
            </w:r>
            <w:r w:rsidR="005F7DD1">
              <w:rPr>
                <w:noProof/>
                <w:webHidden/>
              </w:rPr>
              <w:tab/>
            </w:r>
            <w:r>
              <w:rPr>
                <w:noProof/>
                <w:webHidden/>
              </w:rPr>
              <w:fldChar w:fldCharType="begin"/>
            </w:r>
            <w:r w:rsidR="005F7DD1">
              <w:rPr>
                <w:noProof/>
                <w:webHidden/>
              </w:rPr>
              <w:instrText xml:space="preserve"> PAGEREF _Toc476847734 \h </w:instrText>
            </w:r>
            <w:r>
              <w:rPr>
                <w:noProof/>
                <w:webHidden/>
              </w:rPr>
            </w:r>
            <w:r>
              <w:rPr>
                <w:noProof/>
                <w:webHidden/>
              </w:rPr>
              <w:fldChar w:fldCharType="separate"/>
            </w:r>
            <w:r w:rsidR="005F7DD1">
              <w:rPr>
                <w:noProof/>
                <w:webHidden/>
              </w:rPr>
              <w:t>32</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35" w:history="1">
            <w:r w:rsidR="005F7DD1" w:rsidRPr="00206B40">
              <w:rPr>
                <w:rStyle w:val="a6"/>
                <w:noProof/>
              </w:rPr>
              <w:t xml:space="preserve">4.6  </w:t>
            </w:r>
            <w:r w:rsidR="005F7DD1" w:rsidRPr="00206B40">
              <w:rPr>
                <w:rStyle w:val="a6"/>
                <w:rFonts w:hint="eastAsia"/>
                <w:noProof/>
              </w:rPr>
              <w:t>本章小结</w:t>
            </w:r>
            <w:r w:rsidR="005F7DD1">
              <w:rPr>
                <w:noProof/>
                <w:webHidden/>
              </w:rPr>
              <w:tab/>
            </w:r>
            <w:r>
              <w:rPr>
                <w:noProof/>
                <w:webHidden/>
              </w:rPr>
              <w:fldChar w:fldCharType="begin"/>
            </w:r>
            <w:r w:rsidR="005F7DD1">
              <w:rPr>
                <w:noProof/>
                <w:webHidden/>
              </w:rPr>
              <w:instrText xml:space="preserve"> PAGEREF _Toc476847735 \h </w:instrText>
            </w:r>
            <w:r>
              <w:rPr>
                <w:noProof/>
                <w:webHidden/>
              </w:rPr>
            </w:r>
            <w:r>
              <w:rPr>
                <w:noProof/>
                <w:webHidden/>
              </w:rPr>
              <w:fldChar w:fldCharType="separate"/>
            </w:r>
            <w:r w:rsidR="005F7DD1">
              <w:rPr>
                <w:noProof/>
                <w:webHidden/>
              </w:rPr>
              <w:t>33</w:t>
            </w:r>
            <w:r>
              <w:rPr>
                <w:noProof/>
                <w:webHidden/>
              </w:rPr>
              <w:fldChar w:fldCharType="end"/>
            </w:r>
          </w:hyperlink>
        </w:p>
        <w:p w:rsidR="005F7DD1" w:rsidRDefault="00F37C77">
          <w:pPr>
            <w:pStyle w:val="11"/>
            <w:tabs>
              <w:tab w:val="left" w:pos="1050"/>
              <w:tab w:val="right" w:leader="dot" w:pos="8296"/>
            </w:tabs>
            <w:rPr>
              <w:rFonts w:asciiTheme="minorHAnsi" w:eastAsiaTheme="minorEastAsia" w:hAnsiTheme="minorHAnsi" w:cstheme="minorBidi"/>
              <w:noProof/>
            </w:rPr>
          </w:pPr>
          <w:hyperlink w:anchor="_Toc476847736" w:history="1">
            <w:r w:rsidR="005F7DD1" w:rsidRPr="00206B40">
              <w:rPr>
                <w:rStyle w:val="a6"/>
                <w:rFonts w:hint="eastAsia"/>
                <w:noProof/>
              </w:rPr>
              <w:t>第五章</w:t>
            </w:r>
            <w:r w:rsidR="005F7DD1">
              <w:rPr>
                <w:rFonts w:asciiTheme="minorHAnsi" w:eastAsiaTheme="minorEastAsia" w:hAnsiTheme="minorHAnsi" w:cstheme="minorBidi"/>
                <w:noProof/>
              </w:rPr>
              <w:tab/>
            </w:r>
            <w:r w:rsidR="005F7DD1" w:rsidRPr="00206B40">
              <w:rPr>
                <w:rStyle w:val="a6"/>
                <w:rFonts w:hint="eastAsia"/>
                <w:noProof/>
              </w:rPr>
              <w:t>系统实现及测试</w:t>
            </w:r>
            <w:r w:rsidR="005F7DD1">
              <w:rPr>
                <w:noProof/>
                <w:webHidden/>
              </w:rPr>
              <w:tab/>
            </w:r>
            <w:r>
              <w:rPr>
                <w:noProof/>
                <w:webHidden/>
              </w:rPr>
              <w:fldChar w:fldCharType="begin"/>
            </w:r>
            <w:r w:rsidR="005F7DD1">
              <w:rPr>
                <w:noProof/>
                <w:webHidden/>
              </w:rPr>
              <w:instrText xml:space="preserve"> PAGEREF _Toc476847736 \h </w:instrText>
            </w:r>
            <w:r>
              <w:rPr>
                <w:noProof/>
                <w:webHidden/>
              </w:rPr>
            </w:r>
            <w:r>
              <w:rPr>
                <w:noProof/>
                <w:webHidden/>
              </w:rPr>
              <w:fldChar w:fldCharType="separate"/>
            </w:r>
            <w:r w:rsidR="005F7DD1">
              <w:rPr>
                <w:noProof/>
                <w:webHidden/>
              </w:rPr>
              <w:t>34</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37" w:history="1">
            <w:r w:rsidR="005F7DD1" w:rsidRPr="00206B40">
              <w:rPr>
                <w:rStyle w:val="a6"/>
                <w:noProof/>
              </w:rPr>
              <w:t xml:space="preserve">5.1  </w:t>
            </w:r>
            <w:r w:rsidR="005F7DD1" w:rsidRPr="00206B40">
              <w:rPr>
                <w:rStyle w:val="a6"/>
                <w:rFonts w:hint="eastAsia"/>
                <w:noProof/>
              </w:rPr>
              <w:t>基于</w:t>
            </w:r>
            <w:r w:rsidR="005F7DD1" w:rsidRPr="00206B40">
              <w:rPr>
                <w:rStyle w:val="a6"/>
                <w:noProof/>
              </w:rPr>
              <w:t>Spark</w:t>
            </w:r>
            <w:r w:rsidR="005F7DD1" w:rsidRPr="00206B40">
              <w:rPr>
                <w:rStyle w:val="a6"/>
                <w:rFonts w:hint="eastAsia"/>
                <w:noProof/>
              </w:rPr>
              <w:t>分布式计算框架的视频离线处理系统实现</w:t>
            </w:r>
            <w:r w:rsidR="005F7DD1">
              <w:rPr>
                <w:noProof/>
                <w:webHidden/>
              </w:rPr>
              <w:tab/>
            </w:r>
            <w:r>
              <w:rPr>
                <w:noProof/>
                <w:webHidden/>
              </w:rPr>
              <w:fldChar w:fldCharType="begin"/>
            </w:r>
            <w:r w:rsidR="005F7DD1">
              <w:rPr>
                <w:noProof/>
                <w:webHidden/>
              </w:rPr>
              <w:instrText xml:space="preserve"> PAGEREF _Toc476847737 \h </w:instrText>
            </w:r>
            <w:r>
              <w:rPr>
                <w:noProof/>
                <w:webHidden/>
              </w:rPr>
            </w:r>
            <w:r>
              <w:rPr>
                <w:noProof/>
                <w:webHidden/>
              </w:rPr>
              <w:fldChar w:fldCharType="separate"/>
            </w:r>
            <w:r w:rsidR="005F7DD1">
              <w:rPr>
                <w:noProof/>
                <w:webHidden/>
              </w:rPr>
              <w:t>34</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38" w:history="1">
            <w:r w:rsidR="005F7DD1" w:rsidRPr="00206B40">
              <w:rPr>
                <w:rStyle w:val="a6"/>
                <w:noProof/>
              </w:rPr>
              <w:t>5.1.1  HDFS</w:t>
            </w:r>
            <w:r w:rsidR="005F7DD1" w:rsidRPr="00206B40">
              <w:rPr>
                <w:rStyle w:val="a6"/>
                <w:rFonts w:hint="eastAsia"/>
                <w:noProof/>
              </w:rPr>
              <w:t>数据放置过程的实现</w:t>
            </w:r>
            <w:r w:rsidR="005F7DD1">
              <w:rPr>
                <w:noProof/>
                <w:webHidden/>
              </w:rPr>
              <w:tab/>
            </w:r>
            <w:r>
              <w:rPr>
                <w:noProof/>
                <w:webHidden/>
              </w:rPr>
              <w:fldChar w:fldCharType="begin"/>
            </w:r>
            <w:r w:rsidR="005F7DD1">
              <w:rPr>
                <w:noProof/>
                <w:webHidden/>
              </w:rPr>
              <w:instrText xml:space="preserve"> PAGEREF _Toc476847738 \h </w:instrText>
            </w:r>
            <w:r>
              <w:rPr>
                <w:noProof/>
                <w:webHidden/>
              </w:rPr>
            </w:r>
            <w:r>
              <w:rPr>
                <w:noProof/>
                <w:webHidden/>
              </w:rPr>
              <w:fldChar w:fldCharType="separate"/>
            </w:r>
            <w:r w:rsidR="005F7DD1">
              <w:rPr>
                <w:noProof/>
                <w:webHidden/>
              </w:rPr>
              <w:t>35</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39" w:history="1">
            <w:r w:rsidR="005F7DD1" w:rsidRPr="00206B40">
              <w:rPr>
                <w:rStyle w:val="a6"/>
                <w:noProof/>
              </w:rPr>
              <w:t>5.1.2  HDFS</w:t>
            </w:r>
            <w:r w:rsidR="005F7DD1" w:rsidRPr="00206B40">
              <w:rPr>
                <w:rStyle w:val="a6"/>
                <w:rFonts w:hint="eastAsia"/>
                <w:noProof/>
              </w:rPr>
              <w:t>数据放置迁移的实现</w:t>
            </w:r>
            <w:r w:rsidR="005F7DD1">
              <w:rPr>
                <w:noProof/>
                <w:webHidden/>
              </w:rPr>
              <w:tab/>
            </w:r>
            <w:r>
              <w:rPr>
                <w:noProof/>
                <w:webHidden/>
              </w:rPr>
              <w:fldChar w:fldCharType="begin"/>
            </w:r>
            <w:r w:rsidR="005F7DD1">
              <w:rPr>
                <w:noProof/>
                <w:webHidden/>
              </w:rPr>
              <w:instrText xml:space="preserve"> PAGEREF _Toc476847739 \h </w:instrText>
            </w:r>
            <w:r>
              <w:rPr>
                <w:noProof/>
                <w:webHidden/>
              </w:rPr>
            </w:r>
            <w:r>
              <w:rPr>
                <w:noProof/>
                <w:webHidden/>
              </w:rPr>
              <w:fldChar w:fldCharType="separate"/>
            </w:r>
            <w:r w:rsidR="005F7DD1">
              <w:rPr>
                <w:noProof/>
                <w:webHidden/>
              </w:rPr>
              <w:t>35</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40" w:history="1">
            <w:r w:rsidR="005F7DD1" w:rsidRPr="00206B40">
              <w:rPr>
                <w:rStyle w:val="a6"/>
                <w:noProof/>
              </w:rPr>
              <w:t xml:space="preserve">5.2  </w:t>
            </w:r>
            <w:r w:rsidR="005F7DD1" w:rsidRPr="00206B40">
              <w:rPr>
                <w:rStyle w:val="a6"/>
                <w:rFonts w:hint="eastAsia"/>
                <w:noProof/>
              </w:rPr>
              <w:t>视频浓缩算法实现</w:t>
            </w:r>
            <w:r w:rsidR="005F7DD1">
              <w:rPr>
                <w:noProof/>
                <w:webHidden/>
              </w:rPr>
              <w:tab/>
            </w:r>
            <w:r>
              <w:rPr>
                <w:noProof/>
                <w:webHidden/>
              </w:rPr>
              <w:fldChar w:fldCharType="begin"/>
            </w:r>
            <w:r w:rsidR="005F7DD1">
              <w:rPr>
                <w:noProof/>
                <w:webHidden/>
              </w:rPr>
              <w:instrText xml:space="preserve"> PAGEREF _Toc476847740 \h </w:instrText>
            </w:r>
            <w:r>
              <w:rPr>
                <w:noProof/>
                <w:webHidden/>
              </w:rPr>
            </w:r>
            <w:r>
              <w:rPr>
                <w:noProof/>
                <w:webHidden/>
              </w:rPr>
              <w:fldChar w:fldCharType="separate"/>
            </w:r>
            <w:r w:rsidR="005F7DD1">
              <w:rPr>
                <w:noProof/>
                <w:webHidden/>
              </w:rPr>
              <w:t>35</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41" w:history="1">
            <w:r w:rsidR="005F7DD1" w:rsidRPr="00206B40">
              <w:rPr>
                <w:rStyle w:val="a6"/>
                <w:noProof/>
              </w:rPr>
              <w:t xml:space="preserve">5.3  </w:t>
            </w:r>
            <w:r w:rsidR="005F7DD1" w:rsidRPr="00206B40">
              <w:rPr>
                <w:rStyle w:val="a6"/>
                <w:rFonts w:hint="eastAsia"/>
                <w:noProof/>
              </w:rPr>
              <w:t>测试系统功能与算法效果验证</w:t>
            </w:r>
            <w:r w:rsidR="005F7DD1">
              <w:rPr>
                <w:noProof/>
                <w:webHidden/>
              </w:rPr>
              <w:tab/>
            </w:r>
            <w:r>
              <w:rPr>
                <w:noProof/>
                <w:webHidden/>
              </w:rPr>
              <w:fldChar w:fldCharType="begin"/>
            </w:r>
            <w:r w:rsidR="005F7DD1">
              <w:rPr>
                <w:noProof/>
                <w:webHidden/>
              </w:rPr>
              <w:instrText xml:space="preserve"> PAGEREF _Toc476847741 \h </w:instrText>
            </w:r>
            <w:r>
              <w:rPr>
                <w:noProof/>
                <w:webHidden/>
              </w:rPr>
            </w:r>
            <w:r>
              <w:rPr>
                <w:noProof/>
                <w:webHidden/>
              </w:rPr>
              <w:fldChar w:fldCharType="separate"/>
            </w:r>
            <w:r w:rsidR="005F7DD1">
              <w:rPr>
                <w:noProof/>
                <w:webHidden/>
              </w:rPr>
              <w:t>38</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42" w:history="1">
            <w:r w:rsidR="005F7DD1" w:rsidRPr="00206B40">
              <w:rPr>
                <w:rStyle w:val="a6"/>
                <w:noProof/>
              </w:rPr>
              <w:t xml:space="preserve">5.3.1  </w:t>
            </w:r>
            <w:r w:rsidR="005F7DD1" w:rsidRPr="00206B40">
              <w:rPr>
                <w:rStyle w:val="a6"/>
                <w:rFonts w:hint="eastAsia"/>
                <w:noProof/>
              </w:rPr>
              <w:t>测试环境</w:t>
            </w:r>
            <w:r w:rsidR="005F7DD1">
              <w:rPr>
                <w:noProof/>
                <w:webHidden/>
              </w:rPr>
              <w:tab/>
            </w:r>
            <w:r>
              <w:rPr>
                <w:noProof/>
                <w:webHidden/>
              </w:rPr>
              <w:fldChar w:fldCharType="begin"/>
            </w:r>
            <w:r w:rsidR="005F7DD1">
              <w:rPr>
                <w:noProof/>
                <w:webHidden/>
              </w:rPr>
              <w:instrText xml:space="preserve"> PAGEREF _Toc476847742 \h </w:instrText>
            </w:r>
            <w:r>
              <w:rPr>
                <w:noProof/>
                <w:webHidden/>
              </w:rPr>
            </w:r>
            <w:r>
              <w:rPr>
                <w:noProof/>
                <w:webHidden/>
              </w:rPr>
              <w:fldChar w:fldCharType="separate"/>
            </w:r>
            <w:r w:rsidR="005F7DD1">
              <w:rPr>
                <w:noProof/>
                <w:webHidden/>
              </w:rPr>
              <w:t>38</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43" w:history="1">
            <w:r w:rsidR="005F7DD1" w:rsidRPr="00206B40">
              <w:rPr>
                <w:rStyle w:val="a6"/>
                <w:noProof/>
              </w:rPr>
              <w:t xml:space="preserve">5.3.2  </w:t>
            </w:r>
            <w:r w:rsidR="005F7DD1" w:rsidRPr="00206B40">
              <w:rPr>
                <w:rStyle w:val="a6"/>
                <w:rFonts w:hint="eastAsia"/>
                <w:noProof/>
              </w:rPr>
              <w:t>测试系统功能验证</w:t>
            </w:r>
            <w:r w:rsidR="005F7DD1">
              <w:rPr>
                <w:noProof/>
                <w:webHidden/>
              </w:rPr>
              <w:tab/>
            </w:r>
            <w:r>
              <w:rPr>
                <w:noProof/>
                <w:webHidden/>
              </w:rPr>
              <w:fldChar w:fldCharType="begin"/>
            </w:r>
            <w:r w:rsidR="005F7DD1">
              <w:rPr>
                <w:noProof/>
                <w:webHidden/>
              </w:rPr>
              <w:instrText xml:space="preserve"> PAGEREF _Toc476847743 \h </w:instrText>
            </w:r>
            <w:r>
              <w:rPr>
                <w:noProof/>
                <w:webHidden/>
              </w:rPr>
            </w:r>
            <w:r>
              <w:rPr>
                <w:noProof/>
                <w:webHidden/>
              </w:rPr>
              <w:fldChar w:fldCharType="separate"/>
            </w:r>
            <w:r w:rsidR="005F7DD1">
              <w:rPr>
                <w:noProof/>
                <w:webHidden/>
              </w:rPr>
              <w:t>38</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44" w:history="1">
            <w:r w:rsidR="005F7DD1" w:rsidRPr="00206B40">
              <w:rPr>
                <w:rStyle w:val="a6"/>
                <w:noProof/>
              </w:rPr>
              <w:t>5.3.3  CTPM</w:t>
            </w:r>
            <w:r w:rsidR="005F7DD1" w:rsidRPr="00206B40">
              <w:rPr>
                <w:rStyle w:val="a6"/>
                <w:rFonts w:hint="eastAsia"/>
                <w:noProof/>
              </w:rPr>
              <w:t>准确性验证实验</w:t>
            </w:r>
            <w:r w:rsidR="005F7DD1">
              <w:rPr>
                <w:noProof/>
                <w:webHidden/>
              </w:rPr>
              <w:tab/>
            </w:r>
            <w:r>
              <w:rPr>
                <w:noProof/>
                <w:webHidden/>
              </w:rPr>
              <w:fldChar w:fldCharType="begin"/>
            </w:r>
            <w:r w:rsidR="005F7DD1">
              <w:rPr>
                <w:noProof/>
                <w:webHidden/>
              </w:rPr>
              <w:instrText xml:space="preserve"> PAGEREF _Toc476847744 \h </w:instrText>
            </w:r>
            <w:r>
              <w:rPr>
                <w:noProof/>
                <w:webHidden/>
              </w:rPr>
            </w:r>
            <w:r>
              <w:rPr>
                <w:noProof/>
                <w:webHidden/>
              </w:rPr>
              <w:fldChar w:fldCharType="separate"/>
            </w:r>
            <w:r w:rsidR="005F7DD1">
              <w:rPr>
                <w:noProof/>
                <w:webHidden/>
              </w:rPr>
              <w:t>39</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45" w:history="1">
            <w:r w:rsidR="005F7DD1" w:rsidRPr="00206B40">
              <w:rPr>
                <w:rStyle w:val="a6"/>
                <w:noProof/>
              </w:rPr>
              <w:t>5.3.4  IPDA</w:t>
            </w:r>
            <w:r w:rsidR="005F7DD1" w:rsidRPr="00206B40">
              <w:rPr>
                <w:rStyle w:val="a6"/>
                <w:rFonts w:hint="eastAsia"/>
                <w:noProof/>
              </w:rPr>
              <w:t>初始数据放置算法的效果验证实验</w:t>
            </w:r>
            <w:r w:rsidR="005F7DD1">
              <w:rPr>
                <w:noProof/>
                <w:webHidden/>
              </w:rPr>
              <w:tab/>
            </w:r>
            <w:r>
              <w:rPr>
                <w:noProof/>
                <w:webHidden/>
              </w:rPr>
              <w:fldChar w:fldCharType="begin"/>
            </w:r>
            <w:r w:rsidR="005F7DD1">
              <w:rPr>
                <w:noProof/>
                <w:webHidden/>
              </w:rPr>
              <w:instrText xml:space="preserve"> PAGEREF _Toc476847745 \h </w:instrText>
            </w:r>
            <w:r>
              <w:rPr>
                <w:noProof/>
                <w:webHidden/>
              </w:rPr>
            </w:r>
            <w:r>
              <w:rPr>
                <w:noProof/>
                <w:webHidden/>
              </w:rPr>
              <w:fldChar w:fldCharType="separate"/>
            </w:r>
            <w:r w:rsidR="005F7DD1">
              <w:rPr>
                <w:noProof/>
                <w:webHidden/>
              </w:rPr>
              <w:t>40</w:t>
            </w:r>
            <w:r>
              <w:rPr>
                <w:noProof/>
                <w:webHidden/>
              </w:rPr>
              <w:fldChar w:fldCharType="end"/>
            </w:r>
          </w:hyperlink>
        </w:p>
        <w:p w:rsidR="005F7DD1" w:rsidRDefault="00F37C77">
          <w:pPr>
            <w:pStyle w:val="30"/>
            <w:tabs>
              <w:tab w:val="right" w:leader="dot" w:pos="8296"/>
            </w:tabs>
            <w:rPr>
              <w:rFonts w:asciiTheme="minorHAnsi" w:eastAsiaTheme="minorEastAsia" w:hAnsiTheme="minorHAnsi" w:cstheme="minorBidi"/>
              <w:noProof/>
            </w:rPr>
          </w:pPr>
          <w:hyperlink w:anchor="_Toc476847746" w:history="1">
            <w:r w:rsidR="005F7DD1" w:rsidRPr="00206B40">
              <w:rPr>
                <w:rStyle w:val="a6"/>
                <w:noProof/>
              </w:rPr>
              <w:t>5.3.5  DRA</w:t>
            </w:r>
            <w:r w:rsidR="005F7DD1" w:rsidRPr="00206B40">
              <w:rPr>
                <w:rStyle w:val="a6"/>
                <w:rFonts w:hint="eastAsia"/>
                <w:noProof/>
              </w:rPr>
              <w:t>数据迁移算法的效果验证实验</w:t>
            </w:r>
            <w:r w:rsidR="005F7DD1">
              <w:rPr>
                <w:noProof/>
                <w:webHidden/>
              </w:rPr>
              <w:tab/>
            </w:r>
            <w:r>
              <w:rPr>
                <w:noProof/>
                <w:webHidden/>
              </w:rPr>
              <w:fldChar w:fldCharType="begin"/>
            </w:r>
            <w:r w:rsidR="005F7DD1">
              <w:rPr>
                <w:noProof/>
                <w:webHidden/>
              </w:rPr>
              <w:instrText xml:space="preserve"> PAGEREF _Toc476847746 \h </w:instrText>
            </w:r>
            <w:r>
              <w:rPr>
                <w:noProof/>
                <w:webHidden/>
              </w:rPr>
            </w:r>
            <w:r>
              <w:rPr>
                <w:noProof/>
                <w:webHidden/>
              </w:rPr>
              <w:fldChar w:fldCharType="separate"/>
            </w:r>
            <w:r w:rsidR="005F7DD1">
              <w:rPr>
                <w:noProof/>
                <w:webHidden/>
              </w:rPr>
              <w:t>41</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47" w:history="1">
            <w:r w:rsidR="005F7DD1" w:rsidRPr="00206B40">
              <w:rPr>
                <w:rStyle w:val="a6"/>
                <w:noProof/>
              </w:rPr>
              <w:t xml:space="preserve">5.4  </w:t>
            </w:r>
            <w:r w:rsidR="005F7DD1" w:rsidRPr="00206B40">
              <w:rPr>
                <w:rStyle w:val="a6"/>
                <w:rFonts w:hint="eastAsia"/>
                <w:noProof/>
              </w:rPr>
              <w:t>本章小结</w:t>
            </w:r>
            <w:r w:rsidR="005F7DD1">
              <w:rPr>
                <w:noProof/>
                <w:webHidden/>
              </w:rPr>
              <w:tab/>
            </w:r>
            <w:r>
              <w:rPr>
                <w:noProof/>
                <w:webHidden/>
              </w:rPr>
              <w:fldChar w:fldCharType="begin"/>
            </w:r>
            <w:r w:rsidR="005F7DD1">
              <w:rPr>
                <w:noProof/>
                <w:webHidden/>
              </w:rPr>
              <w:instrText xml:space="preserve"> PAGEREF _Toc476847747 \h </w:instrText>
            </w:r>
            <w:r>
              <w:rPr>
                <w:noProof/>
                <w:webHidden/>
              </w:rPr>
            </w:r>
            <w:r>
              <w:rPr>
                <w:noProof/>
                <w:webHidden/>
              </w:rPr>
              <w:fldChar w:fldCharType="separate"/>
            </w:r>
            <w:r w:rsidR="005F7DD1">
              <w:rPr>
                <w:noProof/>
                <w:webHidden/>
              </w:rPr>
              <w:t>42</w:t>
            </w:r>
            <w:r>
              <w:rPr>
                <w:noProof/>
                <w:webHidden/>
              </w:rPr>
              <w:fldChar w:fldCharType="end"/>
            </w:r>
          </w:hyperlink>
        </w:p>
        <w:p w:rsidR="005F7DD1" w:rsidRDefault="00F37C77">
          <w:pPr>
            <w:pStyle w:val="11"/>
            <w:tabs>
              <w:tab w:val="left" w:pos="1050"/>
              <w:tab w:val="right" w:leader="dot" w:pos="8296"/>
            </w:tabs>
            <w:rPr>
              <w:rFonts w:asciiTheme="minorHAnsi" w:eastAsiaTheme="minorEastAsia" w:hAnsiTheme="minorHAnsi" w:cstheme="minorBidi"/>
              <w:noProof/>
            </w:rPr>
          </w:pPr>
          <w:hyperlink w:anchor="_Toc476847748" w:history="1">
            <w:r w:rsidR="005F7DD1" w:rsidRPr="00206B40">
              <w:rPr>
                <w:rStyle w:val="a6"/>
                <w:rFonts w:hint="eastAsia"/>
                <w:noProof/>
              </w:rPr>
              <w:t>第六章</w:t>
            </w:r>
            <w:r w:rsidR="005F7DD1">
              <w:rPr>
                <w:rFonts w:asciiTheme="minorHAnsi" w:eastAsiaTheme="minorEastAsia" w:hAnsiTheme="minorHAnsi" w:cstheme="minorBidi"/>
                <w:noProof/>
              </w:rPr>
              <w:tab/>
            </w:r>
            <w:r w:rsidR="005F7DD1" w:rsidRPr="00206B40">
              <w:rPr>
                <w:rStyle w:val="a6"/>
                <w:rFonts w:hint="eastAsia"/>
                <w:noProof/>
              </w:rPr>
              <w:t>总结与展望</w:t>
            </w:r>
            <w:r w:rsidR="005F7DD1">
              <w:rPr>
                <w:noProof/>
                <w:webHidden/>
              </w:rPr>
              <w:tab/>
            </w:r>
            <w:r>
              <w:rPr>
                <w:noProof/>
                <w:webHidden/>
              </w:rPr>
              <w:fldChar w:fldCharType="begin"/>
            </w:r>
            <w:r w:rsidR="005F7DD1">
              <w:rPr>
                <w:noProof/>
                <w:webHidden/>
              </w:rPr>
              <w:instrText xml:space="preserve"> PAGEREF _Toc476847748 \h </w:instrText>
            </w:r>
            <w:r>
              <w:rPr>
                <w:noProof/>
                <w:webHidden/>
              </w:rPr>
            </w:r>
            <w:r>
              <w:rPr>
                <w:noProof/>
                <w:webHidden/>
              </w:rPr>
              <w:fldChar w:fldCharType="separate"/>
            </w:r>
            <w:r w:rsidR="005F7DD1">
              <w:rPr>
                <w:noProof/>
                <w:webHidden/>
              </w:rPr>
              <w:t>43</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49" w:history="1">
            <w:r w:rsidR="005F7DD1" w:rsidRPr="00206B40">
              <w:rPr>
                <w:rStyle w:val="a6"/>
                <w:noProof/>
              </w:rPr>
              <w:t xml:space="preserve">6.1  </w:t>
            </w:r>
            <w:r w:rsidR="005F7DD1" w:rsidRPr="00206B40">
              <w:rPr>
                <w:rStyle w:val="a6"/>
                <w:rFonts w:hint="eastAsia"/>
                <w:noProof/>
              </w:rPr>
              <w:t>总结</w:t>
            </w:r>
            <w:r w:rsidR="005F7DD1">
              <w:rPr>
                <w:noProof/>
                <w:webHidden/>
              </w:rPr>
              <w:tab/>
            </w:r>
            <w:r>
              <w:rPr>
                <w:noProof/>
                <w:webHidden/>
              </w:rPr>
              <w:fldChar w:fldCharType="begin"/>
            </w:r>
            <w:r w:rsidR="005F7DD1">
              <w:rPr>
                <w:noProof/>
                <w:webHidden/>
              </w:rPr>
              <w:instrText xml:space="preserve"> PAGEREF _Toc476847749 \h </w:instrText>
            </w:r>
            <w:r>
              <w:rPr>
                <w:noProof/>
                <w:webHidden/>
              </w:rPr>
            </w:r>
            <w:r>
              <w:rPr>
                <w:noProof/>
                <w:webHidden/>
              </w:rPr>
              <w:fldChar w:fldCharType="separate"/>
            </w:r>
            <w:r w:rsidR="005F7DD1">
              <w:rPr>
                <w:noProof/>
                <w:webHidden/>
              </w:rPr>
              <w:t>43</w:t>
            </w:r>
            <w:r>
              <w:rPr>
                <w:noProof/>
                <w:webHidden/>
              </w:rPr>
              <w:fldChar w:fldCharType="end"/>
            </w:r>
          </w:hyperlink>
        </w:p>
        <w:p w:rsidR="005F7DD1" w:rsidRDefault="00F37C77">
          <w:pPr>
            <w:pStyle w:val="21"/>
            <w:tabs>
              <w:tab w:val="right" w:leader="dot" w:pos="8296"/>
            </w:tabs>
            <w:rPr>
              <w:rFonts w:asciiTheme="minorHAnsi" w:eastAsiaTheme="minorEastAsia" w:hAnsiTheme="minorHAnsi" w:cstheme="minorBidi"/>
              <w:noProof/>
            </w:rPr>
          </w:pPr>
          <w:hyperlink w:anchor="_Toc476847750" w:history="1">
            <w:r w:rsidR="005F7DD1" w:rsidRPr="00206B40">
              <w:rPr>
                <w:rStyle w:val="a6"/>
                <w:noProof/>
              </w:rPr>
              <w:t xml:space="preserve">6.2  </w:t>
            </w:r>
            <w:r w:rsidR="005F7DD1" w:rsidRPr="00206B40">
              <w:rPr>
                <w:rStyle w:val="a6"/>
                <w:rFonts w:hint="eastAsia"/>
                <w:noProof/>
              </w:rPr>
              <w:t>展望</w:t>
            </w:r>
            <w:r w:rsidR="005F7DD1">
              <w:rPr>
                <w:noProof/>
                <w:webHidden/>
              </w:rPr>
              <w:tab/>
            </w:r>
            <w:r>
              <w:rPr>
                <w:noProof/>
                <w:webHidden/>
              </w:rPr>
              <w:fldChar w:fldCharType="begin"/>
            </w:r>
            <w:r w:rsidR="005F7DD1">
              <w:rPr>
                <w:noProof/>
                <w:webHidden/>
              </w:rPr>
              <w:instrText xml:space="preserve"> PAGEREF _Toc476847750 \h </w:instrText>
            </w:r>
            <w:r>
              <w:rPr>
                <w:noProof/>
                <w:webHidden/>
              </w:rPr>
            </w:r>
            <w:r>
              <w:rPr>
                <w:noProof/>
                <w:webHidden/>
              </w:rPr>
              <w:fldChar w:fldCharType="separate"/>
            </w:r>
            <w:r w:rsidR="005F7DD1">
              <w:rPr>
                <w:noProof/>
                <w:webHidden/>
              </w:rPr>
              <w:t>44</w:t>
            </w:r>
            <w:r>
              <w:rPr>
                <w:noProof/>
                <w:webHidden/>
              </w:rPr>
              <w:fldChar w:fldCharType="end"/>
            </w:r>
          </w:hyperlink>
        </w:p>
        <w:p w:rsidR="005F7DD1" w:rsidRDefault="00F37C77">
          <w:pPr>
            <w:pStyle w:val="11"/>
            <w:tabs>
              <w:tab w:val="right" w:leader="dot" w:pos="8296"/>
            </w:tabs>
            <w:rPr>
              <w:rFonts w:asciiTheme="minorHAnsi" w:eastAsiaTheme="minorEastAsia" w:hAnsiTheme="minorHAnsi" w:cstheme="minorBidi"/>
              <w:noProof/>
            </w:rPr>
          </w:pPr>
          <w:hyperlink w:anchor="_Toc476847751" w:history="1">
            <w:r w:rsidR="005F7DD1" w:rsidRPr="00206B40">
              <w:rPr>
                <w:rStyle w:val="a6"/>
                <w:rFonts w:hint="eastAsia"/>
                <w:noProof/>
              </w:rPr>
              <w:t>参考文献</w:t>
            </w:r>
            <w:r w:rsidR="005F7DD1">
              <w:rPr>
                <w:noProof/>
                <w:webHidden/>
              </w:rPr>
              <w:tab/>
            </w:r>
            <w:r>
              <w:rPr>
                <w:noProof/>
                <w:webHidden/>
              </w:rPr>
              <w:fldChar w:fldCharType="begin"/>
            </w:r>
            <w:r w:rsidR="005F7DD1">
              <w:rPr>
                <w:noProof/>
                <w:webHidden/>
              </w:rPr>
              <w:instrText xml:space="preserve"> PAGEREF _Toc476847751 \h </w:instrText>
            </w:r>
            <w:r>
              <w:rPr>
                <w:noProof/>
                <w:webHidden/>
              </w:rPr>
            </w:r>
            <w:r>
              <w:rPr>
                <w:noProof/>
                <w:webHidden/>
              </w:rPr>
              <w:fldChar w:fldCharType="separate"/>
            </w:r>
            <w:r w:rsidR="005F7DD1">
              <w:rPr>
                <w:noProof/>
                <w:webHidden/>
              </w:rPr>
              <w:t>46</w:t>
            </w:r>
            <w:r>
              <w:rPr>
                <w:noProof/>
                <w:webHidden/>
              </w:rPr>
              <w:fldChar w:fldCharType="end"/>
            </w:r>
          </w:hyperlink>
        </w:p>
        <w:p w:rsidR="005F7DD1" w:rsidRDefault="00F37C77">
          <w:pPr>
            <w:pStyle w:val="11"/>
            <w:tabs>
              <w:tab w:val="right" w:leader="dot" w:pos="8296"/>
            </w:tabs>
            <w:rPr>
              <w:rFonts w:asciiTheme="minorHAnsi" w:eastAsiaTheme="minorEastAsia" w:hAnsiTheme="minorHAnsi" w:cstheme="minorBidi"/>
              <w:noProof/>
            </w:rPr>
          </w:pPr>
          <w:hyperlink w:anchor="_Toc476847752" w:history="1">
            <w:r w:rsidR="005F7DD1" w:rsidRPr="00206B40">
              <w:rPr>
                <w:rStyle w:val="a6"/>
                <w:rFonts w:hint="eastAsia"/>
                <w:noProof/>
              </w:rPr>
              <w:t>攻读硕士学位期间的主要研究成果</w:t>
            </w:r>
            <w:r w:rsidR="005F7DD1">
              <w:rPr>
                <w:noProof/>
                <w:webHidden/>
              </w:rPr>
              <w:tab/>
            </w:r>
            <w:r>
              <w:rPr>
                <w:noProof/>
                <w:webHidden/>
              </w:rPr>
              <w:fldChar w:fldCharType="begin"/>
            </w:r>
            <w:r w:rsidR="005F7DD1">
              <w:rPr>
                <w:noProof/>
                <w:webHidden/>
              </w:rPr>
              <w:instrText xml:space="preserve"> PAGEREF _Toc476847752 \h </w:instrText>
            </w:r>
            <w:r>
              <w:rPr>
                <w:noProof/>
                <w:webHidden/>
              </w:rPr>
            </w:r>
            <w:r>
              <w:rPr>
                <w:noProof/>
                <w:webHidden/>
              </w:rPr>
              <w:fldChar w:fldCharType="separate"/>
            </w:r>
            <w:r w:rsidR="005F7DD1">
              <w:rPr>
                <w:noProof/>
                <w:webHidden/>
              </w:rPr>
              <w:t>50</w:t>
            </w:r>
            <w:r>
              <w:rPr>
                <w:noProof/>
                <w:webHidden/>
              </w:rPr>
              <w:fldChar w:fldCharType="end"/>
            </w:r>
          </w:hyperlink>
        </w:p>
        <w:p w:rsidR="005F7DD1" w:rsidRDefault="00F37C77">
          <w:pPr>
            <w:pStyle w:val="11"/>
            <w:tabs>
              <w:tab w:val="right" w:leader="dot" w:pos="8296"/>
            </w:tabs>
            <w:rPr>
              <w:rFonts w:asciiTheme="minorHAnsi" w:eastAsiaTheme="minorEastAsia" w:hAnsiTheme="minorHAnsi" w:cstheme="minorBidi"/>
              <w:noProof/>
            </w:rPr>
          </w:pPr>
          <w:hyperlink w:anchor="_Toc476847753" w:history="1">
            <w:r w:rsidR="005F7DD1" w:rsidRPr="00206B40">
              <w:rPr>
                <w:rStyle w:val="a6"/>
                <w:rFonts w:hint="eastAsia"/>
                <w:noProof/>
              </w:rPr>
              <w:t>致谢</w:t>
            </w:r>
            <w:r w:rsidR="005F7DD1">
              <w:rPr>
                <w:noProof/>
                <w:webHidden/>
              </w:rPr>
              <w:tab/>
            </w:r>
            <w:r>
              <w:rPr>
                <w:noProof/>
                <w:webHidden/>
              </w:rPr>
              <w:fldChar w:fldCharType="begin"/>
            </w:r>
            <w:r w:rsidR="005F7DD1">
              <w:rPr>
                <w:noProof/>
                <w:webHidden/>
              </w:rPr>
              <w:instrText xml:space="preserve"> PAGEREF _Toc476847753 \h </w:instrText>
            </w:r>
            <w:r>
              <w:rPr>
                <w:noProof/>
                <w:webHidden/>
              </w:rPr>
            </w:r>
            <w:r>
              <w:rPr>
                <w:noProof/>
                <w:webHidden/>
              </w:rPr>
              <w:fldChar w:fldCharType="separate"/>
            </w:r>
            <w:r w:rsidR="005F7DD1">
              <w:rPr>
                <w:noProof/>
                <w:webHidden/>
              </w:rPr>
              <w:t>51</w:t>
            </w:r>
            <w:r>
              <w:rPr>
                <w:noProof/>
                <w:webHidden/>
              </w:rPr>
              <w:fldChar w:fldCharType="end"/>
            </w:r>
          </w:hyperlink>
        </w:p>
        <w:p w:rsidR="00EF5516" w:rsidRPr="00B97EFE" w:rsidRDefault="00F37C77" w:rsidP="00B97EFE">
          <w:pPr>
            <w:pStyle w:val="11"/>
            <w:tabs>
              <w:tab w:val="right" w:leader="dot" w:pos="8296"/>
            </w:tabs>
            <w:spacing w:line="400" w:lineRule="exact"/>
            <w:rPr>
              <w:rStyle w:val="a6"/>
              <w:rFonts w:ascii="Times New Roman" w:hAnsi="Times New Roman"/>
              <w:noProof/>
              <w:color w:val="auto"/>
              <w:kern w:val="0"/>
            </w:rPr>
          </w:pPr>
          <w:r w:rsidRPr="00B97EFE">
            <w:rPr>
              <w:rStyle w:val="a6"/>
              <w:rFonts w:ascii="Times New Roman" w:hAnsi="Times New Roman"/>
              <w:noProof/>
              <w:color w:val="auto"/>
              <w:kern w:val="0"/>
            </w:rPr>
            <w:fldChar w:fldCharType="end"/>
          </w:r>
        </w:p>
      </w:sdtContent>
    </w:sdt>
    <w:p w:rsidR="00CC3CFA" w:rsidRPr="00EE1EA8" w:rsidRDefault="00CC3CFA" w:rsidP="007F0391">
      <w:pPr>
        <w:pStyle w:val="11"/>
        <w:tabs>
          <w:tab w:val="right" w:leader="dot" w:pos="8296"/>
        </w:tabs>
        <w:snapToGrid w:val="0"/>
        <w:ind w:firstLine="480"/>
        <w:jc w:val="center"/>
        <w:rPr>
          <w:rFonts w:ascii="Times New Roman" w:hAnsi="Times New Roman"/>
          <w:sz w:val="24"/>
          <w:szCs w:val="24"/>
        </w:rPr>
        <w:sectPr w:rsidR="00CC3CFA" w:rsidRPr="00EE1EA8" w:rsidSect="007F0391">
          <w:headerReference w:type="default" r:id="rId17"/>
          <w:footerReference w:type="even" r:id="rId18"/>
          <w:footerReference w:type="default" r:id="rId19"/>
          <w:pgSz w:w="11906" w:h="16838"/>
          <w:pgMar w:top="1440" w:right="1800" w:bottom="1440" w:left="1800" w:header="851" w:footer="992" w:gutter="0"/>
          <w:pgNumType w:fmt="upperRoman"/>
          <w:cols w:space="425"/>
          <w:docGrid w:type="lines" w:linePitch="312"/>
        </w:sectPr>
      </w:pPr>
    </w:p>
    <w:p w:rsidR="00E107B7" w:rsidRPr="00510975" w:rsidRDefault="000A5FFB" w:rsidP="00E97B4E">
      <w:pPr>
        <w:pStyle w:val="1"/>
        <w:numPr>
          <w:ilvl w:val="0"/>
          <w:numId w:val="16"/>
        </w:numPr>
        <w:snapToGrid/>
        <w:spacing w:after="624" w:line="400" w:lineRule="exact"/>
        <w:ind w:left="0" w:firstLine="0"/>
        <w:rPr>
          <w:rFonts w:cstheme="minorBidi"/>
          <w:lang w:val="en-US" w:eastAsia="zh-CN"/>
        </w:rPr>
      </w:pPr>
      <w:bookmarkStart w:id="36" w:name="_Toc345150731"/>
      <w:bookmarkStart w:id="37" w:name="_Toc440442840"/>
      <w:bookmarkStart w:id="38" w:name="_Toc476847695"/>
      <w:r w:rsidRPr="00510975">
        <w:rPr>
          <w:rFonts w:cstheme="minorBidi"/>
          <w:lang w:val="en-US" w:eastAsia="zh-CN"/>
        </w:rPr>
        <w:lastRenderedPageBreak/>
        <w:t>绪论</w:t>
      </w:r>
      <w:bookmarkEnd w:id="36"/>
      <w:bookmarkEnd w:id="37"/>
      <w:bookmarkEnd w:id="38"/>
    </w:p>
    <w:p w:rsidR="000A5FFB" w:rsidRPr="00E107B7" w:rsidRDefault="000A5FFB" w:rsidP="003647B6">
      <w:pPr>
        <w:pStyle w:val="110"/>
        <w:spacing w:before="156" w:after="156"/>
        <w:rPr>
          <w:lang w:val="en-US" w:eastAsia="zh-CN"/>
        </w:rPr>
      </w:pPr>
      <w:bookmarkStart w:id="39" w:name="_Toc345150732"/>
      <w:bookmarkStart w:id="40" w:name="_Toc440442841"/>
      <w:bookmarkStart w:id="41" w:name="_Toc476847696"/>
      <w:r w:rsidRPr="00E107B7">
        <w:rPr>
          <w:lang w:val="en-US" w:eastAsia="zh-CN"/>
        </w:rPr>
        <w:t>1.1</w:t>
      </w:r>
      <w:bookmarkEnd w:id="39"/>
      <w:r w:rsidR="00741183" w:rsidRPr="00E107B7">
        <w:rPr>
          <w:rFonts w:hint="eastAsia"/>
          <w:lang w:val="en-US" w:eastAsia="zh-CN"/>
        </w:rPr>
        <w:t>研究背景及意义</w:t>
      </w:r>
      <w:bookmarkEnd w:id="40"/>
      <w:bookmarkEnd w:id="41"/>
    </w:p>
    <w:p w:rsidR="00824594" w:rsidRPr="00157063" w:rsidRDefault="00EB7DE7" w:rsidP="00333ECD">
      <w:pPr>
        <w:spacing w:line="400" w:lineRule="exact"/>
        <w:ind w:firstLineChars="200" w:firstLine="480"/>
        <w:jc w:val="both"/>
        <w:rPr>
          <w:rFonts w:ascii="Times New Roman" w:eastAsiaTheme="minorEastAsia" w:hAnsi="Times New Roman" w:cstheme="minorBidi"/>
          <w:sz w:val="24"/>
        </w:rPr>
      </w:pPr>
      <w:r>
        <w:rPr>
          <w:rFonts w:ascii="Times New Roman" w:eastAsiaTheme="minorEastAsia" w:hAnsi="Times New Roman" w:cstheme="minorBidi" w:hint="eastAsia"/>
          <w:sz w:val="24"/>
        </w:rPr>
        <w:t>随着</w:t>
      </w:r>
      <w:r w:rsidR="00A5379E" w:rsidRPr="00157063">
        <w:rPr>
          <w:rFonts w:ascii="Times New Roman" w:eastAsiaTheme="minorEastAsia" w:hAnsi="Times New Roman" w:cstheme="minorBidi" w:hint="eastAsia"/>
          <w:sz w:val="24"/>
        </w:rPr>
        <w:t>全球范围内安全形势的日益</w:t>
      </w:r>
      <w:r w:rsidR="00044D66" w:rsidRPr="00157063">
        <w:rPr>
          <w:rFonts w:ascii="Times New Roman" w:eastAsiaTheme="minorEastAsia" w:hAnsi="Times New Roman" w:cstheme="minorBidi" w:hint="eastAsia"/>
          <w:sz w:val="24"/>
        </w:rPr>
        <w:t>严峻，全球</w:t>
      </w:r>
      <w:r>
        <w:rPr>
          <w:rFonts w:ascii="Times New Roman" w:eastAsiaTheme="minorEastAsia" w:hAnsi="Times New Roman" w:cstheme="minorBidi" w:hint="eastAsia"/>
          <w:sz w:val="24"/>
        </w:rPr>
        <w:t>各国</w:t>
      </w:r>
      <w:r w:rsidR="00044D66" w:rsidRPr="00157063">
        <w:rPr>
          <w:rFonts w:ascii="Times New Roman" w:eastAsiaTheme="minorEastAsia" w:hAnsi="Times New Roman" w:cstheme="minorBidi" w:hint="eastAsia"/>
          <w:sz w:val="24"/>
        </w:rPr>
        <w:t>都加大了对视频监控</w:t>
      </w:r>
      <w:r w:rsidR="00A5379E" w:rsidRPr="00157063">
        <w:rPr>
          <w:rFonts w:ascii="Times New Roman" w:eastAsiaTheme="minorEastAsia" w:hAnsi="Times New Roman" w:cstheme="minorBidi" w:hint="eastAsia"/>
          <w:sz w:val="24"/>
        </w:rPr>
        <w:t>的部署，</w:t>
      </w:r>
      <w:bookmarkStart w:id="42" w:name="OLE_LINK140"/>
      <w:bookmarkStart w:id="43" w:name="OLE_LINK137"/>
      <w:r w:rsidR="00A5379E" w:rsidRPr="00157063">
        <w:rPr>
          <w:rFonts w:ascii="Times New Roman" w:eastAsiaTheme="minorEastAsia" w:hAnsi="Times New Roman" w:cstheme="minorBidi" w:hint="eastAsia"/>
          <w:sz w:val="24"/>
        </w:rPr>
        <w:t>粗略估计全球</w:t>
      </w:r>
      <w:r w:rsidR="00044D66" w:rsidRPr="00157063">
        <w:rPr>
          <w:rFonts w:ascii="Times New Roman" w:eastAsiaTheme="minorEastAsia" w:hAnsi="Times New Roman" w:cstheme="minorBidi" w:hint="eastAsia"/>
          <w:sz w:val="24"/>
        </w:rPr>
        <w:t>范围内</w:t>
      </w:r>
      <w:r w:rsidR="00A5379E" w:rsidRPr="00157063">
        <w:rPr>
          <w:rFonts w:ascii="Times New Roman" w:eastAsiaTheme="minorEastAsia" w:hAnsi="Times New Roman" w:cstheme="minorBidi" w:hint="eastAsia"/>
          <w:sz w:val="24"/>
        </w:rPr>
        <w:t>至少</w:t>
      </w:r>
      <w:r w:rsidR="00524D59">
        <w:rPr>
          <w:rFonts w:ascii="Times New Roman" w:eastAsiaTheme="minorEastAsia" w:hAnsi="Times New Roman" w:cstheme="minorBidi" w:hint="eastAsia"/>
          <w:sz w:val="24"/>
        </w:rPr>
        <w:t>部署了</w:t>
      </w:r>
      <w:r w:rsidR="00A5379E" w:rsidRPr="00157063">
        <w:rPr>
          <w:rFonts w:ascii="Times New Roman" w:eastAsiaTheme="minorEastAsia" w:hAnsi="Times New Roman" w:cstheme="minorBidi" w:hint="eastAsia"/>
          <w:sz w:val="24"/>
        </w:rPr>
        <w:t>1</w:t>
      </w:r>
      <w:r w:rsidR="00A5379E" w:rsidRPr="00157063">
        <w:rPr>
          <w:rFonts w:ascii="Times New Roman" w:eastAsiaTheme="minorEastAsia" w:hAnsi="Times New Roman" w:cstheme="minorBidi" w:hint="eastAsia"/>
          <w:sz w:val="24"/>
        </w:rPr>
        <w:t>亿个摄像头</w:t>
      </w:r>
      <w:bookmarkEnd w:id="42"/>
      <w:bookmarkEnd w:id="43"/>
      <w:r w:rsidR="003659D5" w:rsidRPr="00157063">
        <w:rPr>
          <w:rFonts w:ascii="Times New Roman" w:eastAsiaTheme="minorEastAsia" w:hAnsi="Times New Roman" w:cstheme="minorBidi" w:hint="eastAsia"/>
          <w:sz w:val="24"/>
        </w:rPr>
        <w:t>，每天产生监控视频数据</w:t>
      </w:r>
      <w:r w:rsidR="004E5FCD" w:rsidRPr="00157063">
        <w:rPr>
          <w:rFonts w:ascii="Times New Roman" w:eastAsiaTheme="minorEastAsia" w:hAnsi="Times New Roman" w:cstheme="minorBidi" w:hint="eastAsia"/>
          <w:sz w:val="24"/>
        </w:rPr>
        <w:t>至少有</w:t>
      </w:r>
      <w:r w:rsidR="004E5FCD" w:rsidRPr="00157063">
        <w:rPr>
          <w:rFonts w:ascii="Times New Roman" w:eastAsiaTheme="minorEastAsia" w:hAnsi="Times New Roman" w:cstheme="minorBidi" w:hint="eastAsia"/>
          <w:sz w:val="24"/>
        </w:rPr>
        <w:t>200T</w:t>
      </w:r>
      <w:fldSimple w:instr="REF _Ref470613098 \r \h  \* MERGEFORMAT ">
        <w:r w:rsidR="005F7DD1">
          <w:rPr>
            <w:rFonts w:ascii="Times New Roman" w:eastAsiaTheme="minorEastAsia" w:hAnsi="Times New Roman" w:cstheme="minorBidi"/>
            <w:sz w:val="24"/>
            <w:vertAlign w:val="superscript"/>
          </w:rPr>
          <w:t>[1]</w:t>
        </w:r>
      </w:fldSimple>
      <w:r w:rsidR="00A5379E" w:rsidRPr="00157063">
        <w:rPr>
          <w:rFonts w:ascii="Times New Roman" w:eastAsiaTheme="minorEastAsia" w:hAnsi="Times New Roman" w:cstheme="minorBidi" w:hint="eastAsia"/>
          <w:sz w:val="24"/>
        </w:rPr>
        <w:t>。</w:t>
      </w:r>
      <w:r w:rsidR="006201AF" w:rsidRPr="00157063">
        <w:rPr>
          <w:rFonts w:ascii="Times New Roman" w:eastAsiaTheme="minorEastAsia" w:hAnsi="Times New Roman" w:cstheme="minorBidi" w:hint="eastAsia"/>
          <w:sz w:val="24"/>
        </w:rPr>
        <w:t>面对如此大规模的</w:t>
      </w:r>
      <w:r w:rsidR="00F74D8E" w:rsidRPr="00157063">
        <w:rPr>
          <w:rFonts w:ascii="Times New Roman" w:eastAsiaTheme="minorEastAsia" w:hAnsi="Times New Roman" w:cstheme="minorBidi" w:hint="eastAsia"/>
          <w:sz w:val="24"/>
        </w:rPr>
        <w:t>视频</w:t>
      </w:r>
      <w:r w:rsidR="00044D66" w:rsidRPr="00157063">
        <w:rPr>
          <w:rFonts w:ascii="Times New Roman" w:eastAsiaTheme="minorEastAsia" w:hAnsi="Times New Roman" w:cstheme="minorBidi" w:hint="eastAsia"/>
          <w:sz w:val="24"/>
        </w:rPr>
        <w:t>监控</w:t>
      </w:r>
      <w:r w:rsidR="006201AF" w:rsidRPr="00157063">
        <w:rPr>
          <w:rFonts w:ascii="Times New Roman" w:eastAsiaTheme="minorEastAsia" w:hAnsi="Times New Roman" w:cstheme="minorBidi" w:hint="eastAsia"/>
          <w:sz w:val="24"/>
        </w:rPr>
        <w:t>数据，</w:t>
      </w:r>
      <w:r w:rsidR="004E5FCD" w:rsidRPr="00157063">
        <w:rPr>
          <w:rFonts w:ascii="Times New Roman" w:eastAsiaTheme="minorEastAsia" w:hAnsi="Times New Roman" w:cstheme="minorBidi" w:hint="eastAsia"/>
          <w:sz w:val="24"/>
        </w:rPr>
        <w:t>传统基于人工分析视频</w:t>
      </w:r>
      <w:r w:rsidR="00F74D8E" w:rsidRPr="00157063">
        <w:rPr>
          <w:rFonts w:ascii="Times New Roman" w:eastAsiaTheme="minorEastAsia" w:hAnsi="Times New Roman" w:cstheme="minorBidi" w:hint="eastAsia"/>
          <w:sz w:val="24"/>
        </w:rPr>
        <w:t>监控</w:t>
      </w:r>
      <w:r w:rsidR="004E5FCD" w:rsidRPr="00157063">
        <w:rPr>
          <w:rFonts w:ascii="Times New Roman" w:eastAsiaTheme="minorEastAsia" w:hAnsi="Times New Roman" w:cstheme="minorBidi" w:hint="eastAsia"/>
          <w:sz w:val="24"/>
        </w:rPr>
        <w:t>信息的方式已经</w:t>
      </w:r>
      <w:r w:rsidR="00044D66" w:rsidRPr="00157063">
        <w:rPr>
          <w:rFonts w:ascii="Times New Roman" w:eastAsiaTheme="minorEastAsia" w:hAnsi="Times New Roman" w:cstheme="minorBidi" w:hint="eastAsia"/>
          <w:sz w:val="24"/>
        </w:rPr>
        <w:t>不能满足实际需求。各种</w:t>
      </w:r>
      <w:bookmarkStart w:id="44" w:name="OLE_LINK138"/>
      <w:bookmarkStart w:id="45" w:name="OLE_LINK139"/>
      <w:r w:rsidR="00044D66" w:rsidRPr="00157063">
        <w:rPr>
          <w:rFonts w:ascii="Times New Roman" w:eastAsiaTheme="minorEastAsia" w:hAnsi="Times New Roman" w:cstheme="minorBidi" w:hint="eastAsia"/>
          <w:sz w:val="24"/>
        </w:rPr>
        <w:t>智能视频处理</w:t>
      </w:r>
      <w:bookmarkEnd w:id="44"/>
      <w:bookmarkEnd w:id="45"/>
      <w:r w:rsidR="00044D66" w:rsidRPr="00157063">
        <w:rPr>
          <w:rFonts w:ascii="Times New Roman" w:eastAsiaTheme="minorEastAsia" w:hAnsi="Times New Roman" w:cstheme="minorBidi" w:hint="eastAsia"/>
          <w:sz w:val="24"/>
        </w:rPr>
        <w:t>技术应运而生，例如</w:t>
      </w:r>
      <w:r w:rsidR="00BF07AA" w:rsidRPr="00157063">
        <w:rPr>
          <w:rFonts w:ascii="Times New Roman" w:eastAsiaTheme="minorEastAsia" w:hAnsi="Times New Roman" w:cstheme="minorBidi" w:hint="eastAsia"/>
          <w:sz w:val="24"/>
        </w:rPr>
        <w:t>目标检测与跟踪、监控视频增强</w:t>
      </w:r>
      <w:fldSimple w:instr="REF _Ref470614792 \r \h \* MERGEFORMAT ">
        <w:r w:rsidR="005F7DD1">
          <w:rPr>
            <w:rFonts w:ascii="Times New Roman" w:eastAsiaTheme="minorEastAsia" w:hAnsi="Times New Roman" w:cstheme="minorBidi"/>
            <w:sz w:val="24"/>
            <w:vertAlign w:val="superscript"/>
          </w:rPr>
          <w:t>[2]</w:t>
        </w:r>
      </w:fldSimple>
      <w:r w:rsidR="00BF07AA" w:rsidRPr="00157063">
        <w:rPr>
          <w:rFonts w:ascii="Times New Roman" w:eastAsiaTheme="minorEastAsia" w:hAnsi="Times New Roman" w:cstheme="minorBidi" w:hint="eastAsia"/>
          <w:sz w:val="24"/>
        </w:rPr>
        <w:t>、</w:t>
      </w:r>
      <w:bookmarkStart w:id="46" w:name="OLE_LINK141"/>
      <w:bookmarkStart w:id="47" w:name="OLE_LINK142"/>
      <w:r w:rsidR="00BF07AA" w:rsidRPr="00157063">
        <w:rPr>
          <w:rFonts w:ascii="Times New Roman" w:eastAsiaTheme="minorEastAsia" w:hAnsi="Times New Roman" w:cstheme="minorBidi" w:hint="eastAsia"/>
          <w:sz w:val="24"/>
        </w:rPr>
        <w:t>视频浓缩</w:t>
      </w:r>
      <w:bookmarkEnd w:id="46"/>
      <w:bookmarkEnd w:id="47"/>
      <w:r w:rsidR="00F37C77" w:rsidRPr="00157063">
        <w:rPr>
          <w:rFonts w:ascii="Times New Roman" w:eastAsiaTheme="minorEastAsia" w:hAnsi="Times New Roman" w:cstheme="minorBidi"/>
          <w:sz w:val="24"/>
          <w:vertAlign w:val="superscript"/>
        </w:rPr>
        <w:fldChar w:fldCharType="begin"/>
      </w:r>
      <w:r w:rsidR="00BF07AA" w:rsidRPr="00157063">
        <w:rPr>
          <w:rFonts w:ascii="Times New Roman" w:eastAsiaTheme="minorEastAsia" w:hAnsi="Times New Roman" w:cstheme="minorBidi" w:hint="eastAsia"/>
          <w:sz w:val="24"/>
          <w:vertAlign w:val="superscript"/>
        </w:rPr>
        <w:instrText>REF _Ref470615144 \r \h</w:instrText>
      </w:r>
      <w:r w:rsidR="00BF07AA" w:rsidRPr="00157063">
        <w:rPr>
          <w:rFonts w:ascii="Times New Roman" w:eastAsiaTheme="minorEastAsia" w:hAnsi="Times New Roman" w:cstheme="minorBidi"/>
          <w:sz w:val="24"/>
          <w:vertAlign w:val="superscript"/>
        </w:rPr>
        <w:instrText xml:space="preserve">  \* MERGEFORMAT </w:instrText>
      </w:r>
      <w:r w:rsidR="00F37C77" w:rsidRPr="00157063">
        <w:rPr>
          <w:rFonts w:ascii="Times New Roman" w:eastAsiaTheme="minorEastAsia" w:hAnsi="Times New Roman" w:cstheme="minorBidi"/>
          <w:sz w:val="24"/>
          <w:vertAlign w:val="superscript"/>
        </w:rPr>
      </w:r>
      <w:r w:rsidR="00F37C77" w:rsidRPr="00157063">
        <w:rPr>
          <w:rFonts w:ascii="Times New Roman" w:eastAsiaTheme="minorEastAsia" w:hAnsi="Times New Roman" w:cstheme="minorBidi"/>
          <w:sz w:val="24"/>
          <w:vertAlign w:val="superscript"/>
        </w:rPr>
        <w:fldChar w:fldCharType="separate"/>
      </w:r>
      <w:r w:rsidR="005F7DD1">
        <w:rPr>
          <w:rFonts w:ascii="Times New Roman" w:eastAsiaTheme="minorEastAsia" w:hAnsi="Times New Roman" w:cstheme="minorBidi"/>
          <w:sz w:val="24"/>
          <w:vertAlign w:val="superscript"/>
        </w:rPr>
        <w:t>[3]</w:t>
      </w:r>
      <w:r w:rsidR="00F37C77" w:rsidRPr="00157063">
        <w:rPr>
          <w:rFonts w:ascii="Times New Roman" w:eastAsiaTheme="minorEastAsia" w:hAnsi="Times New Roman" w:cstheme="minorBidi"/>
          <w:sz w:val="24"/>
          <w:vertAlign w:val="superscript"/>
        </w:rPr>
        <w:fldChar w:fldCharType="end"/>
      </w:r>
      <w:r w:rsidR="00BF07AA" w:rsidRPr="00157063">
        <w:rPr>
          <w:rFonts w:ascii="Times New Roman" w:eastAsiaTheme="minorEastAsia" w:hAnsi="Times New Roman" w:cstheme="minorBidi" w:hint="eastAsia"/>
          <w:sz w:val="24"/>
        </w:rPr>
        <w:t>等，这些智能视频处理技术</w:t>
      </w:r>
      <w:r w:rsidR="000F6547" w:rsidRPr="00157063">
        <w:rPr>
          <w:rFonts w:ascii="Times New Roman" w:eastAsiaTheme="minorEastAsia" w:hAnsi="Times New Roman" w:cstheme="minorBidi" w:hint="eastAsia"/>
          <w:sz w:val="24"/>
        </w:rPr>
        <w:t>的出现</w:t>
      </w:r>
      <w:r w:rsidR="00BF07AA" w:rsidRPr="00157063">
        <w:rPr>
          <w:rFonts w:ascii="Times New Roman" w:eastAsiaTheme="minorEastAsia" w:hAnsi="Times New Roman" w:cstheme="minorBidi" w:hint="eastAsia"/>
          <w:sz w:val="24"/>
        </w:rPr>
        <w:t>大大提高了人们从</w:t>
      </w:r>
      <w:r w:rsidR="000F6547" w:rsidRPr="00157063">
        <w:rPr>
          <w:rFonts w:ascii="Times New Roman" w:eastAsiaTheme="minorEastAsia" w:hAnsi="Times New Roman" w:cstheme="minorBidi" w:hint="eastAsia"/>
          <w:sz w:val="24"/>
        </w:rPr>
        <w:t>监控视频中获取信息速度。但是在摩尔定律破灭后，基于单机的监控视频离线处理平台越来越难以应对当今计算量巨大的视频大数据处理任务。</w:t>
      </w:r>
      <w:r w:rsidR="004E5FCD" w:rsidRPr="00157063">
        <w:rPr>
          <w:rFonts w:ascii="Times New Roman" w:eastAsiaTheme="minorEastAsia" w:hAnsi="Times New Roman" w:cstheme="minorBidi" w:hint="eastAsia"/>
          <w:sz w:val="24"/>
        </w:rPr>
        <w:t>如何</w:t>
      </w:r>
      <w:r w:rsidR="000F6547" w:rsidRPr="00157063">
        <w:rPr>
          <w:rFonts w:ascii="Times New Roman" w:eastAsiaTheme="minorEastAsia" w:hAnsi="Times New Roman" w:cstheme="minorBidi" w:hint="eastAsia"/>
          <w:sz w:val="24"/>
        </w:rPr>
        <w:t>快速地</w:t>
      </w:r>
      <w:r w:rsidR="00A5379E" w:rsidRPr="00157063">
        <w:rPr>
          <w:rFonts w:ascii="Times New Roman" w:eastAsiaTheme="minorEastAsia" w:hAnsi="Times New Roman" w:cstheme="minorBidi" w:hint="eastAsia"/>
          <w:sz w:val="24"/>
        </w:rPr>
        <w:t>处理这些</w:t>
      </w:r>
      <w:r w:rsidR="000F6547" w:rsidRPr="00157063">
        <w:rPr>
          <w:rFonts w:ascii="Times New Roman" w:eastAsiaTheme="minorEastAsia" w:hAnsi="Times New Roman" w:cstheme="minorBidi" w:hint="eastAsia"/>
          <w:sz w:val="24"/>
        </w:rPr>
        <w:t>监控</w:t>
      </w:r>
      <w:r w:rsidR="003C67A7" w:rsidRPr="00157063">
        <w:rPr>
          <w:rFonts w:ascii="Times New Roman" w:eastAsiaTheme="minorEastAsia" w:hAnsi="Times New Roman" w:cstheme="minorBidi" w:hint="eastAsia"/>
          <w:sz w:val="24"/>
        </w:rPr>
        <w:t>视频数据，成为</w:t>
      </w:r>
      <w:r w:rsidR="000F6547" w:rsidRPr="00157063">
        <w:rPr>
          <w:rFonts w:ascii="Times New Roman" w:eastAsiaTheme="minorEastAsia" w:hAnsi="Times New Roman" w:cstheme="minorBidi" w:hint="eastAsia"/>
          <w:sz w:val="24"/>
        </w:rPr>
        <w:t>监控</w:t>
      </w:r>
      <w:r w:rsidR="003C67A7" w:rsidRPr="00157063">
        <w:rPr>
          <w:rFonts w:ascii="Times New Roman" w:eastAsiaTheme="minorEastAsia" w:hAnsi="Times New Roman" w:cstheme="minorBidi" w:hint="eastAsia"/>
          <w:sz w:val="24"/>
        </w:rPr>
        <w:t>视频</w:t>
      </w:r>
      <w:r w:rsidR="000F6547" w:rsidRPr="00157063">
        <w:rPr>
          <w:rFonts w:ascii="Times New Roman" w:eastAsiaTheme="minorEastAsia" w:hAnsi="Times New Roman" w:cstheme="minorBidi" w:hint="eastAsia"/>
          <w:sz w:val="24"/>
        </w:rPr>
        <w:t>离线</w:t>
      </w:r>
      <w:r w:rsidR="003C67A7" w:rsidRPr="00157063">
        <w:rPr>
          <w:rFonts w:ascii="Times New Roman" w:eastAsiaTheme="minorEastAsia" w:hAnsi="Times New Roman" w:cstheme="minorBidi" w:hint="eastAsia"/>
          <w:sz w:val="24"/>
        </w:rPr>
        <w:t>处理</w:t>
      </w:r>
      <w:r w:rsidR="000F6547" w:rsidRPr="00157063">
        <w:rPr>
          <w:rFonts w:ascii="Times New Roman" w:eastAsiaTheme="minorEastAsia" w:hAnsi="Times New Roman" w:cstheme="minorBidi" w:hint="eastAsia"/>
          <w:sz w:val="24"/>
        </w:rPr>
        <w:t>平台</w:t>
      </w:r>
      <w:r w:rsidR="006201AF" w:rsidRPr="00157063">
        <w:rPr>
          <w:rFonts w:ascii="Times New Roman" w:eastAsiaTheme="minorEastAsia" w:hAnsi="Times New Roman" w:cstheme="minorBidi" w:hint="eastAsia"/>
          <w:sz w:val="24"/>
        </w:rPr>
        <w:t>的挑战之一</w:t>
      </w:r>
      <w:r w:rsidR="00BF07AA" w:rsidRPr="00157063">
        <w:rPr>
          <w:rFonts w:ascii="Times New Roman" w:eastAsiaTheme="minorEastAsia" w:hAnsi="Times New Roman" w:cstheme="minorBidi" w:hint="eastAsia"/>
          <w:sz w:val="24"/>
        </w:rPr>
        <w:t>。</w:t>
      </w:r>
      <w:r w:rsidR="000F6547" w:rsidRPr="00157063">
        <w:rPr>
          <w:rFonts w:ascii="Times New Roman" w:eastAsiaTheme="minorEastAsia" w:hAnsi="Times New Roman" w:cstheme="minorBidi" w:hint="eastAsia"/>
          <w:sz w:val="24"/>
        </w:rPr>
        <w:t>近年来随着分布式计算以及其他相关技术的飞速发展，基于各种分布式计算框架的监控视频云计算平台逐渐成为监控视频离线处理平台的一种解决方案。</w:t>
      </w:r>
      <w:r w:rsidR="00472E9C">
        <w:rPr>
          <w:rFonts w:ascii="Times New Roman" w:eastAsiaTheme="minorEastAsia" w:hAnsi="Times New Roman" w:cstheme="minorBidi" w:hint="eastAsia"/>
          <w:sz w:val="24"/>
        </w:rPr>
        <w:t>例如文献</w:t>
      </w:r>
      <w:r w:rsidR="00F37C77">
        <w:rPr>
          <w:rFonts w:ascii="Times New Roman" w:eastAsiaTheme="minorEastAsia" w:hAnsi="Times New Roman" w:cstheme="minorBidi"/>
          <w:sz w:val="24"/>
        </w:rPr>
        <w:fldChar w:fldCharType="begin"/>
      </w:r>
      <w:r w:rsidR="00472E9C">
        <w:rPr>
          <w:rFonts w:ascii="Times New Roman" w:eastAsiaTheme="minorEastAsia" w:hAnsi="Times New Roman" w:cstheme="minorBidi" w:hint="eastAsia"/>
          <w:sz w:val="24"/>
        </w:rPr>
        <w:instrText>REF _Ref475095888 \r \h</w:instrText>
      </w:r>
      <w:r w:rsidR="00F37C77">
        <w:rPr>
          <w:rFonts w:ascii="Times New Roman" w:eastAsiaTheme="minorEastAsia" w:hAnsi="Times New Roman" w:cstheme="minorBidi"/>
          <w:sz w:val="24"/>
        </w:rPr>
      </w:r>
      <w:r w:rsidR="00F37C77">
        <w:rPr>
          <w:rFonts w:ascii="Times New Roman" w:eastAsiaTheme="minorEastAsia" w:hAnsi="Times New Roman" w:cstheme="minorBidi"/>
          <w:sz w:val="24"/>
        </w:rPr>
        <w:fldChar w:fldCharType="separate"/>
      </w:r>
      <w:r w:rsidR="005F7DD1">
        <w:rPr>
          <w:rFonts w:ascii="Times New Roman" w:eastAsiaTheme="minorEastAsia" w:hAnsi="Times New Roman" w:cstheme="minorBidi"/>
          <w:sz w:val="24"/>
        </w:rPr>
        <w:t>[4]</w:t>
      </w:r>
      <w:r w:rsidR="00F37C77">
        <w:rPr>
          <w:rFonts w:ascii="Times New Roman" w:eastAsiaTheme="minorEastAsia" w:hAnsi="Times New Roman" w:cstheme="minorBidi"/>
          <w:sz w:val="24"/>
        </w:rPr>
        <w:fldChar w:fldCharType="end"/>
      </w:r>
      <w:r w:rsidR="00472E9C">
        <w:rPr>
          <w:rFonts w:ascii="Times New Roman" w:eastAsiaTheme="minorEastAsia" w:hAnsi="Times New Roman" w:cstheme="minorBidi" w:hint="eastAsia"/>
          <w:sz w:val="24"/>
        </w:rPr>
        <w:t>、文献</w:t>
      </w:r>
      <w:r w:rsidR="00F37C77">
        <w:rPr>
          <w:rFonts w:ascii="Times New Roman" w:eastAsiaTheme="minorEastAsia" w:hAnsi="Times New Roman" w:cstheme="minorBidi"/>
          <w:sz w:val="24"/>
        </w:rPr>
        <w:fldChar w:fldCharType="begin"/>
      </w:r>
      <w:r w:rsidR="00472E9C">
        <w:rPr>
          <w:rFonts w:ascii="Times New Roman" w:eastAsiaTheme="minorEastAsia" w:hAnsi="Times New Roman" w:cstheme="minorBidi" w:hint="eastAsia"/>
          <w:sz w:val="24"/>
        </w:rPr>
        <w:instrText>REF _Ref475095900 \r \h</w:instrText>
      </w:r>
      <w:r w:rsidR="00F37C77">
        <w:rPr>
          <w:rFonts w:ascii="Times New Roman" w:eastAsiaTheme="minorEastAsia" w:hAnsi="Times New Roman" w:cstheme="minorBidi"/>
          <w:sz w:val="24"/>
        </w:rPr>
      </w:r>
      <w:r w:rsidR="00F37C77">
        <w:rPr>
          <w:rFonts w:ascii="Times New Roman" w:eastAsiaTheme="minorEastAsia" w:hAnsi="Times New Roman" w:cstheme="minorBidi"/>
          <w:sz w:val="24"/>
        </w:rPr>
        <w:fldChar w:fldCharType="separate"/>
      </w:r>
      <w:r w:rsidR="005F7DD1">
        <w:rPr>
          <w:rFonts w:ascii="Times New Roman" w:eastAsiaTheme="minorEastAsia" w:hAnsi="Times New Roman" w:cstheme="minorBidi"/>
          <w:sz w:val="24"/>
        </w:rPr>
        <w:t>[5]</w:t>
      </w:r>
      <w:r w:rsidR="00F37C77">
        <w:rPr>
          <w:rFonts w:ascii="Times New Roman" w:eastAsiaTheme="minorEastAsia" w:hAnsi="Times New Roman" w:cstheme="minorBidi"/>
          <w:sz w:val="24"/>
        </w:rPr>
        <w:fldChar w:fldCharType="end"/>
      </w:r>
      <w:r w:rsidR="00472E9C">
        <w:rPr>
          <w:rFonts w:ascii="Times New Roman" w:eastAsiaTheme="minorEastAsia" w:hAnsi="Times New Roman" w:cstheme="minorBidi" w:hint="eastAsia"/>
          <w:sz w:val="24"/>
        </w:rPr>
        <w:t>分别提出了基于</w:t>
      </w:r>
      <w:r w:rsidR="00472E9C">
        <w:rPr>
          <w:rFonts w:ascii="Times New Roman" w:eastAsiaTheme="minorEastAsia" w:hAnsi="Times New Roman" w:cstheme="minorBidi" w:hint="eastAsia"/>
          <w:sz w:val="24"/>
        </w:rPr>
        <w:t>Hadoop</w:t>
      </w:r>
      <w:r w:rsidR="00472E9C">
        <w:rPr>
          <w:rFonts w:ascii="Times New Roman" w:eastAsiaTheme="minorEastAsia" w:hAnsi="Times New Roman" w:cstheme="minorBidi" w:hint="eastAsia"/>
          <w:sz w:val="24"/>
        </w:rPr>
        <w:t>和</w:t>
      </w:r>
      <w:r w:rsidR="00472E9C">
        <w:rPr>
          <w:rFonts w:ascii="Times New Roman" w:eastAsiaTheme="minorEastAsia" w:hAnsi="Times New Roman" w:cstheme="minorBidi" w:hint="eastAsia"/>
          <w:sz w:val="24"/>
        </w:rPr>
        <w:t>Spark</w:t>
      </w:r>
      <w:r w:rsidR="00472E9C">
        <w:rPr>
          <w:rFonts w:ascii="Times New Roman" w:eastAsiaTheme="minorEastAsia" w:hAnsi="Times New Roman" w:cstheme="minorBidi" w:hint="eastAsia"/>
          <w:sz w:val="24"/>
        </w:rPr>
        <w:t>分布式计算框架的监控视频处理方案。</w:t>
      </w:r>
    </w:p>
    <w:p w:rsidR="00BE1658" w:rsidRPr="00157063" w:rsidRDefault="00BE1658" w:rsidP="00524D59">
      <w:pPr>
        <w:spacing w:line="400" w:lineRule="exact"/>
        <w:ind w:firstLineChars="200" w:firstLine="480"/>
        <w:jc w:val="both"/>
        <w:rPr>
          <w:rFonts w:ascii="Times New Roman" w:eastAsiaTheme="minorEastAsia" w:hAnsi="Times New Roman" w:cstheme="minorBidi"/>
          <w:sz w:val="24"/>
        </w:rPr>
      </w:pPr>
      <w:bookmarkStart w:id="48" w:name="OLE_LINK143"/>
      <w:r w:rsidRPr="00157063">
        <w:rPr>
          <w:rFonts w:ascii="Times New Roman" w:eastAsiaTheme="minorEastAsia" w:hAnsi="Times New Roman" w:cstheme="minorBidi" w:hint="eastAsia"/>
          <w:sz w:val="24"/>
        </w:rPr>
        <w:t>监控视频云计算平台</w:t>
      </w:r>
      <w:bookmarkEnd w:id="48"/>
      <w:r w:rsidRPr="00157063">
        <w:rPr>
          <w:rFonts w:ascii="Times New Roman" w:eastAsiaTheme="minorEastAsia" w:hAnsi="Times New Roman" w:cstheme="minorBidi" w:hint="eastAsia"/>
          <w:sz w:val="24"/>
        </w:rPr>
        <w:t>将分散的、异构的、单机计算能力较弱的计算资源整合起来，形成强大的集群处理能力来应对监控视频大数据所带来的巨大计算量的问题。</w:t>
      </w:r>
      <w:bookmarkStart w:id="49" w:name="OLE_LINK148"/>
      <w:r w:rsidR="008D36FD" w:rsidRPr="00157063">
        <w:rPr>
          <w:rFonts w:ascii="Times New Roman" w:eastAsiaTheme="minorEastAsia" w:hAnsi="Times New Roman" w:cstheme="minorBidi" w:hint="eastAsia"/>
          <w:sz w:val="24"/>
        </w:rPr>
        <w:t>任务管理、任务调度和资源管理</w:t>
      </w:r>
      <w:bookmarkEnd w:id="49"/>
      <w:r w:rsidR="008D36FD" w:rsidRPr="00157063">
        <w:rPr>
          <w:rFonts w:ascii="Times New Roman" w:eastAsiaTheme="minorEastAsia" w:hAnsi="Times New Roman" w:cstheme="minorBidi" w:hint="eastAsia"/>
          <w:sz w:val="24"/>
        </w:rPr>
        <w:t>是</w:t>
      </w:r>
      <w:r w:rsidR="00912278" w:rsidRPr="00157063">
        <w:rPr>
          <w:rFonts w:ascii="Times New Roman" w:eastAsiaTheme="minorEastAsia" w:hAnsi="Times New Roman" w:cstheme="minorBidi" w:hint="eastAsia"/>
          <w:sz w:val="24"/>
        </w:rPr>
        <w:t>传统的分布式计算中</w:t>
      </w:r>
      <w:r w:rsidR="008D36FD" w:rsidRPr="00157063">
        <w:rPr>
          <w:rFonts w:ascii="Times New Roman" w:eastAsiaTheme="minorEastAsia" w:hAnsi="Times New Roman" w:cstheme="minorBidi" w:hint="eastAsia"/>
          <w:sz w:val="24"/>
        </w:rPr>
        <w:t>三个基本功能</w:t>
      </w:r>
      <w:fldSimple w:instr="REF _Ref471220766 \r \h \* MERGEFORMAT ">
        <w:r w:rsidR="005F7DD1">
          <w:rPr>
            <w:rFonts w:ascii="Times New Roman" w:eastAsiaTheme="minorEastAsia" w:hAnsi="Times New Roman" w:cstheme="minorBidi"/>
            <w:sz w:val="24"/>
            <w:vertAlign w:val="superscript"/>
          </w:rPr>
          <w:t>[6]</w:t>
        </w:r>
      </w:fldSimple>
      <w:r w:rsidR="008D36FD" w:rsidRPr="00157063">
        <w:rPr>
          <w:rFonts w:ascii="Times New Roman" w:eastAsiaTheme="minorEastAsia" w:hAnsi="Times New Roman" w:cstheme="minorBidi" w:hint="eastAsia"/>
          <w:sz w:val="24"/>
        </w:rPr>
        <w:t>。</w:t>
      </w:r>
      <w:r w:rsidR="00912278" w:rsidRPr="00157063">
        <w:rPr>
          <w:rFonts w:ascii="Times New Roman" w:eastAsiaTheme="minorEastAsia" w:hAnsi="Times New Roman" w:cstheme="minorBidi" w:hint="eastAsia"/>
          <w:sz w:val="24"/>
        </w:rPr>
        <w:t>如何方便的管理任务、如何调度任务使集群负载均衡</w:t>
      </w:r>
      <w:r w:rsidR="00EF7B7D">
        <w:rPr>
          <w:rFonts w:ascii="Times New Roman" w:eastAsiaTheme="minorEastAsia" w:hAnsi="Times New Roman" w:cstheme="minorBidi" w:hint="eastAsia"/>
          <w:sz w:val="24"/>
        </w:rPr>
        <w:t>、</w:t>
      </w:r>
      <w:r w:rsidR="00912278" w:rsidRPr="00157063">
        <w:rPr>
          <w:rFonts w:ascii="Times New Roman" w:eastAsiaTheme="minorEastAsia" w:hAnsi="Times New Roman" w:cstheme="minorBidi" w:hint="eastAsia"/>
          <w:sz w:val="24"/>
        </w:rPr>
        <w:t>如何高效的管理资源是</w:t>
      </w:r>
      <w:r w:rsidR="008D36FD" w:rsidRPr="00157063">
        <w:rPr>
          <w:rFonts w:ascii="Times New Roman" w:eastAsiaTheme="minorEastAsia" w:hAnsi="Times New Roman" w:cstheme="minorBidi" w:hint="eastAsia"/>
          <w:sz w:val="24"/>
        </w:rPr>
        <w:t>监控视频云计算平台同样</w:t>
      </w:r>
      <w:r w:rsidR="00912278" w:rsidRPr="00157063">
        <w:rPr>
          <w:rFonts w:ascii="Times New Roman" w:eastAsiaTheme="minorEastAsia" w:hAnsi="Times New Roman" w:cstheme="minorBidi" w:hint="eastAsia"/>
          <w:sz w:val="24"/>
        </w:rPr>
        <w:t>需要面对</w:t>
      </w:r>
      <w:r w:rsidR="008D36FD" w:rsidRPr="00157063">
        <w:rPr>
          <w:rFonts w:ascii="Times New Roman" w:eastAsiaTheme="minorEastAsia" w:hAnsi="Times New Roman" w:cstheme="minorBidi" w:hint="eastAsia"/>
          <w:sz w:val="24"/>
        </w:rPr>
        <w:t>问题，</w:t>
      </w:r>
      <w:r w:rsidR="00912278" w:rsidRPr="00157063">
        <w:rPr>
          <w:rFonts w:ascii="Times New Roman" w:eastAsiaTheme="minorEastAsia" w:hAnsi="Times New Roman" w:cstheme="minorBidi" w:hint="eastAsia"/>
          <w:sz w:val="24"/>
        </w:rPr>
        <w:t>同时由于视频数据在传输过程中耗费的网络资源巨大，监控视频云计算平台还要考虑视频处理任务和任务所要的数据之间的协同问题，尽量减少监控视频任务在处理过程中的数据传输量。</w:t>
      </w:r>
    </w:p>
    <w:p w:rsidR="0015288C" w:rsidRPr="00157063" w:rsidRDefault="0015288C" w:rsidP="00524D59">
      <w:pPr>
        <w:spacing w:line="400" w:lineRule="exact"/>
        <w:ind w:firstLineChars="200" w:firstLine="480"/>
        <w:jc w:val="both"/>
        <w:rPr>
          <w:rFonts w:ascii="Times New Roman" w:eastAsiaTheme="minorEastAsia" w:hAnsi="Times New Roman" w:cstheme="minorBidi"/>
          <w:sz w:val="24"/>
        </w:rPr>
      </w:pPr>
      <w:r w:rsidRPr="00157063">
        <w:rPr>
          <w:rFonts w:ascii="Times New Roman" w:eastAsiaTheme="minorEastAsia" w:hAnsi="Times New Roman" w:cstheme="minorBidi" w:hint="eastAsia"/>
          <w:sz w:val="24"/>
        </w:rPr>
        <w:t>在处理大数据，尤其是视频数据时，</w:t>
      </w:r>
      <w:bookmarkStart w:id="50" w:name="OLE_LINK27"/>
      <w:bookmarkStart w:id="51" w:name="OLE_LINK131"/>
      <w:r w:rsidRPr="00157063">
        <w:rPr>
          <w:rFonts w:ascii="Times New Roman" w:eastAsiaTheme="minorEastAsia" w:hAnsi="Times New Roman" w:cstheme="minorBidi" w:hint="eastAsia"/>
          <w:sz w:val="24"/>
        </w:rPr>
        <w:t>数据放置</w:t>
      </w:r>
      <w:bookmarkEnd w:id="50"/>
      <w:bookmarkEnd w:id="51"/>
      <w:r w:rsidRPr="00157063">
        <w:rPr>
          <w:rFonts w:ascii="Times New Roman" w:eastAsiaTheme="minorEastAsia" w:hAnsi="Times New Roman" w:cstheme="minorBidi" w:hint="eastAsia"/>
          <w:sz w:val="24"/>
        </w:rPr>
        <w:t>和数据计算的协同问题非常重要。云计算平台中的数据放置策略问题，也是研究的热点问题</w:t>
      </w:r>
      <w:fldSimple w:instr="REF _Ref470620599 \r \h  \* MERGEFORMAT ">
        <w:r w:rsidR="005F7DD1">
          <w:rPr>
            <w:rFonts w:ascii="Times New Roman" w:eastAsiaTheme="minorEastAsia" w:hAnsi="Times New Roman" w:cstheme="minorBidi"/>
            <w:sz w:val="24"/>
            <w:vertAlign w:val="superscript"/>
          </w:rPr>
          <w:t>[7]</w:t>
        </w:r>
      </w:fldSimple>
      <w:fldSimple w:instr=" REF _Ref470620614 \r \h  \* MERGEFORMAT ">
        <w:r w:rsidR="005F7DD1">
          <w:rPr>
            <w:rFonts w:ascii="Times New Roman" w:eastAsiaTheme="minorEastAsia" w:hAnsi="Times New Roman" w:cstheme="minorBidi"/>
            <w:sz w:val="24"/>
            <w:vertAlign w:val="superscript"/>
          </w:rPr>
          <w:t>[8]</w:t>
        </w:r>
      </w:fldSimple>
      <w:r w:rsidRPr="00157063">
        <w:rPr>
          <w:rFonts w:ascii="Times New Roman" w:eastAsiaTheme="minorEastAsia" w:hAnsi="Times New Roman" w:cstheme="minorBidi" w:hint="eastAsia"/>
          <w:sz w:val="24"/>
        </w:rPr>
        <w:t>。如果数据放置策略不合理，则在任务执行的过程中会进行跨节点读取数据，由于传输视频数据会占用大量的网络传输资源，导致集群的性能降低</w:t>
      </w:r>
      <w:fldSimple w:instr="REF _Ref470621050 \r \h  \* MERGEFORMAT ">
        <w:r w:rsidR="005F7DD1">
          <w:rPr>
            <w:rFonts w:ascii="Times New Roman" w:eastAsiaTheme="minorEastAsia" w:hAnsi="Times New Roman" w:cstheme="minorBidi"/>
            <w:sz w:val="24"/>
            <w:vertAlign w:val="superscript"/>
          </w:rPr>
          <w:t>[9]</w:t>
        </w:r>
      </w:fldSimple>
      <w:r w:rsidRPr="00157063">
        <w:rPr>
          <w:rFonts w:ascii="Times New Roman" w:eastAsiaTheme="minorEastAsia" w:hAnsi="Times New Roman" w:cstheme="minorBidi" w:hint="eastAsia"/>
          <w:sz w:val="24"/>
        </w:rPr>
        <w:t>。</w:t>
      </w:r>
      <w:r w:rsidR="003D1157" w:rsidRPr="00157063">
        <w:rPr>
          <w:rFonts w:ascii="Times New Roman" w:eastAsiaTheme="minorEastAsia" w:hAnsi="Times New Roman" w:cstheme="minorBidi" w:hint="eastAsia"/>
          <w:sz w:val="24"/>
        </w:rPr>
        <w:t>同时由于视频任务不同于传统的文本数据在使用传统的任务调度机制调度时，会导致集群内负载不均衡的情况发生，进一步降低集群的性能，增加视频处理任务处理的总时间。</w:t>
      </w:r>
    </w:p>
    <w:p w:rsidR="00912278" w:rsidRPr="00157063" w:rsidRDefault="00912278" w:rsidP="00524D59">
      <w:pPr>
        <w:spacing w:line="400" w:lineRule="exact"/>
        <w:ind w:firstLineChars="200" w:firstLine="480"/>
        <w:jc w:val="both"/>
        <w:rPr>
          <w:rFonts w:ascii="Times New Roman" w:eastAsiaTheme="minorEastAsia" w:hAnsi="Times New Roman" w:cstheme="minorBidi"/>
          <w:sz w:val="24"/>
        </w:rPr>
      </w:pPr>
      <w:r w:rsidRPr="00157063">
        <w:rPr>
          <w:rFonts w:ascii="Times New Roman" w:eastAsiaTheme="minorEastAsia" w:hAnsi="Times New Roman" w:cstheme="minorBidi" w:hint="eastAsia"/>
          <w:sz w:val="24"/>
        </w:rPr>
        <w:t>随着</w:t>
      </w:r>
      <w:r w:rsidRPr="00157063">
        <w:rPr>
          <w:rFonts w:ascii="Times New Roman" w:eastAsiaTheme="minorEastAsia" w:hAnsi="Times New Roman" w:cstheme="minorBidi" w:hint="eastAsia"/>
          <w:sz w:val="24"/>
        </w:rPr>
        <w:t>HDFS</w:t>
      </w:r>
      <w:r w:rsidRPr="00157063">
        <w:rPr>
          <w:rFonts w:ascii="Times New Roman" w:eastAsiaTheme="minorEastAsia" w:hAnsi="Times New Roman" w:cstheme="minorBidi" w:hint="eastAsia"/>
          <w:sz w:val="24"/>
        </w:rPr>
        <w:t>分布式文件系统以及</w:t>
      </w:r>
      <w:r w:rsidRPr="00157063">
        <w:rPr>
          <w:rFonts w:ascii="Times New Roman" w:eastAsiaTheme="minorEastAsia" w:hAnsi="Times New Roman" w:cstheme="minorBidi" w:hint="eastAsia"/>
          <w:sz w:val="24"/>
        </w:rPr>
        <w:t>MapReduce</w:t>
      </w:r>
      <w:r w:rsidR="006123D2" w:rsidRPr="00157063">
        <w:rPr>
          <w:rFonts w:ascii="Times New Roman" w:eastAsiaTheme="minorEastAsia" w:hAnsi="Times New Roman" w:cstheme="minorBidi" w:hint="eastAsia"/>
          <w:sz w:val="24"/>
        </w:rPr>
        <w:t>、</w:t>
      </w:r>
      <w:r w:rsidRPr="00157063">
        <w:rPr>
          <w:rFonts w:ascii="Times New Roman" w:eastAsiaTheme="minorEastAsia" w:hAnsi="Times New Roman" w:cstheme="minorBidi" w:hint="eastAsia"/>
          <w:sz w:val="24"/>
        </w:rPr>
        <w:t>Spark</w:t>
      </w:r>
      <w:r w:rsidR="006123D2" w:rsidRPr="00157063">
        <w:rPr>
          <w:rFonts w:ascii="Times New Roman" w:eastAsiaTheme="minorEastAsia" w:hAnsi="Times New Roman" w:cstheme="minorBidi" w:hint="eastAsia"/>
          <w:sz w:val="24"/>
        </w:rPr>
        <w:t>等分布式</w:t>
      </w:r>
      <w:r w:rsidRPr="00157063">
        <w:rPr>
          <w:rFonts w:ascii="Times New Roman" w:eastAsiaTheme="minorEastAsia" w:hAnsi="Times New Roman" w:cstheme="minorBidi" w:hint="eastAsia"/>
          <w:sz w:val="24"/>
        </w:rPr>
        <w:t>计算框架的</w:t>
      </w:r>
      <w:r w:rsidR="006123D2" w:rsidRPr="00157063">
        <w:rPr>
          <w:rFonts w:ascii="Times New Roman" w:eastAsiaTheme="minorEastAsia" w:hAnsi="Times New Roman" w:cstheme="minorBidi" w:hint="eastAsia"/>
          <w:sz w:val="24"/>
        </w:rPr>
        <w:t>不断发展和完善，基于这些技术</w:t>
      </w:r>
      <w:r w:rsidR="003D1157" w:rsidRPr="00157063">
        <w:rPr>
          <w:rFonts w:ascii="Times New Roman" w:eastAsiaTheme="minorEastAsia" w:hAnsi="Times New Roman" w:cstheme="minorBidi" w:hint="eastAsia"/>
          <w:sz w:val="24"/>
        </w:rPr>
        <w:t>实现的分布式云计算平台，在任务管理和资源管理方面的表现很好</w:t>
      </w:r>
      <w:r w:rsidR="006123D2" w:rsidRPr="00157063">
        <w:rPr>
          <w:rFonts w:ascii="Times New Roman" w:eastAsiaTheme="minorEastAsia" w:hAnsi="Times New Roman" w:cstheme="minorBidi" w:hint="eastAsia"/>
          <w:sz w:val="24"/>
        </w:rPr>
        <w:t>。但是处理监控视频数据时，</w:t>
      </w:r>
      <w:r w:rsidR="003D1157" w:rsidRPr="00157063">
        <w:rPr>
          <w:rFonts w:ascii="Times New Roman" w:eastAsiaTheme="minorEastAsia" w:hAnsi="Times New Roman" w:cstheme="minorBidi" w:hint="eastAsia"/>
          <w:sz w:val="24"/>
        </w:rPr>
        <w:t>由于</w:t>
      </w:r>
      <w:r w:rsidR="003D1157" w:rsidRPr="00157063">
        <w:rPr>
          <w:rFonts w:ascii="Times New Roman" w:eastAsiaTheme="minorEastAsia" w:hAnsi="Times New Roman" w:cstheme="minorBidi" w:hint="eastAsia"/>
          <w:sz w:val="24"/>
        </w:rPr>
        <w:t>HDFS</w:t>
      </w:r>
      <w:r w:rsidR="003D1157" w:rsidRPr="00157063">
        <w:rPr>
          <w:rFonts w:ascii="Times New Roman" w:eastAsiaTheme="minorEastAsia" w:hAnsi="Times New Roman" w:cstheme="minorBidi" w:hint="eastAsia"/>
          <w:sz w:val="24"/>
        </w:rPr>
        <w:t>默认的数据放置策略和分布式计算框架</w:t>
      </w:r>
      <w:r w:rsidR="006123D2" w:rsidRPr="00157063">
        <w:rPr>
          <w:rFonts w:ascii="Times New Roman" w:eastAsiaTheme="minorEastAsia" w:hAnsi="Times New Roman" w:cstheme="minorBidi" w:hint="eastAsia"/>
          <w:sz w:val="24"/>
        </w:rPr>
        <w:t>默认的任务调度策略</w:t>
      </w:r>
      <w:r w:rsidR="003D1157" w:rsidRPr="00157063">
        <w:rPr>
          <w:rFonts w:ascii="Times New Roman" w:eastAsiaTheme="minorEastAsia" w:hAnsi="Times New Roman" w:cstheme="minorBidi" w:hint="eastAsia"/>
          <w:sz w:val="24"/>
        </w:rPr>
        <w:t>不能很好协同工作以及视频任务相对文本任务的特殊性</w:t>
      </w:r>
      <w:r w:rsidR="00835E25" w:rsidRPr="00157063">
        <w:rPr>
          <w:rFonts w:ascii="Times New Roman" w:eastAsiaTheme="minorEastAsia" w:hAnsi="Times New Roman" w:cstheme="minorBidi" w:hint="eastAsia"/>
          <w:sz w:val="24"/>
        </w:rPr>
        <w:t>导致集群内节点</w:t>
      </w:r>
      <w:r w:rsidR="00E26FD7" w:rsidRPr="00157063">
        <w:rPr>
          <w:rFonts w:ascii="Times New Roman" w:eastAsiaTheme="minorEastAsia" w:hAnsi="Times New Roman" w:cstheme="minorBidi" w:hint="eastAsia"/>
          <w:sz w:val="24"/>
        </w:rPr>
        <w:t>负载不均衡以及集群内产生大量网络传输的情况发生，导致云计算集群利用率降低，使监控视频离线处理任务耗费的总时间大大</w:t>
      </w:r>
      <w:r w:rsidR="00E26FD7" w:rsidRPr="00157063">
        <w:rPr>
          <w:rFonts w:ascii="Times New Roman" w:eastAsiaTheme="minorEastAsia" w:hAnsi="Times New Roman" w:cstheme="minorBidi" w:hint="eastAsia"/>
          <w:sz w:val="24"/>
        </w:rPr>
        <w:lastRenderedPageBreak/>
        <w:t>增加。本文针对上问题，利用</w:t>
      </w:r>
      <w:r w:rsidR="00E26FD7" w:rsidRPr="00157063">
        <w:rPr>
          <w:rFonts w:ascii="Times New Roman" w:eastAsiaTheme="minorEastAsia" w:hAnsi="Times New Roman" w:cstheme="minorBidi" w:hint="eastAsia"/>
          <w:sz w:val="24"/>
        </w:rPr>
        <w:t>Spark</w:t>
      </w:r>
      <w:r w:rsidR="00E26FD7" w:rsidRPr="00157063">
        <w:rPr>
          <w:rFonts w:ascii="Times New Roman" w:eastAsiaTheme="minorEastAsia" w:hAnsi="Times New Roman" w:cstheme="minorBidi" w:hint="eastAsia"/>
          <w:sz w:val="24"/>
        </w:rPr>
        <w:t>、</w:t>
      </w:r>
      <w:r w:rsidR="00E26FD7" w:rsidRPr="00157063">
        <w:rPr>
          <w:rFonts w:ascii="Times New Roman" w:eastAsiaTheme="minorEastAsia" w:hAnsi="Times New Roman" w:cstheme="minorBidi" w:hint="eastAsia"/>
          <w:sz w:val="24"/>
        </w:rPr>
        <w:t>MapReduce</w:t>
      </w:r>
      <w:r w:rsidR="00E26FD7" w:rsidRPr="00157063">
        <w:rPr>
          <w:rFonts w:ascii="Times New Roman" w:eastAsiaTheme="minorEastAsia" w:hAnsi="Times New Roman" w:cstheme="minorBidi" w:hint="eastAsia"/>
          <w:sz w:val="24"/>
        </w:rPr>
        <w:t>等分布式计算框架在使用</w:t>
      </w:r>
      <w:r w:rsidR="00E26FD7" w:rsidRPr="00157063">
        <w:rPr>
          <w:rFonts w:ascii="Times New Roman" w:eastAsiaTheme="minorEastAsia" w:hAnsi="Times New Roman" w:cstheme="minorBidi" w:hint="eastAsia"/>
          <w:sz w:val="24"/>
        </w:rPr>
        <w:t>HDFS</w:t>
      </w:r>
      <w:r w:rsidR="00E26FD7" w:rsidRPr="00157063">
        <w:rPr>
          <w:rFonts w:ascii="Times New Roman" w:eastAsiaTheme="minorEastAsia" w:hAnsi="Times New Roman" w:cstheme="minorBidi" w:hint="eastAsia"/>
          <w:sz w:val="24"/>
        </w:rPr>
        <w:t>作为其文件系统时，支持数据本地化（</w:t>
      </w:r>
      <w:r w:rsidR="00E26FD7" w:rsidRPr="00157063">
        <w:rPr>
          <w:rFonts w:ascii="Times New Roman" w:eastAsiaTheme="minorEastAsia" w:hAnsi="Times New Roman" w:cstheme="minorBidi" w:hint="eastAsia"/>
          <w:sz w:val="24"/>
        </w:rPr>
        <w:t>Spark</w:t>
      </w:r>
      <w:r w:rsidR="00E26FD7" w:rsidRPr="00157063">
        <w:rPr>
          <w:rFonts w:ascii="Times New Roman" w:eastAsiaTheme="minorEastAsia" w:hAnsi="Times New Roman" w:cstheme="minorBidi" w:hint="eastAsia"/>
          <w:sz w:val="24"/>
        </w:rPr>
        <w:t>或者</w:t>
      </w:r>
      <w:r w:rsidR="00E26FD7" w:rsidRPr="00157063">
        <w:rPr>
          <w:rFonts w:ascii="Times New Roman" w:eastAsiaTheme="minorEastAsia" w:hAnsi="Times New Roman" w:cstheme="minorBidi" w:hint="eastAsia"/>
          <w:sz w:val="24"/>
        </w:rPr>
        <w:t>MapReduce</w:t>
      </w:r>
      <w:r w:rsidR="00E26FD7" w:rsidRPr="00157063">
        <w:rPr>
          <w:rFonts w:ascii="Times New Roman" w:eastAsiaTheme="minorEastAsia" w:hAnsi="Times New Roman" w:cstheme="minorBidi" w:hint="eastAsia"/>
          <w:sz w:val="24"/>
        </w:rPr>
        <w:t>的任务调度机制会将任务分配给存储该任务所需数据的节点处理</w:t>
      </w:r>
      <w:r w:rsidR="00F74D8E">
        <w:rPr>
          <w:rFonts w:ascii="Times New Roman" w:eastAsiaTheme="minorEastAsia" w:hAnsi="Times New Roman" w:cstheme="minorBidi" w:hint="eastAsia"/>
          <w:sz w:val="24"/>
        </w:rPr>
        <w:t>）的功能</w:t>
      </w:r>
      <w:r w:rsidR="00E26FD7" w:rsidRPr="00157063">
        <w:rPr>
          <w:rFonts w:ascii="Times New Roman" w:eastAsiaTheme="minorEastAsia" w:hAnsi="Times New Roman" w:cstheme="minorBidi" w:hint="eastAsia"/>
          <w:sz w:val="24"/>
        </w:rPr>
        <w:t>，</w:t>
      </w:r>
      <w:r w:rsidR="00835E25" w:rsidRPr="00157063">
        <w:rPr>
          <w:rFonts w:ascii="Times New Roman" w:eastAsiaTheme="minorEastAsia" w:hAnsi="Times New Roman" w:cstheme="minorBidi" w:hint="eastAsia"/>
          <w:sz w:val="24"/>
        </w:rPr>
        <w:t>本文</w:t>
      </w:r>
      <w:r w:rsidR="00E26FD7" w:rsidRPr="00157063">
        <w:rPr>
          <w:rFonts w:ascii="Times New Roman" w:eastAsiaTheme="minorEastAsia" w:hAnsi="Times New Roman" w:cstheme="minorBidi" w:hint="eastAsia"/>
          <w:sz w:val="24"/>
        </w:rPr>
        <w:t>提出一种</w:t>
      </w:r>
      <w:r w:rsidR="00835E25" w:rsidRPr="00157063">
        <w:rPr>
          <w:rFonts w:ascii="Times New Roman" w:eastAsiaTheme="minorEastAsia" w:hAnsi="Times New Roman" w:cstheme="minorBidi" w:hint="eastAsia"/>
          <w:sz w:val="24"/>
        </w:rPr>
        <w:t>针对监控视频云计算平台的数据放置策略从而解决上述问题。</w:t>
      </w:r>
    </w:p>
    <w:p w:rsidR="00824594" w:rsidRPr="00E107B7" w:rsidRDefault="004F234A" w:rsidP="003647B6">
      <w:pPr>
        <w:pStyle w:val="110"/>
        <w:spacing w:before="156" w:after="156"/>
        <w:rPr>
          <w:lang w:val="en-US" w:eastAsia="zh-CN"/>
        </w:rPr>
      </w:pPr>
      <w:bookmarkStart w:id="52" w:name="_Toc440442842"/>
      <w:bookmarkStart w:id="53" w:name="_Toc476847697"/>
      <w:r w:rsidRPr="00E107B7">
        <w:rPr>
          <w:rFonts w:hint="eastAsia"/>
          <w:lang w:val="en-US" w:eastAsia="zh-CN"/>
        </w:rPr>
        <w:t>1.2</w:t>
      </w:r>
      <w:r w:rsidR="00EB69A3" w:rsidRPr="00E107B7">
        <w:rPr>
          <w:rFonts w:hint="eastAsia"/>
          <w:lang w:val="en-US" w:eastAsia="zh-CN"/>
        </w:rPr>
        <w:t>国内外研究现状</w:t>
      </w:r>
      <w:bookmarkEnd w:id="52"/>
      <w:bookmarkEnd w:id="53"/>
    </w:p>
    <w:p w:rsidR="005A33A2" w:rsidRPr="00E107B7" w:rsidRDefault="00AE62D0" w:rsidP="00524D59">
      <w:pPr>
        <w:spacing w:line="400" w:lineRule="exact"/>
        <w:ind w:firstLineChars="200" w:firstLine="480"/>
        <w:jc w:val="both"/>
        <w:rPr>
          <w:rFonts w:ascii="Times New Roman" w:eastAsiaTheme="minorEastAsia" w:hAnsi="Times New Roman" w:cstheme="minorBidi"/>
          <w:sz w:val="24"/>
        </w:rPr>
      </w:pPr>
      <w:bookmarkStart w:id="54" w:name="OLE_LINK136"/>
      <w:bookmarkStart w:id="55" w:name="OLE_LINK144"/>
      <w:bookmarkStart w:id="56" w:name="OLE_LINK145"/>
      <w:bookmarkStart w:id="57" w:name="OLE_LINK156"/>
      <w:bookmarkStart w:id="58" w:name="OLE_LINK158"/>
      <w:bookmarkStart w:id="59" w:name="OLE_LINK155"/>
      <w:r w:rsidRPr="00E107B7">
        <w:rPr>
          <w:rFonts w:ascii="Times New Roman" w:eastAsiaTheme="minorEastAsia" w:hAnsi="Times New Roman" w:cstheme="minorBidi" w:hint="eastAsia"/>
          <w:sz w:val="24"/>
        </w:rPr>
        <w:t>云计算平台中数据放置</w:t>
      </w:r>
      <w:r w:rsidR="003777A4" w:rsidRPr="00E107B7">
        <w:rPr>
          <w:rFonts w:ascii="Times New Roman" w:eastAsiaTheme="minorEastAsia" w:hAnsi="Times New Roman" w:cstheme="minorBidi" w:hint="eastAsia"/>
          <w:sz w:val="24"/>
        </w:rPr>
        <w:t>策略</w:t>
      </w:r>
      <w:r w:rsidRPr="00E107B7">
        <w:rPr>
          <w:rFonts w:ascii="Times New Roman" w:eastAsiaTheme="minorEastAsia" w:hAnsi="Times New Roman" w:cstheme="minorBidi" w:hint="eastAsia"/>
          <w:sz w:val="24"/>
        </w:rPr>
        <w:t>问题</w:t>
      </w:r>
      <w:r w:rsidR="003777A4" w:rsidRPr="00E107B7">
        <w:rPr>
          <w:rFonts w:ascii="Times New Roman" w:eastAsiaTheme="minorEastAsia" w:hAnsi="Times New Roman" w:cstheme="minorBidi" w:hint="eastAsia"/>
          <w:sz w:val="24"/>
        </w:rPr>
        <w:t>，</w:t>
      </w:r>
      <w:r w:rsidRPr="00E107B7">
        <w:rPr>
          <w:rFonts w:ascii="Times New Roman" w:eastAsiaTheme="minorEastAsia" w:hAnsi="Times New Roman" w:cstheme="minorBidi" w:hint="eastAsia"/>
          <w:sz w:val="24"/>
        </w:rPr>
        <w:t>随着</w:t>
      </w:r>
      <w:r w:rsidR="003777A4" w:rsidRPr="00E107B7">
        <w:rPr>
          <w:rFonts w:ascii="Times New Roman" w:eastAsiaTheme="minorEastAsia" w:hAnsi="Times New Roman" w:cstheme="minorBidi" w:hint="eastAsia"/>
          <w:sz w:val="24"/>
        </w:rPr>
        <w:t>大数据，尤其是视频大数据时代的到来，</w:t>
      </w:r>
      <w:r w:rsidRPr="00E107B7">
        <w:rPr>
          <w:rFonts w:ascii="Times New Roman" w:eastAsiaTheme="minorEastAsia" w:hAnsi="Times New Roman" w:cstheme="minorBidi" w:hint="eastAsia"/>
          <w:sz w:val="24"/>
        </w:rPr>
        <w:t>面临着巨大的挑战。</w:t>
      </w:r>
      <w:bookmarkEnd w:id="54"/>
      <w:bookmarkEnd w:id="55"/>
      <w:bookmarkEnd w:id="56"/>
      <w:r w:rsidR="00CE7EB4">
        <w:rPr>
          <w:rFonts w:ascii="Times New Roman" w:eastAsiaTheme="minorEastAsia" w:hAnsi="Times New Roman" w:cstheme="minorBidi" w:hint="eastAsia"/>
          <w:sz w:val="24"/>
        </w:rPr>
        <w:t>众多研究者对云计算平台</w:t>
      </w:r>
      <w:r w:rsidRPr="00E107B7">
        <w:rPr>
          <w:rFonts w:ascii="Times New Roman" w:eastAsiaTheme="minorEastAsia" w:hAnsi="Times New Roman" w:cstheme="minorBidi" w:hint="eastAsia"/>
          <w:sz w:val="24"/>
        </w:rPr>
        <w:t>中数据放置及</w:t>
      </w:r>
      <w:r w:rsidR="003777A4" w:rsidRPr="00E107B7">
        <w:rPr>
          <w:rFonts w:ascii="Times New Roman" w:eastAsiaTheme="minorEastAsia" w:hAnsi="Times New Roman" w:cstheme="minorBidi" w:hint="eastAsia"/>
          <w:sz w:val="24"/>
        </w:rPr>
        <w:t>数据迁移</w:t>
      </w:r>
      <w:r w:rsidRPr="00E107B7">
        <w:rPr>
          <w:rFonts w:ascii="Times New Roman" w:eastAsiaTheme="minorEastAsia" w:hAnsi="Times New Roman" w:cstheme="minorBidi" w:hint="eastAsia"/>
          <w:sz w:val="24"/>
        </w:rPr>
        <w:t>策略</w:t>
      </w:r>
      <w:r w:rsidR="003777A4" w:rsidRPr="00E107B7">
        <w:rPr>
          <w:rFonts w:ascii="Times New Roman" w:eastAsiaTheme="minorEastAsia" w:hAnsi="Times New Roman" w:cstheme="minorBidi" w:hint="eastAsia"/>
          <w:sz w:val="24"/>
        </w:rPr>
        <w:t>等</w:t>
      </w:r>
      <w:r w:rsidR="00BB601B">
        <w:rPr>
          <w:rFonts w:ascii="Times New Roman" w:eastAsiaTheme="minorEastAsia" w:hAnsi="Times New Roman" w:cstheme="minorBidi" w:hint="eastAsia"/>
          <w:sz w:val="24"/>
        </w:rPr>
        <w:t>问题进行了</w:t>
      </w:r>
      <w:r w:rsidR="00CE7EB4">
        <w:rPr>
          <w:rFonts w:ascii="Times New Roman" w:eastAsiaTheme="minorEastAsia" w:hAnsi="Times New Roman" w:cstheme="minorBidi" w:hint="eastAsia"/>
          <w:sz w:val="24"/>
        </w:rPr>
        <w:t>的</w:t>
      </w:r>
      <w:r w:rsidR="00BB601B">
        <w:rPr>
          <w:rFonts w:ascii="Times New Roman" w:eastAsiaTheme="minorEastAsia" w:hAnsi="Times New Roman" w:cstheme="minorBidi" w:hint="eastAsia"/>
          <w:sz w:val="24"/>
        </w:rPr>
        <w:t>相关</w:t>
      </w:r>
      <w:r w:rsidRPr="00E107B7">
        <w:rPr>
          <w:rFonts w:ascii="Times New Roman" w:eastAsiaTheme="minorEastAsia" w:hAnsi="Times New Roman" w:cstheme="minorBidi" w:hint="eastAsia"/>
          <w:sz w:val="24"/>
        </w:rPr>
        <w:t>研究。</w:t>
      </w:r>
    </w:p>
    <w:p w:rsidR="005F4F31" w:rsidRPr="00E107B7" w:rsidRDefault="00FF26FF" w:rsidP="00524D59">
      <w:pPr>
        <w:spacing w:line="400" w:lineRule="exact"/>
        <w:ind w:firstLineChars="200" w:firstLine="480"/>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文献</w:t>
      </w:r>
      <w:fldSimple w:instr=" REF _Ref470530350 \r \h  \* MERGEFORMAT ">
        <w:r w:rsidR="005F7DD1">
          <w:rPr>
            <w:rFonts w:ascii="Times New Roman" w:eastAsiaTheme="minorEastAsia" w:hAnsi="Times New Roman" w:cstheme="minorBidi"/>
            <w:sz w:val="24"/>
          </w:rPr>
          <w:t>[10]</w:t>
        </w:r>
      </w:fldSimple>
      <w:r w:rsidR="00CE7EB4">
        <w:rPr>
          <w:rFonts w:ascii="Times New Roman" w:eastAsiaTheme="minorEastAsia" w:hAnsi="Times New Roman" w:cstheme="minorBidi" w:hint="eastAsia"/>
          <w:sz w:val="24"/>
        </w:rPr>
        <w:t>针对云计算平台中跨数据中心</w:t>
      </w:r>
      <w:r w:rsidR="00CE7EB4" w:rsidRPr="00CE7EB4">
        <w:rPr>
          <w:rFonts w:ascii="Times New Roman" w:eastAsiaTheme="minorEastAsia" w:hAnsi="Times New Roman" w:cstheme="minorBidi" w:hint="eastAsia"/>
          <w:sz w:val="24"/>
        </w:rPr>
        <w:t>工作流的高效执行问题</w:t>
      </w:r>
      <w:r w:rsidR="00CE7EB4">
        <w:rPr>
          <w:rFonts w:ascii="Times New Roman" w:eastAsiaTheme="minorEastAsia" w:hAnsi="Times New Roman" w:cstheme="minorBidi" w:hint="eastAsia"/>
          <w:sz w:val="24"/>
        </w:rPr>
        <w:t>，</w:t>
      </w:r>
      <w:r w:rsidRPr="00E107B7">
        <w:rPr>
          <w:rFonts w:ascii="Times New Roman" w:eastAsiaTheme="minorEastAsia" w:hAnsi="Times New Roman" w:cstheme="minorBidi" w:hint="eastAsia"/>
          <w:sz w:val="24"/>
        </w:rPr>
        <w:t>提出</w:t>
      </w:r>
      <w:r w:rsidR="00CE7EB4">
        <w:rPr>
          <w:rFonts w:ascii="Times New Roman" w:eastAsiaTheme="minorEastAsia" w:hAnsi="Times New Roman" w:cstheme="minorBidi" w:hint="eastAsia"/>
          <w:sz w:val="24"/>
        </w:rPr>
        <w:t>了新的数据放置策略，该策略</w:t>
      </w:r>
      <w:r w:rsidRPr="00E107B7">
        <w:rPr>
          <w:rFonts w:ascii="Times New Roman" w:eastAsiaTheme="minorEastAsia" w:hAnsi="Times New Roman" w:cstheme="minorBidi" w:hint="eastAsia"/>
          <w:sz w:val="24"/>
        </w:rPr>
        <w:t>在工作流</w:t>
      </w:r>
      <w:r w:rsidR="00CE7EB4">
        <w:rPr>
          <w:rFonts w:ascii="Times New Roman" w:eastAsiaTheme="minorEastAsia" w:hAnsi="Times New Roman" w:cstheme="minorBidi" w:hint="eastAsia"/>
          <w:sz w:val="24"/>
        </w:rPr>
        <w:t>的初始化阶段就把有关联的数据放置到相同的</w:t>
      </w:r>
      <w:r w:rsidRPr="00E107B7">
        <w:rPr>
          <w:rFonts w:ascii="Times New Roman" w:eastAsiaTheme="minorEastAsia" w:hAnsi="Times New Roman" w:cstheme="minorBidi" w:hint="eastAsia"/>
          <w:sz w:val="24"/>
        </w:rPr>
        <w:t>数据中心</w:t>
      </w:r>
      <w:r w:rsidR="00BF5DA7" w:rsidRPr="00E107B7">
        <w:rPr>
          <w:rFonts w:ascii="Times New Roman" w:eastAsiaTheme="minorEastAsia" w:hAnsi="Times New Roman" w:cstheme="minorBidi" w:hint="eastAsia"/>
          <w:sz w:val="24"/>
        </w:rPr>
        <w:t>；</w:t>
      </w:r>
      <w:r w:rsidR="00CE7EB4">
        <w:rPr>
          <w:rFonts w:ascii="Times New Roman" w:eastAsiaTheme="minorEastAsia" w:hAnsi="Times New Roman" w:cstheme="minorBidi" w:hint="eastAsia"/>
          <w:sz w:val="24"/>
        </w:rPr>
        <w:t>然后尽量将任务调度到</w:t>
      </w:r>
      <w:r w:rsidR="0089330D">
        <w:rPr>
          <w:rFonts w:ascii="Times New Roman" w:eastAsiaTheme="minorEastAsia" w:hAnsi="Times New Roman" w:cstheme="minorBidi" w:hint="eastAsia"/>
          <w:sz w:val="24"/>
        </w:rPr>
        <w:t>相关数据中心去执行</w:t>
      </w:r>
      <w:r w:rsidR="00BF5DA7" w:rsidRPr="00E107B7">
        <w:rPr>
          <w:rFonts w:ascii="Times New Roman" w:eastAsiaTheme="minorEastAsia" w:hAnsi="Times New Roman" w:cstheme="minorBidi" w:hint="eastAsia"/>
          <w:sz w:val="24"/>
        </w:rPr>
        <w:t>。</w:t>
      </w:r>
      <w:r w:rsidR="0089330D">
        <w:rPr>
          <w:rFonts w:ascii="Times New Roman" w:eastAsiaTheme="minorEastAsia" w:hAnsi="Times New Roman" w:cstheme="minorBidi" w:hint="eastAsia"/>
          <w:sz w:val="24"/>
        </w:rPr>
        <w:t>通过实验验证，该策略有</w:t>
      </w:r>
      <w:r w:rsidRPr="00E107B7">
        <w:rPr>
          <w:rFonts w:ascii="Times New Roman" w:eastAsiaTheme="minorEastAsia" w:hAnsi="Times New Roman" w:cstheme="minorBidi" w:hint="eastAsia"/>
          <w:sz w:val="24"/>
        </w:rPr>
        <w:t>效减少</w:t>
      </w:r>
      <w:r w:rsidR="0089330D">
        <w:rPr>
          <w:rFonts w:ascii="Times New Roman" w:eastAsiaTheme="minorEastAsia" w:hAnsi="Times New Roman" w:cstheme="minorBidi" w:hint="eastAsia"/>
          <w:sz w:val="24"/>
        </w:rPr>
        <w:t>了数据中心之间的数据传输量</w:t>
      </w:r>
      <w:r w:rsidR="00BF5DA7" w:rsidRPr="00E107B7">
        <w:rPr>
          <w:rFonts w:ascii="Times New Roman" w:eastAsiaTheme="minorEastAsia" w:hAnsi="Times New Roman" w:cstheme="minorBidi" w:hint="eastAsia"/>
          <w:sz w:val="24"/>
        </w:rPr>
        <w:t>，</w:t>
      </w:r>
      <w:r w:rsidR="0089330D">
        <w:rPr>
          <w:rFonts w:ascii="Times New Roman" w:eastAsiaTheme="minorEastAsia" w:hAnsi="Times New Roman" w:cstheme="minorBidi" w:hint="eastAsia"/>
          <w:sz w:val="24"/>
        </w:rPr>
        <w:t>大大提高了科学工作流的运行效率</w:t>
      </w:r>
      <w:r w:rsidR="00BF5DA7" w:rsidRPr="00E107B7">
        <w:rPr>
          <w:rFonts w:ascii="Times New Roman" w:eastAsiaTheme="minorEastAsia" w:hAnsi="Times New Roman" w:cstheme="minorBidi" w:hint="eastAsia"/>
          <w:sz w:val="24"/>
        </w:rPr>
        <w:t>。</w:t>
      </w:r>
    </w:p>
    <w:bookmarkEnd w:id="57"/>
    <w:bookmarkEnd w:id="58"/>
    <w:p w:rsidR="005F4F31" w:rsidRPr="00E107B7" w:rsidRDefault="005F4F31" w:rsidP="00524D59">
      <w:pPr>
        <w:spacing w:line="400" w:lineRule="exact"/>
        <w:ind w:firstLineChars="200" w:firstLine="480"/>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文献</w:t>
      </w:r>
      <w:fldSimple w:instr="REF _Ref470622751 \r \h  \* MERGEFORMAT ">
        <w:r w:rsidR="005F7DD1">
          <w:rPr>
            <w:rFonts w:ascii="Times New Roman" w:eastAsiaTheme="minorEastAsia" w:hAnsi="Times New Roman" w:cstheme="minorBidi"/>
            <w:sz w:val="24"/>
          </w:rPr>
          <w:t>[11]</w:t>
        </w:r>
      </w:fldSimple>
      <w:r w:rsidRPr="00E107B7">
        <w:rPr>
          <w:rFonts w:ascii="Times New Roman" w:eastAsiaTheme="minorEastAsia" w:hAnsi="Times New Roman" w:cstheme="minorBidi" w:hint="eastAsia"/>
          <w:sz w:val="24"/>
        </w:rPr>
        <w:t>提出一种使用实时访问模式的</w:t>
      </w:r>
      <w:r w:rsidRPr="00E107B7">
        <w:rPr>
          <w:rFonts w:ascii="Times New Roman" w:eastAsiaTheme="minorEastAsia" w:hAnsi="Times New Roman" w:cstheme="minorBidi" w:hint="eastAsia"/>
          <w:sz w:val="24"/>
        </w:rPr>
        <w:t>Hadoop</w:t>
      </w:r>
      <w:r w:rsidRPr="00E107B7">
        <w:rPr>
          <w:rFonts w:ascii="Times New Roman" w:eastAsiaTheme="minorEastAsia" w:hAnsi="Times New Roman" w:cstheme="minorBidi" w:hint="eastAsia"/>
          <w:sz w:val="24"/>
        </w:rPr>
        <w:t>动态数据放置</w:t>
      </w:r>
      <w:r w:rsidR="0077581F" w:rsidRPr="00E107B7">
        <w:rPr>
          <w:rFonts w:ascii="Times New Roman" w:eastAsiaTheme="minorEastAsia" w:hAnsi="Times New Roman" w:cstheme="minorBidi" w:hint="eastAsia"/>
          <w:sz w:val="24"/>
        </w:rPr>
        <w:t>策略，这种新数据放置策略能够让任务更快的获取所需要的数据，从而实现访问时间和带宽的优化。最后，仿真实验表明这种数据策略的效果比</w:t>
      </w:r>
      <w:r w:rsidR="0077581F" w:rsidRPr="00E107B7">
        <w:rPr>
          <w:rFonts w:ascii="Times New Roman" w:eastAsiaTheme="minorEastAsia" w:hAnsi="Times New Roman" w:cstheme="minorBidi" w:hint="eastAsia"/>
          <w:sz w:val="24"/>
        </w:rPr>
        <w:t>HDFS</w:t>
      </w:r>
      <w:r w:rsidR="0077581F" w:rsidRPr="00E107B7">
        <w:rPr>
          <w:rFonts w:ascii="Times New Roman" w:eastAsiaTheme="minorEastAsia" w:hAnsi="Times New Roman" w:cstheme="minorBidi" w:hint="eastAsia"/>
          <w:sz w:val="24"/>
        </w:rPr>
        <w:t>默认数据放置策略更好。</w:t>
      </w:r>
    </w:p>
    <w:p w:rsidR="0077581F" w:rsidRPr="00E107B7" w:rsidRDefault="0077581F" w:rsidP="00524D59">
      <w:pPr>
        <w:spacing w:line="400" w:lineRule="exact"/>
        <w:ind w:firstLineChars="200" w:firstLine="480"/>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文献</w:t>
      </w:r>
      <w:fldSimple w:instr=" REF _Ref470623316 \r \h  \* MERGEFORMAT ">
        <w:r w:rsidR="005F7DD1">
          <w:rPr>
            <w:rFonts w:ascii="Times New Roman" w:eastAsiaTheme="minorEastAsia" w:hAnsi="Times New Roman" w:cstheme="minorBidi"/>
            <w:sz w:val="24"/>
          </w:rPr>
          <w:t>[12]</w:t>
        </w:r>
      </w:fldSimple>
      <w:r w:rsidRPr="00E107B7">
        <w:rPr>
          <w:rFonts w:ascii="Times New Roman" w:eastAsiaTheme="minorEastAsia" w:hAnsi="Times New Roman" w:cstheme="minorBidi" w:hint="eastAsia"/>
          <w:sz w:val="24"/>
        </w:rPr>
        <w:t>提出一种新的数据放置策略自适应地平衡每个节点中存储的数据量，以实现提高的数据处理性能。实验结果表明，在异构</w:t>
      </w:r>
      <w:r w:rsidRPr="00E107B7">
        <w:rPr>
          <w:rFonts w:ascii="Times New Roman" w:eastAsiaTheme="minorEastAsia" w:hAnsi="Times New Roman" w:cstheme="minorBidi" w:hint="eastAsia"/>
          <w:sz w:val="24"/>
        </w:rPr>
        <w:t>Hadoop</w:t>
      </w:r>
      <w:r w:rsidRPr="00E107B7">
        <w:rPr>
          <w:rFonts w:ascii="Times New Roman" w:eastAsiaTheme="minorEastAsia" w:hAnsi="Times New Roman" w:cstheme="minorBidi" w:hint="eastAsia"/>
          <w:sz w:val="24"/>
        </w:rPr>
        <w:t>集群中执行数据密集型应用程序之前，这种数据放置策略可以通过跨节点重新平衡数据来提高</w:t>
      </w:r>
      <w:r w:rsidRPr="00E107B7">
        <w:rPr>
          <w:rFonts w:ascii="Times New Roman" w:eastAsiaTheme="minorEastAsia" w:hAnsi="Times New Roman" w:cstheme="minorBidi" w:hint="eastAsia"/>
          <w:sz w:val="24"/>
        </w:rPr>
        <w:t>MapReduce</w:t>
      </w:r>
      <w:r w:rsidRPr="00E107B7">
        <w:rPr>
          <w:rFonts w:ascii="Times New Roman" w:eastAsiaTheme="minorEastAsia" w:hAnsi="Times New Roman" w:cstheme="minorBidi" w:hint="eastAsia"/>
          <w:sz w:val="24"/>
        </w:rPr>
        <w:t>性能。</w:t>
      </w:r>
    </w:p>
    <w:p w:rsidR="00F53C4D" w:rsidRPr="00E107B7" w:rsidRDefault="0077581F" w:rsidP="00524D59">
      <w:pPr>
        <w:spacing w:line="400" w:lineRule="exact"/>
        <w:ind w:firstLineChars="200" w:firstLine="480"/>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文献</w:t>
      </w:r>
      <w:fldSimple w:instr="REF _Ref470623772 \r \h  \* MERGEFORMAT ">
        <w:r w:rsidR="005F7DD1">
          <w:rPr>
            <w:rFonts w:ascii="Times New Roman" w:eastAsiaTheme="minorEastAsia" w:hAnsi="Times New Roman" w:cstheme="minorBidi"/>
            <w:sz w:val="24"/>
          </w:rPr>
          <w:t>[13]</w:t>
        </w:r>
      </w:fldSimple>
      <w:r w:rsidR="00F53C4D" w:rsidRPr="00E107B7">
        <w:rPr>
          <w:rFonts w:ascii="Times New Roman" w:eastAsiaTheme="minorEastAsia" w:hAnsi="Times New Roman" w:cstheme="minorBidi" w:hint="eastAsia"/>
          <w:sz w:val="24"/>
        </w:rPr>
        <w:t>提出一种基于任务计算比数据放置策略并通过</w:t>
      </w:r>
      <w:r w:rsidRPr="00E107B7">
        <w:rPr>
          <w:rFonts w:ascii="Times New Roman" w:eastAsiaTheme="minorEastAsia" w:hAnsi="Times New Roman" w:cstheme="minorBidi" w:hint="eastAsia"/>
          <w:sz w:val="24"/>
        </w:rPr>
        <w:t>两个标准的</w:t>
      </w:r>
      <w:r w:rsidRPr="00E107B7">
        <w:rPr>
          <w:rFonts w:ascii="Times New Roman" w:eastAsiaTheme="minorEastAsia" w:hAnsi="Times New Roman" w:cstheme="minorBidi" w:hint="eastAsia"/>
          <w:sz w:val="24"/>
        </w:rPr>
        <w:t>MapReduce</w:t>
      </w:r>
      <w:r w:rsidR="00F53C4D" w:rsidRPr="00E107B7">
        <w:rPr>
          <w:rFonts w:ascii="Times New Roman" w:eastAsiaTheme="minorEastAsia" w:hAnsi="Times New Roman" w:cstheme="minorBidi" w:hint="eastAsia"/>
          <w:sz w:val="24"/>
        </w:rPr>
        <w:t>应用程序</w:t>
      </w:r>
      <w:r w:rsidRPr="00E107B7">
        <w:rPr>
          <w:rFonts w:ascii="Times New Roman" w:eastAsiaTheme="minorEastAsia" w:hAnsi="Times New Roman" w:cstheme="minorBidi" w:hint="eastAsia"/>
          <w:sz w:val="24"/>
        </w:rPr>
        <w:t>WordCount</w:t>
      </w:r>
      <w:r w:rsidRPr="00E107B7">
        <w:rPr>
          <w:rFonts w:ascii="Times New Roman" w:eastAsiaTheme="minorEastAsia" w:hAnsi="Times New Roman" w:cstheme="minorBidi" w:hint="eastAsia"/>
          <w:sz w:val="24"/>
        </w:rPr>
        <w:t>和</w:t>
      </w:r>
      <w:r w:rsidRPr="00E107B7">
        <w:rPr>
          <w:rFonts w:ascii="Times New Roman" w:eastAsiaTheme="minorEastAsia" w:hAnsi="Times New Roman" w:cstheme="minorBidi" w:hint="eastAsia"/>
          <w:sz w:val="24"/>
        </w:rPr>
        <w:t>Grep</w:t>
      </w:r>
      <w:r w:rsidR="00F53C4D" w:rsidRPr="00E107B7">
        <w:rPr>
          <w:rFonts w:ascii="Times New Roman" w:eastAsiaTheme="minorEastAsia" w:hAnsi="Times New Roman" w:cstheme="minorBidi" w:hint="eastAsia"/>
          <w:sz w:val="24"/>
        </w:rPr>
        <w:t>进行实验，</w:t>
      </w:r>
      <w:r w:rsidR="0089330D">
        <w:rPr>
          <w:rFonts w:ascii="Times New Roman" w:eastAsiaTheme="minorEastAsia" w:hAnsi="Times New Roman" w:cstheme="minorBidi" w:hint="eastAsia"/>
          <w:sz w:val="24"/>
        </w:rPr>
        <w:t>通过实验验证了</w:t>
      </w:r>
      <w:r w:rsidR="00F53C4D" w:rsidRPr="00E107B7">
        <w:rPr>
          <w:rFonts w:ascii="Times New Roman" w:eastAsiaTheme="minorEastAsia" w:hAnsi="Times New Roman" w:cstheme="minorBidi" w:hint="eastAsia"/>
          <w:sz w:val="24"/>
        </w:rPr>
        <w:t>该文献提出的数据放置策略显著提高了</w:t>
      </w:r>
      <w:r w:rsidR="00F53C4D" w:rsidRPr="00E107B7">
        <w:rPr>
          <w:rFonts w:ascii="Times New Roman" w:eastAsiaTheme="minorEastAsia" w:hAnsi="Times New Roman" w:cstheme="minorBidi" w:hint="eastAsia"/>
          <w:sz w:val="24"/>
        </w:rPr>
        <w:t>MapReduce</w:t>
      </w:r>
      <w:r w:rsidR="0089330D">
        <w:rPr>
          <w:rFonts w:ascii="Times New Roman" w:eastAsiaTheme="minorEastAsia" w:hAnsi="Times New Roman" w:cstheme="minorBidi" w:hint="eastAsia"/>
          <w:sz w:val="24"/>
        </w:rPr>
        <w:t>的执行效率</w:t>
      </w:r>
      <w:r w:rsidR="00F53C4D" w:rsidRPr="00E107B7">
        <w:rPr>
          <w:rFonts w:ascii="Times New Roman" w:eastAsiaTheme="minorEastAsia" w:hAnsi="Times New Roman" w:cstheme="minorBidi" w:hint="eastAsia"/>
          <w:sz w:val="24"/>
        </w:rPr>
        <w:t>。</w:t>
      </w:r>
    </w:p>
    <w:p w:rsidR="00F53C4D" w:rsidRPr="00E107B7" w:rsidRDefault="00F53C4D" w:rsidP="00524D59">
      <w:pPr>
        <w:spacing w:line="400" w:lineRule="exact"/>
        <w:ind w:firstLineChars="200" w:firstLine="480"/>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文献</w:t>
      </w:r>
      <w:fldSimple w:instr="REF _Ref470624953 \r \h  \* MERGEFORMAT ">
        <w:r w:rsidR="005F7DD1">
          <w:rPr>
            <w:rFonts w:ascii="Times New Roman" w:eastAsiaTheme="minorEastAsia" w:hAnsi="Times New Roman" w:cstheme="minorBidi"/>
            <w:sz w:val="24"/>
          </w:rPr>
          <w:t>[14]</w:t>
        </w:r>
      </w:fldSimple>
      <w:r w:rsidRPr="00E107B7">
        <w:rPr>
          <w:rFonts w:ascii="Times New Roman" w:eastAsiaTheme="minorEastAsia" w:hAnsi="Times New Roman" w:cstheme="minorBidi" w:hint="eastAsia"/>
          <w:sz w:val="24"/>
        </w:rPr>
        <w:t>提出了一个称为</w:t>
      </w:r>
      <w:r w:rsidRPr="00E107B7">
        <w:rPr>
          <w:rFonts w:ascii="Times New Roman" w:eastAsiaTheme="minorEastAsia" w:hAnsi="Times New Roman" w:cstheme="minorBidi" w:hint="eastAsia"/>
          <w:sz w:val="24"/>
        </w:rPr>
        <w:t>RCFile</w:t>
      </w:r>
      <w:r w:rsidRPr="00E107B7">
        <w:rPr>
          <w:rFonts w:ascii="Times New Roman" w:eastAsiaTheme="minorEastAsia" w:hAnsi="Times New Roman" w:cstheme="minorBidi" w:hint="eastAsia"/>
          <w:sz w:val="24"/>
        </w:rPr>
        <w:t>（记录列文件）</w:t>
      </w:r>
      <w:bookmarkStart w:id="60" w:name="OLE_LINK146"/>
      <w:bookmarkStart w:id="61" w:name="OLE_LINK147"/>
      <w:r w:rsidRPr="00E107B7">
        <w:rPr>
          <w:rFonts w:ascii="Times New Roman" w:eastAsiaTheme="minorEastAsia" w:hAnsi="Times New Roman" w:cstheme="minorBidi" w:hint="eastAsia"/>
          <w:sz w:val="24"/>
        </w:rPr>
        <w:t>及其在</w:t>
      </w:r>
      <w:r w:rsidRPr="00E107B7">
        <w:rPr>
          <w:rFonts w:ascii="Times New Roman" w:eastAsiaTheme="minorEastAsia" w:hAnsi="Times New Roman" w:cstheme="minorBidi" w:hint="eastAsia"/>
          <w:sz w:val="24"/>
        </w:rPr>
        <w:t>Hadoop</w:t>
      </w:r>
      <w:r w:rsidRPr="00E107B7">
        <w:rPr>
          <w:rFonts w:ascii="Times New Roman" w:eastAsiaTheme="minorEastAsia" w:hAnsi="Times New Roman" w:cstheme="minorBidi" w:hint="eastAsia"/>
          <w:sz w:val="24"/>
        </w:rPr>
        <w:t>系统中的实现的大数据布局策略</w:t>
      </w:r>
      <w:bookmarkEnd w:id="60"/>
      <w:bookmarkEnd w:id="61"/>
      <w:r w:rsidRPr="00E107B7">
        <w:rPr>
          <w:rFonts w:ascii="Times New Roman" w:eastAsiaTheme="minorEastAsia" w:hAnsi="Times New Roman" w:cstheme="minorBidi" w:hint="eastAsia"/>
          <w:sz w:val="24"/>
        </w:rPr>
        <w:t>。通过强化实验，验证了</w:t>
      </w:r>
      <w:r w:rsidRPr="00E107B7">
        <w:rPr>
          <w:rFonts w:ascii="Times New Roman" w:eastAsiaTheme="minorEastAsia" w:hAnsi="Times New Roman" w:cstheme="minorBidi" w:hint="eastAsia"/>
          <w:sz w:val="24"/>
        </w:rPr>
        <w:t>RCFile</w:t>
      </w:r>
      <w:r w:rsidRPr="00E107B7">
        <w:rPr>
          <w:rFonts w:ascii="Times New Roman" w:eastAsiaTheme="minorEastAsia" w:hAnsi="Times New Roman" w:cstheme="minorBidi" w:hint="eastAsia"/>
          <w:sz w:val="24"/>
        </w:rPr>
        <w:t>及其在</w:t>
      </w:r>
      <w:r w:rsidRPr="00E107B7">
        <w:rPr>
          <w:rFonts w:ascii="Times New Roman" w:eastAsiaTheme="minorEastAsia" w:hAnsi="Times New Roman" w:cstheme="minorBidi" w:hint="eastAsia"/>
          <w:sz w:val="24"/>
        </w:rPr>
        <w:t>Hadoop</w:t>
      </w:r>
      <w:r w:rsidRPr="00E107B7">
        <w:rPr>
          <w:rFonts w:ascii="Times New Roman" w:eastAsiaTheme="minorEastAsia" w:hAnsi="Times New Roman" w:cstheme="minorBidi" w:hint="eastAsia"/>
          <w:sz w:val="24"/>
        </w:rPr>
        <w:t>系统中的实现的大数据布局策略相比</w:t>
      </w:r>
      <w:r w:rsidRPr="00E107B7">
        <w:rPr>
          <w:rFonts w:ascii="Times New Roman" w:eastAsiaTheme="minorEastAsia" w:hAnsi="Times New Roman" w:cstheme="minorBidi" w:hint="eastAsia"/>
          <w:sz w:val="24"/>
        </w:rPr>
        <w:t>Hadoop</w:t>
      </w:r>
      <w:r w:rsidRPr="00E107B7">
        <w:rPr>
          <w:rFonts w:ascii="Times New Roman" w:eastAsiaTheme="minorEastAsia" w:hAnsi="Times New Roman" w:cstheme="minorBidi" w:hint="eastAsia"/>
          <w:sz w:val="24"/>
        </w:rPr>
        <w:t>默认的设置能够更加快速地</w:t>
      </w:r>
      <w:r w:rsidR="00BF5DA7" w:rsidRPr="00E107B7">
        <w:rPr>
          <w:rFonts w:ascii="Times New Roman" w:eastAsiaTheme="minorEastAsia" w:hAnsi="Times New Roman" w:cstheme="minorBidi" w:hint="eastAsia"/>
          <w:sz w:val="24"/>
        </w:rPr>
        <w:t>进行</w:t>
      </w:r>
      <w:r w:rsidRPr="00E107B7">
        <w:rPr>
          <w:rFonts w:ascii="Times New Roman" w:eastAsiaTheme="minorEastAsia" w:hAnsi="Times New Roman" w:cstheme="minorBidi" w:hint="eastAsia"/>
          <w:sz w:val="24"/>
        </w:rPr>
        <w:t>数据加载、快速</w:t>
      </w:r>
      <w:r w:rsidR="00BF5DA7" w:rsidRPr="00E107B7">
        <w:rPr>
          <w:rFonts w:ascii="Times New Roman" w:eastAsiaTheme="minorEastAsia" w:hAnsi="Times New Roman" w:cstheme="minorBidi" w:hint="eastAsia"/>
          <w:sz w:val="24"/>
        </w:rPr>
        <w:t>地</w:t>
      </w:r>
      <w:r w:rsidRPr="00E107B7">
        <w:rPr>
          <w:rFonts w:ascii="Times New Roman" w:eastAsiaTheme="minorEastAsia" w:hAnsi="Times New Roman" w:cstheme="minorBidi" w:hint="eastAsia"/>
          <w:sz w:val="24"/>
        </w:rPr>
        <w:t>查询处理、</w:t>
      </w:r>
      <w:r w:rsidR="00BF5DA7" w:rsidRPr="00E107B7">
        <w:rPr>
          <w:rFonts w:ascii="Times New Roman" w:eastAsiaTheme="minorEastAsia" w:hAnsi="Times New Roman" w:cstheme="minorBidi" w:hint="eastAsia"/>
          <w:sz w:val="24"/>
        </w:rPr>
        <w:t>更加</w:t>
      </w:r>
      <w:r w:rsidRPr="00E107B7">
        <w:rPr>
          <w:rFonts w:ascii="Times New Roman" w:eastAsiaTheme="minorEastAsia" w:hAnsi="Times New Roman" w:cstheme="minorBidi" w:hint="eastAsia"/>
          <w:sz w:val="24"/>
        </w:rPr>
        <w:t>高效</w:t>
      </w:r>
      <w:r w:rsidR="00BF5DA7" w:rsidRPr="00E107B7">
        <w:rPr>
          <w:rFonts w:ascii="Times New Roman" w:eastAsiaTheme="minorEastAsia" w:hAnsi="Times New Roman" w:cstheme="minorBidi" w:hint="eastAsia"/>
          <w:sz w:val="24"/>
        </w:rPr>
        <w:t>的</w:t>
      </w:r>
      <w:r w:rsidRPr="00E107B7">
        <w:rPr>
          <w:rFonts w:ascii="Times New Roman" w:eastAsiaTheme="minorEastAsia" w:hAnsi="Times New Roman" w:cstheme="minorBidi" w:hint="eastAsia"/>
          <w:sz w:val="24"/>
        </w:rPr>
        <w:t>存储空间利用、对高度动态工作负载模式的</w:t>
      </w:r>
      <w:r w:rsidR="00BF5DA7" w:rsidRPr="00E107B7">
        <w:rPr>
          <w:rFonts w:ascii="Times New Roman" w:eastAsiaTheme="minorEastAsia" w:hAnsi="Times New Roman" w:cstheme="minorBidi" w:hint="eastAsia"/>
          <w:sz w:val="24"/>
        </w:rPr>
        <w:t>更</w:t>
      </w:r>
      <w:r w:rsidRPr="00E107B7">
        <w:rPr>
          <w:rFonts w:ascii="Times New Roman" w:eastAsiaTheme="minorEastAsia" w:hAnsi="Times New Roman" w:cstheme="minorBidi" w:hint="eastAsia"/>
          <w:sz w:val="24"/>
        </w:rPr>
        <w:t>强适应性</w:t>
      </w:r>
      <w:r w:rsidR="00BF5DA7" w:rsidRPr="00E107B7">
        <w:rPr>
          <w:rFonts w:ascii="Times New Roman" w:eastAsiaTheme="minorEastAsia" w:hAnsi="Times New Roman" w:cstheme="minorBidi" w:hint="eastAsia"/>
          <w:sz w:val="24"/>
        </w:rPr>
        <w:t>等</w:t>
      </w:r>
      <w:r w:rsidRPr="00E107B7">
        <w:rPr>
          <w:rFonts w:ascii="Times New Roman" w:eastAsiaTheme="minorEastAsia" w:hAnsi="Times New Roman" w:cstheme="minorBidi" w:hint="eastAsia"/>
          <w:sz w:val="24"/>
        </w:rPr>
        <w:t>。</w:t>
      </w:r>
    </w:p>
    <w:p w:rsidR="00C21B6B" w:rsidRPr="00E107B7" w:rsidRDefault="00C21B6B" w:rsidP="00524D59">
      <w:pPr>
        <w:spacing w:line="400" w:lineRule="exact"/>
        <w:ind w:firstLineChars="200" w:firstLine="480"/>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文献</w:t>
      </w:r>
      <w:fldSimple w:instr="REF _Ref470636760 \r \h  \* MERGEFORMAT ">
        <w:r w:rsidR="005F7DD1">
          <w:rPr>
            <w:rFonts w:ascii="Times New Roman" w:eastAsiaTheme="minorEastAsia" w:hAnsi="Times New Roman" w:cstheme="minorBidi"/>
            <w:sz w:val="24"/>
          </w:rPr>
          <w:t>[15]</w:t>
        </w:r>
      </w:fldSimple>
      <w:r w:rsidRPr="00E107B7">
        <w:rPr>
          <w:rFonts w:ascii="Times New Roman" w:eastAsiaTheme="minorEastAsia" w:hAnsi="Times New Roman" w:cstheme="minorBidi" w:hint="eastAsia"/>
          <w:sz w:val="24"/>
        </w:rPr>
        <w:t>中，提出了一种用于大规模异构</w:t>
      </w:r>
      <w:r w:rsidRPr="00E107B7">
        <w:rPr>
          <w:rFonts w:ascii="Times New Roman" w:eastAsiaTheme="minorEastAsia" w:hAnsi="Times New Roman" w:cstheme="minorBidi" w:hint="eastAsia"/>
          <w:sz w:val="24"/>
        </w:rPr>
        <w:t>Hadoop</w:t>
      </w:r>
      <w:r w:rsidRPr="00E107B7">
        <w:rPr>
          <w:rFonts w:ascii="Times New Roman" w:eastAsiaTheme="minorEastAsia" w:hAnsi="Times New Roman" w:cstheme="minorBidi" w:hint="eastAsia"/>
          <w:sz w:val="24"/>
        </w:rPr>
        <w:t>集群的新型</w:t>
      </w:r>
      <w:r w:rsidRPr="00E107B7">
        <w:rPr>
          <w:rFonts w:ascii="Times New Roman" w:eastAsiaTheme="minorEastAsia" w:hAnsi="Times New Roman" w:cstheme="minorBidi" w:hint="eastAsia"/>
          <w:sz w:val="24"/>
        </w:rPr>
        <w:t>snakelike</w:t>
      </w:r>
      <w:r w:rsidRPr="00E107B7">
        <w:rPr>
          <w:rFonts w:ascii="Times New Roman" w:eastAsiaTheme="minorEastAsia" w:hAnsi="Times New Roman" w:cstheme="minorBidi" w:hint="eastAsia"/>
          <w:sz w:val="24"/>
        </w:rPr>
        <w:t>数据放置机制（</w:t>
      </w:r>
      <w:r w:rsidRPr="00E107B7">
        <w:rPr>
          <w:rFonts w:ascii="Times New Roman" w:eastAsiaTheme="minorEastAsia" w:hAnsi="Times New Roman" w:cstheme="minorBidi" w:hint="eastAsia"/>
          <w:sz w:val="24"/>
        </w:rPr>
        <w:t>SLDP</w:t>
      </w:r>
      <w:r w:rsidRPr="00E107B7">
        <w:rPr>
          <w:rFonts w:ascii="Times New Roman" w:eastAsiaTheme="minorEastAsia" w:hAnsi="Times New Roman" w:cstheme="minorBidi" w:hint="eastAsia"/>
          <w:sz w:val="24"/>
        </w:rPr>
        <w:t>）。</w:t>
      </w:r>
      <w:r w:rsidRPr="00E107B7">
        <w:rPr>
          <w:rFonts w:ascii="Times New Roman" w:eastAsiaTheme="minorEastAsia" w:hAnsi="Times New Roman" w:cstheme="minorBidi" w:hint="eastAsia"/>
          <w:sz w:val="24"/>
        </w:rPr>
        <w:t>SLDP</w:t>
      </w:r>
      <w:r w:rsidRPr="00E107B7">
        <w:rPr>
          <w:rFonts w:ascii="Times New Roman" w:eastAsiaTheme="minorEastAsia" w:hAnsi="Times New Roman" w:cstheme="minorBidi" w:hint="eastAsia"/>
          <w:sz w:val="24"/>
        </w:rPr>
        <w:t>采用异构感知算法首先将各个节点划分为若干个虚拟存储层（</w:t>
      </w:r>
      <w:r w:rsidRPr="00E107B7">
        <w:rPr>
          <w:rFonts w:ascii="Times New Roman" w:eastAsiaTheme="minorEastAsia" w:hAnsi="Times New Roman" w:cstheme="minorBidi" w:hint="eastAsia"/>
          <w:sz w:val="24"/>
        </w:rPr>
        <w:t>VST</w:t>
      </w:r>
      <w:r w:rsidRPr="00E107B7">
        <w:rPr>
          <w:rFonts w:ascii="Times New Roman" w:eastAsiaTheme="minorEastAsia" w:hAnsi="Times New Roman" w:cstheme="minorBidi" w:hint="eastAsia"/>
          <w:sz w:val="24"/>
        </w:rPr>
        <w:t>），然后根据数据的热度，在每个</w:t>
      </w:r>
      <w:r w:rsidRPr="00E107B7">
        <w:rPr>
          <w:rFonts w:ascii="Times New Roman" w:eastAsiaTheme="minorEastAsia" w:hAnsi="Times New Roman" w:cstheme="minorBidi" w:hint="eastAsia"/>
          <w:sz w:val="24"/>
        </w:rPr>
        <w:t>VST</w:t>
      </w:r>
      <w:r w:rsidRPr="00E107B7">
        <w:rPr>
          <w:rFonts w:ascii="Times New Roman" w:eastAsiaTheme="minorEastAsia" w:hAnsi="Times New Roman" w:cstheme="minorBidi" w:hint="eastAsia"/>
          <w:sz w:val="24"/>
        </w:rPr>
        <w:t>中跨节点放置数据块。此外，</w:t>
      </w:r>
      <w:r w:rsidRPr="00E107B7">
        <w:rPr>
          <w:rFonts w:ascii="Times New Roman" w:eastAsiaTheme="minorEastAsia" w:hAnsi="Times New Roman" w:cstheme="minorBidi" w:hint="eastAsia"/>
          <w:sz w:val="24"/>
        </w:rPr>
        <w:t>SLDP</w:t>
      </w:r>
      <w:r w:rsidRPr="00E107B7">
        <w:rPr>
          <w:rFonts w:ascii="Times New Roman" w:eastAsiaTheme="minorEastAsia" w:hAnsi="Times New Roman" w:cstheme="minorBidi" w:hint="eastAsia"/>
          <w:sz w:val="24"/>
        </w:rPr>
        <w:t>使用热度成比例复制以减少磁盘空间消耗，并且还具有有效的功率控制功能。两个真实数据密集型应用的实验结果表明</w:t>
      </w:r>
      <w:r w:rsidRPr="00E107B7">
        <w:rPr>
          <w:rFonts w:ascii="Times New Roman" w:eastAsiaTheme="minorEastAsia" w:hAnsi="Times New Roman" w:cstheme="minorBidi" w:hint="eastAsia"/>
          <w:sz w:val="24"/>
        </w:rPr>
        <w:t>SLDP</w:t>
      </w:r>
      <w:r w:rsidRPr="00E107B7">
        <w:rPr>
          <w:rFonts w:ascii="Times New Roman" w:eastAsiaTheme="minorEastAsia" w:hAnsi="Times New Roman" w:cstheme="minorBidi" w:hint="eastAsia"/>
          <w:sz w:val="24"/>
        </w:rPr>
        <w:t>更加节能和节省空间，能够显着提高异构</w:t>
      </w:r>
      <w:r w:rsidRPr="00E107B7">
        <w:rPr>
          <w:rFonts w:ascii="Times New Roman" w:eastAsiaTheme="minorEastAsia" w:hAnsi="Times New Roman" w:cstheme="minorBidi" w:hint="eastAsia"/>
          <w:sz w:val="24"/>
        </w:rPr>
        <w:t>Hadoop</w:t>
      </w:r>
      <w:r w:rsidRPr="00E107B7">
        <w:rPr>
          <w:rFonts w:ascii="Times New Roman" w:eastAsiaTheme="minorEastAsia" w:hAnsi="Times New Roman" w:cstheme="minorBidi" w:hint="eastAsia"/>
          <w:sz w:val="24"/>
        </w:rPr>
        <w:t>集群中的</w:t>
      </w:r>
      <w:r w:rsidRPr="00E107B7">
        <w:rPr>
          <w:rFonts w:ascii="Times New Roman" w:eastAsiaTheme="minorEastAsia" w:hAnsi="Times New Roman" w:cstheme="minorBidi" w:hint="eastAsia"/>
          <w:sz w:val="24"/>
        </w:rPr>
        <w:t>MapReduce</w:t>
      </w:r>
      <w:r w:rsidRPr="00E107B7">
        <w:rPr>
          <w:rFonts w:ascii="Times New Roman" w:eastAsiaTheme="minorEastAsia" w:hAnsi="Times New Roman" w:cstheme="minorBidi" w:hint="eastAsia"/>
          <w:sz w:val="24"/>
        </w:rPr>
        <w:t>性能。</w:t>
      </w:r>
    </w:p>
    <w:p w:rsidR="00C21B6B" w:rsidRPr="00157063" w:rsidRDefault="00C21B6B" w:rsidP="00524D59">
      <w:pPr>
        <w:spacing w:line="400" w:lineRule="exact"/>
        <w:ind w:firstLineChars="200" w:firstLine="480"/>
        <w:jc w:val="both"/>
        <w:rPr>
          <w:rFonts w:ascii="Times New Roman" w:eastAsiaTheme="minorEastAsia" w:hAnsi="Times New Roman" w:cstheme="minorBidi"/>
          <w:sz w:val="24"/>
        </w:rPr>
      </w:pPr>
      <w:bookmarkStart w:id="62" w:name="OLE_LINK159"/>
      <w:bookmarkStart w:id="63" w:name="OLE_LINK160"/>
      <w:r w:rsidRPr="00E107B7">
        <w:rPr>
          <w:rFonts w:ascii="Times New Roman" w:eastAsiaTheme="minorEastAsia" w:hAnsi="Times New Roman" w:cstheme="minorBidi" w:hint="eastAsia"/>
          <w:sz w:val="24"/>
        </w:rPr>
        <w:lastRenderedPageBreak/>
        <w:t>通</w:t>
      </w:r>
      <w:r w:rsidR="00150F49">
        <w:rPr>
          <w:rFonts w:ascii="Times New Roman" w:eastAsiaTheme="minorEastAsia" w:hAnsi="Times New Roman" w:cstheme="minorBidi" w:hint="eastAsia"/>
          <w:sz w:val="24"/>
        </w:rPr>
        <w:t>过对上述文献</w:t>
      </w:r>
      <w:r w:rsidRPr="00E107B7">
        <w:rPr>
          <w:rFonts w:ascii="Times New Roman" w:eastAsiaTheme="minorEastAsia" w:hAnsi="Times New Roman" w:cstheme="minorBidi" w:hint="eastAsia"/>
          <w:sz w:val="24"/>
        </w:rPr>
        <w:t>研究成果的分析和总结，我们发现</w:t>
      </w:r>
      <w:r w:rsidR="00B27225" w:rsidRPr="00E107B7">
        <w:rPr>
          <w:rFonts w:ascii="Times New Roman" w:eastAsiaTheme="minorEastAsia" w:hAnsi="Times New Roman" w:cstheme="minorBidi" w:hint="eastAsia"/>
          <w:sz w:val="24"/>
        </w:rPr>
        <w:t>目前关于数据放置策略的研究，</w:t>
      </w:r>
      <w:r w:rsidR="006435A5" w:rsidRPr="00E107B7">
        <w:rPr>
          <w:rFonts w:ascii="Times New Roman" w:eastAsiaTheme="minorEastAsia" w:hAnsi="Times New Roman" w:cstheme="minorBidi" w:hint="eastAsia"/>
          <w:sz w:val="24"/>
        </w:rPr>
        <w:t>很少有针对</w:t>
      </w:r>
      <w:r w:rsidRPr="00E107B7">
        <w:rPr>
          <w:rFonts w:ascii="Times New Roman" w:eastAsiaTheme="minorEastAsia" w:hAnsi="Times New Roman" w:cstheme="minorBidi" w:hint="eastAsia"/>
          <w:sz w:val="24"/>
        </w:rPr>
        <w:t>监控视频处理领域数据放置策略的研究。</w:t>
      </w:r>
      <w:r w:rsidR="007C7814">
        <w:rPr>
          <w:rFonts w:ascii="Times New Roman" w:eastAsiaTheme="minorEastAsia" w:hAnsi="Times New Roman" w:cstheme="minorBidi" w:hint="eastAsia"/>
          <w:sz w:val="24"/>
        </w:rPr>
        <w:t>由于</w:t>
      </w:r>
      <w:r w:rsidRPr="00E107B7">
        <w:rPr>
          <w:rFonts w:ascii="Times New Roman" w:eastAsiaTheme="minorEastAsia" w:hAnsi="Times New Roman" w:cstheme="minorBidi" w:hint="eastAsia"/>
          <w:sz w:val="24"/>
        </w:rPr>
        <w:t>视频数据传输的代价很大，</w:t>
      </w:r>
      <w:r w:rsidR="007C7814" w:rsidRPr="00E107B7">
        <w:rPr>
          <w:rFonts w:ascii="Times New Roman" w:eastAsiaTheme="minorEastAsia" w:hAnsi="Times New Roman" w:cstheme="minorBidi" w:hint="eastAsia"/>
          <w:sz w:val="24"/>
        </w:rPr>
        <w:t>监控视频处理领域</w:t>
      </w:r>
      <w:r w:rsidR="007C7814">
        <w:rPr>
          <w:rFonts w:ascii="Times New Roman" w:eastAsiaTheme="minorEastAsia" w:hAnsi="Times New Roman" w:cstheme="minorBidi" w:hint="eastAsia"/>
          <w:sz w:val="24"/>
        </w:rPr>
        <w:t>的</w:t>
      </w:r>
      <w:r w:rsidR="007C7814" w:rsidRPr="00E107B7">
        <w:rPr>
          <w:rFonts w:ascii="Times New Roman" w:eastAsiaTheme="minorEastAsia" w:hAnsi="Times New Roman" w:cstheme="minorBidi" w:hint="eastAsia"/>
          <w:sz w:val="24"/>
        </w:rPr>
        <w:t>数据放置策略</w:t>
      </w:r>
      <w:r w:rsidR="007C7814">
        <w:rPr>
          <w:rFonts w:ascii="Times New Roman" w:eastAsiaTheme="minorEastAsia" w:hAnsi="Times New Roman" w:cstheme="minorBidi" w:hint="eastAsia"/>
          <w:sz w:val="24"/>
        </w:rPr>
        <w:t>十分</w:t>
      </w:r>
      <w:r w:rsidR="007C7814" w:rsidRPr="00E107B7">
        <w:rPr>
          <w:rFonts w:ascii="Times New Roman" w:eastAsiaTheme="minorEastAsia" w:hAnsi="Times New Roman" w:cstheme="minorBidi" w:hint="eastAsia"/>
          <w:sz w:val="24"/>
        </w:rPr>
        <w:t>重要，</w:t>
      </w:r>
      <w:r w:rsidRPr="00E107B7">
        <w:rPr>
          <w:rFonts w:ascii="Times New Roman" w:eastAsiaTheme="minorEastAsia" w:hAnsi="Times New Roman" w:cstheme="minorBidi" w:hint="eastAsia"/>
          <w:sz w:val="24"/>
        </w:rPr>
        <w:t>初始的放置策略十分重要，能够大大减少处理过程中的数据传输量，减少集群间的网络传输，提高集群的利用率。同时</w:t>
      </w:r>
      <w:r w:rsidR="007C7814" w:rsidRPr="00E107B7">
        <w:rPr>
          <w:rFonts w:ascii="Times New Roman" w:eastAsiaTheme="minorEastAsia" w:hAnsi="Times New Roman" w:cstheme="minorBidi" w:hint="eastAsia"/>
          <w:sz w:val="24"/>
        </w:rPr>
        <w:t>监控视频数据的存储与处理技术的协同</w:t>
      </w:r>
      <w:r w:rsidR="007C7814">
        <w:rPr>
          <w:rFonts w:ascii="Times New Roman" w:eastAsiaTheme="minorEastAsia" w:hAnsi="Times New Roman" w:cstheme="minorBidi" w:hint="eastAsia"/>
          <w:sz w:val="24"/>
        </w:rPr>
        <w:t>也必须考虑，</w:t>
      </w:r>
      <w:r w:rsidRPr="00E107B7">
        <w:rPr>
          <w:rFonts w:ascii="Times New Roman" w:eastAsiaTheme="minorEastAsia" w:hAnsi="Times New Roman" w:cstheme="minorBidi" w:hint="eastAsia"/>
          <w:sz w:val="24"/>
        </w:rPr>
        <w:t>要保证视频数据合理的存储到集群节点上，使得在任务运行过程中保证集群内节点的负载均衡</w:t>
      </w:r>
      <w:r w:rsidR="00C82433" w:rsidRPr="00E107B7">
        <w:rPr>
          <w:rFonts w:ascii="Times New Roman" w:eastAsiaTheme="minorEastAsia" w:hAnsi="Times New Roman" w:cstheme="minorBidi" w:hint="eastAsia"/>
          <w:sz w:val="24"/>
        </w:rPr>
        <w:t>，在集群内节点的计算能力的发生变化的时候能够及时的进行数据迁移操作，避免集群出现负载不均衡的情况，提高集群的运行效率，降低任务完成的总时间</w:t>
      </w:r>
      <w:r w:rsidRPr="00E107B7">
        <w:rPr>
          <w:rFonts w:ascii="Times New Roman" w:eastAsiaTheme="minorEastAsia" w:hAnsi="Times New Roman" w:cstheme="minorBidi" w:hint="eastAsia"/>
          <w:sz w:val="24"/>
        </w:rPr>
        <w:t>。</w:t>
      </w:r>
    </w:p>
    <w:p w:rsidR="004F234A" w:rsidRPr="00E107B7" w:rsidRDefault="004F234A" w:rsidP="003647B6">
      <w:pPr>
        <w:pStyle w:val="110"/>
        <w:spacing w:before="156" w:after="156"/>
        <w:rPr>
          <w:lang w:val="en-US" w:eastAsia="zh-CN"/>
        </w:rPr>
      </w:pPr>
      <w:bookmarkStart w:id="64" w:name="_Toc345150733"/>
      <w:bookmarkStart w:id="65" w:name="_Toc440442843"/>
      <w:bookmarkStart w:id="66" w:name="_Toc476847698"/>
      <w:bookmarkEnd w:id="62"/>
      <w:bookmarkEnd w:id="63"/>
      <w:r w:rsidRPr="00E107B7">
        <w:rPr>
          <w:lang w:val="en-US" w:eastAsia="zh-CN"/>
        </w:rPr>
        <w:t>1.3</w:t>
      </w:r>
      <w:bookmarkEnd w:id="64"/>
      <w:r w:rsidR="00B64F47" w:rsidRPr="00E107B7">
        <w:rPr>
          <w:rFonts w:hint="eastAsia"/>
          <w:lang w:val="en-US" w:eastAsia="zh-CN"/>
        </w:rPr>
        <w:t>论文的主要研究内容</w:t>
      </w:r>
      <w:bookmarkEnd w:id="65"/>
      <w:bookmarkEnd w:id="66"/>
    </w:p>
    <w:p w:rsidR="004F234A" w:rsidRPr="00E107B7" w:rsidRDefault="00434CC9" w:rsidP="00524D59">
      <w:pPr>
        <w:spacing w:line="400" w:lineRule="exact"/>
        <w:ind w:firstLineChars="200" w:firstLine="480"/>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传统的</w:t>
      </w:r>
      <w:r w:rsidR="00C82433" w:rsidRPr="00E107B7">
        <w:rPr>
          <w:rFonts w:ascii="Times New Roman" w:eastAsiaTheme="minorEastAsia" w:hAnsi="Times New Roman" w:cstheme="minorBidi" w:hint="eastAsia"/>
          <w:sz w:val="24"/>
        </w:rPr>
        <w:t>监控视频视频处理平台</w:t>
      </w:r>
      <w:r w:rsidRPr="00E107B7">
        <w:rPr>
          <w:rFonts w:ascii="Times New Roman" w:eastAsiaTheme="minorEastAsia" w:hAnsi="Times New Roman" w:cstheme="minorBidi" w:hint="eastAsia"/>
          <w:sz w:val="24"/>
        </w:rPr>
        <w:t>，在分布式处理海量</w:t>
      </w:r>
      <w:r w:rsidR="00A7788B" w:rsidRPr="00E107B7">
        <w:rPr>
          <w:rFonts w:ascii="Times New Roman" w:eastAsiaTheme="minorEastAsia" w:hAnsi="Times New Roman" w:cstheme="minorBidi" w:hint="eastAsia"/>
          <w:sz w:val="24"/>
        </w:rPr>
        <w:t>视频数据</w:t>
      </w:r>
      <w:r w:rsidR="00553DDE" w:rsidRPr="00E107B7">
        <w:rPr>
          <w:rFonts w:ascii="Times New Roman" w:eastAsiaTheme="minorEastAsia" w:hAnsi="Times New Roman" w:cstheme="minorBidi" w:hint="eastAsia"/>
          <w:sz w:val="24"/>
        </w:rPr>
        <w:t>时，</w:t>
      </w:r>
      <w:r w:rsidR="00C82433" w:rsidRPr="00E107B7">
        <w:rPr>
          <w:rFonts w:ascii="Times New Roman" w:eastAsiaTheme="minorEastAsia" w:hAnsi="Times New Roman" w:cstheme="minorBidi" w:hint="eastAsia"/>
          <w:sz w:val="24"/>
        </w:rPr>
        <w:t>集群内节点容易出现负载不均衡的情况或者集群内部产生大量网络</w:t>
      </w:r>
      <w:r w:rsidRPr="00E107B7">
        <w:rPr>
          <w:rFonts w:ascii="Times New Roman" w:eastAsiaTheme="minorEastAsia" w:hAnsi="Times New Roman" w:cstheme="minorBidi" w:hint="eastAsia"/>
          <w:sz w:val="24"/>
        </w:rPr>
        <w:t>传输</w:t>
      </w:r>
      <w:r w:rsidR="00C82433" w:rsidRPr="00E107B7">
        <w:rPr>
          <w:rFonts w:ascii="Times New Roman" w:eastAsiaTheme="minorEastAsia" w:hAnsi="Times New Roman" w:cstheme="minorBidi" w:hint="eastAsia"/>
          <w:sz w:val="24"/>
        </w:rPr>
        <w:t>的情况，</w:t>
      </w:r>
      <w:r w:rsidRPr="00E107B7">
        <w:rPr>
          <w:rFonts w:ascii="Times New Roman" w:eastAsiaTheme="minorEastAsia" w:hAnsi="Times New Roman" w:cstheme="minorBidi" w:hint="eastAsia"/>
          <w:sz w:val="24"/>
        </w:rPr>
        <w:t>进而导致集群使用率降低，增加任务的处理时间</w:t>
      </w:r>
      <w:r w:rsidR="00D328F0" w:rsidRPr="00E107B7">
        <w:rPr>
          <w:rFonts w:ascii="Times New Roman" w:eastAsiaTheme="minorEastAsia" w:hAnsi="Times New Roman" w:cstheme="minorBidi" w:hint="eastAsia"/>
          <w:sz w:val="24"/>
        </w:rPr>
        <w:t>。本文针对以上问题，</w:t>
      </w:r>
      <w:r w:rsidRPr="00E107B7">
        <w:rPr>
          <w:rFonts w:ascii="Times New Roman" w:eastAsiaTheme="minorEastAsia" w:hAnsi="Times New Roman" w:cstheme="minorBidi" w:hint="eastAsia"/>
          <w:sz w:val="24"/>
        </w:rPr>
        <w:t>通过分析当前主流的分布式</w:t>
      </w:r>
      <w:r w:rsidR="00B64F47" w:rsidRPr="00E107B7">
        <w:rPr>
          <w:rFonts w:ascii="Times New Roman" w:eastAsiaTheme="minorEastAsia" w:hAnsi="Times New Roman" w:cstheme="minorBidi" w:hint="eastAsia"/>
          <w:sz w:val="24"/>
        </w:rPr>
        <w:t>计算框架以及</w:t>
      </w:r>
      <w:r w:rsidRPr="00E107B7">
        <w:rPr>
          <w:rFonts w:ascii="Times New Roman" w:eastAsiaTheme="minorEastAsia" w:hAnsi="Times New Roman" w:cstheme="minorBidi" w:hint="eastAsia"/>
          <w:sz w:val="24"/>
        </w:rPr>
        <w:t>智能</w:t>
      </w:r>
      <w:r w:rsidR="00B64F47" w:rsidRPr="00E107B7">
        <w:rPr>
          <w:rFonts w:ascii="Times New Roman" w:eastAsiaTheme="minorEastAsia" w:hAnsi="Times New Roman" w:cstheme="minorBidi" w:hint="eastAsia"/>
          <w:sz w:val="24"/>
        </w:rPr>
        <w:t>视频处理</w:t>
      </w:r>
      <w:r w:rsidRPr="00E107B7">
        <w:rPr>
          <w:rFonts w:ascii="Times New Roman" w:eastAsiaTheme="minorEastAsia" w:hAnsi="Times New Roman" w:cstheme="minorBidi" w:hint="eastAsia"/>
          <w:sz w:val="24"/>
        </w:rPr>
        <w:t>算法</w:t>
      </w:r>
      <w:r w:rsidR="00B64F47" w:rsidRPr="00E107B7">
        <w:rPr>
          <w:rFonts w:ascii="Times New Roman" w:eastAsiaTheme="minorEastAsia" w:hAnsi="Times New Roman" w:cstheme="minorBidi" w:hint="eastAsia"/>
          <w:sz w:val="24"/>
        </w:rPr>
        <w:t>，</w:t>
      </w:r>
      <w:r w:rsidR="00C95941" w:rsidRPr="00E107B7">
        <w:rPr>
          <w:rFonts w:ascii="Times New Roman" w:eastAsiaTheme="minorEastAsia" w:hAnsi="Times New Roman" w:cstheme="minorBidi" w:hint="eastAsia"/>
          <w:sz w:val="24"/>
        </w:rPr>
        <w:t>提出了一种基于视频任务处理时间预测模型</w:t>
      </w:r>
      <w:r w:rsidR="00C82433" w:rsidRPr="00E107B7">
        <w:rPr>
          <w:rFonts w:ascii="Times New Roman" w:eastAsiaTheme="minorEastAsia" w:hAnsi="Times New Roman" w:cstheme="minorBidi" w:hint="eastAsia"/>
          <w:sz w:val="24"/>
        </w:rPr>
        <w:t>（</w:t>
      </w:r>
      <w:r w:rsidR="00C82433" w:rsidRPr="00E107B7">
        <w:rPr>
          <w:rFonts w:ascii="Times New Roman" w:eastAsiaTheme="minorEastAsia" w:hAnsi="Times New Roman" w:cstheme="minorBidi" w:hint="eastAsia"/>
          <w:sz w:val="24"/>
        </w:rPr>
        <w:t>CTPM</w:t>
      </w:r>
      <w:r w:rsidR="00C82433" w:rsidRPr="00E107B7">
        <w:rPr>
          <w:rFonts w:ascii="Times New Roman" w:eastAsiaTheme="minorEastAsia" w:hAnsi="Times New Roman" w:cstheme="minorBidi" w:hint="eastAsia"/>
          <w:sz w:val="24"/>
        </w:rPr>
        <w:t>）</w:t>
      </w:r>
      <w:r w:rsidR="00C95941" w:rsidRPr="00E107B7">
        <w:rPr>
          <w:rFonts w:ascii="Times New Roman" w:eastAsiaTheme="minorEastAsia" w:hAnsi="Times New Roman" w:cstheme="minorBidi" w:hint="eastAsia"/>
          <w:sz w:val="24"/>
        </w:rPr>
        <w:t>的数据</w:t>
      </w:r>
      <w:r w:rsidR="00C82433" w:rsidRPr="00E107B7">
        <w:rPr>
          <w:rFonts w:ascii="Times New Roman" w:eastAsiaTheme="minorEastAsia" w:hAnsi="Times New Roman" w:cstheme="minorBidi" w:hint="eastAsia"/>
          <w:sz w:val="24"/>
        </w:rPr>
        <w:t>初始放置策略和数据迁移策略，</w:t>
      </w:r>
      <w:r w:rsidR="00C95941" w:rsidRPr="00E107B7">
        <w:rPr>
          <w:rFonts w:ascii="Times New Roman" w:eastAsiaTheme="minorEastAsia" w:hAnsi="Times New Roman" w:cstheme="minorBidi" w:hint="eastAsia"/>
          <w:sz w:val="24"/>
        </w:rPr>
        <w:t>并</w:t>
      </w:r>
      <w:r w:rsidR="00B64F47" w:rsidRPr="00E107B7">
        <w:rPr>
          <w:rFonts w:ascii="Times New Roman" w:eastAsiaTheme="minorEastAsia" w:hAnsi="Times New Roman" w:cstheme="minorBidi" w:hint="eastAsia"/>
          <w:sz w:val="24"/>
        </w:rPr>
        <w:t>实现</w:t>
      </w:r>
      <w:r w:rsidR="00C82433" w:rsidRPr="00E107B7">
        <w:rPr>
          <w:rFonts w:ascii="Times New Roman" w:eastAsiaTheme="minorEastAsia" w:hAnsi="Times New Roman" w:cstheme="minorBidi" w:hint="eastAsia"/>
          <w:sz w:val="24"/>
        </w:rPr>
        <w:t>了</w:t>
      </w:r>
      <w:r w:rsidR="0017197B" w:rsidRPr="00E107B7">
        <w:rPr>
          <w:rFonts w:ascii="Times New Roman" w:eastAsiaTheme="minorEastAsia" w:hAnsi="Times New Roman" w:cstheme="minorBidi" w:hint="eastAsia"/>
          <w:sz w:val="24"/>
        </w:rPr>
        <w:t>基于</w:t>
      </w:r>
      <w:r w:rsidR="0017197B" w:rsidRPr="00E107B7">
        <w:rPr>
          <w:rFonts w:ascii="Times New Roman" w:eastAsiaTheme="minorEastAsia" w:hAnsi="Times New Roman" w:cstheme="minorBidi" w:hint="eastAsia"/>
          <w:sz w:val="24"/>
        </w:rPr>
        <w:t>Spark</w:t>
      </w:r>
      <w:r w:rsidR="0017197B" w:rsidRPr="00E107B7">
        <w:rPr>
          <w:rFonts w:ascii="Times New Roman" w:eastAsiaTheme="minorEastAsia" w:hAnsi="Times New Roman" w:cstheme="minorBidi" w:hint="eastAsia"/>
          <w:sz w:val="24"/>
        </w:rPr>
        <w:t>计算框架的离线视频浓缩算法验证系统</w:t>
      </w:r>
      <w:r w:rsidR="00C82433" w:rsidRPr="00E107B7">
        <w:rPr>
          <w:rFonts w:ascii="Times New Roman" w:eastAsiaTheme="minorEastAsia" w:hAnsi="Times New Roman" w:cstheme="minorBidi" w:hint="eastAsia"/>
          <w:sz w:val="24"/>
        </w:rPr>
        <w:t>来验证算法的有效性</w:t>
      </w:r>
      <w:r w:rsidR="000B35D2" w:rsidRPr="00E107B7">
        <w:rPr>
          <w:rFonts w:ascii="Times New Roman" w:eastAsiaTheme="minorEastAsia" w:hAnsi="Times New Roman" w:cstheme="minorBidi" w:hint="eastAsia"/>
          <w:sz w:val="24"/>
        </w:rPr>
        <w:t>。</w:t>
      </w:r>
    </w:p>
    <w:p w:rsidR="00B64F47" w:rsidRPr="00E107B7" w:rsidRDefault="00B64F47" w:rsidP="00E107B7">
      <w:pPr>
        <w:spacing w:line="400" w:lineRule="exact"/>
        <w:ind w:firstLineChars="200" w:firstLine="480"/>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主要研究内容有以下几点：</w:t>
      </w:r>
    </w:p>
    <w:p w:rsidR="00B64F47" w:rsidRPr="00E107B7" w:rsidRDefault="008435CB" w:rsidP="00AA011E">
      <w:pPr>
        <w:pStyle w:val="a5"/>
        <w:numPr>
          <w:ilvl w:val="0"/>
          <w:numId w:val="24"/>
        </w:numPr>
        <w:spacing w:line="400" w:lineRule="exact"/>
        <w:ind w:left="426" w:firstLineChars="0" w:hanging="6"/>
        <w:jc w:val="both"/>
        <w:rPr>
          <w:rFonts w:eastAsiaTheme="minorEastAsia" w:cstheme="minorBidi"/>
          <w:sz w:val="24"/>
        </w:rPr>
      </w:pPr>
      <w:r w:rsidRPr="00E107B7">
        <w:rPr>
          <w:rFonts w:eastAsiaTheme="minorEastAsia" w:cstheme="minorBidi" w:hint="eastAsia"/>
          <w:sz w:val="24"/>
        </w:rPr>
        <w:t>监控视频离线处理任务时间预测模型</w:t>
      </w:r>
    </w:p>
    <w:p w:rsidR="00C95941" w:rsidRPr="00E107B7" w:rsidRDefault="00B64F47" w:rsidP="00AA011E">
      <w:pPr>
        <w:spacing w:line="400" w:lineRule="exact"/>
        <w:ind w:leftChars="202" w:left="424" w:firstLineChars="177" w:firstLine="425"/>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通</w:t>
      </w:r>
      <w:r w:rsidR="00C14C4C" w:rsidRPr="00E107B7">
        <w:rPr>
          <w:rFonts w:ascii="Times New Roman" w:eastAsiaTheme="minorEastAsia" w:hAnsi="Times New Roman" w:cstheme="minorBidi" w:hint="eastAsia"/>
          <w:sz w:val="24"/>
        </w:rPr>
        <w:t>过分析当前主流</w:t>
      </w:r>
      <w:r w:rsidR="00C95941" w:rsidRPr="00E107B7">
        <w:rPr>
          <w:rFonts w:ascii="Times New Roman" w:eastAsiaTheme="minorEastAsia" w:hAnsi="Times New Roman" w:cstheme="minorBidi" w:hint="eastAsia"/>
          <w:sz w:val="24"/>
        </w:rPr>
        <w:t>的智能视频处理算法，在实验的基础上提出了一种</w:t>
      </w:r>
      <w:r w:rsidR="00C82433" w:rsidRPr="00E107B7">
        <w:rPr>
          <w:rFonts w:ascii="Times New Roman" w:eastAsiaTheme="minorEastAsia" w:hAnsi="Times New Roman" w:cstheme="minorBidi" w:hint="eastAsia"/>
          <w:sz w:val="24"/>
        </w:rPr>
        <w:t>监控视频离线处理任务时间预测模型（</w:t>
      </w:r>
      <w:r w:rsidR="00C82433" w:rsidRPr="00E107B7">
        <w:rPr>
          <w:rFonts w:ascii="Times New Roman" w:eastAsiaTheme="minorEastAsia" w:hAnsi="Times New Roman" w:cstheme="minorBidi" w:hint="eastAsia"/>
          <w:sz w:val="24"/>
        </w:rPr>
        <w:t>CTPM</w:t>
      </w:r>
      <w:r w:rsidR="00C82433" w:rsidRPr="00E107B7">
        <w:rPr>
          <w:rFonts w:ascii="Times New Roman" w:eastAsiaTheme="minorEastAsia" w:hAnsi="Times New Roman" w:cstheme="minorBidi" w:hint="eastAsia"/>
          <w:sz w:val="24"/>
        </w:rPr>
        <w:t>）</w:t>
      </w:r>
      <w:r w:rsidR="00C95941" w:rsidRPr="00E107B7">
        <w:rPr>
          <w:rFonts w:ascii="Times New Roman" w:eastAsiaTheme="minorEastAsia" w:hAnsi="Times New Roman" w:cstheme="minorBidi" w:hint="eastAsia"/>
          <w:sz w:val="24"/>
        </w:rPr>
        <w:t>，该预测模型根据视频数据块的本身的一些特征，例如分辨率、帧率、时间长度、以及集群中节点计算能力</w:t>
      </w:r>
      <w:r w:rsidR="007B630B" w:rsidRPr="00E107B7">
        <w:rPr>
          <w:rFonts w:ascii="Times New Roman" w:eastAsiaTheme="minorEastAsia" w:hAnsi="Times New Roman" w:cstheme="minorBidi" w:hint="eastAsia"/>
          <w:sz w:val="24"/>
        </w:rPr>
        <w:t>等，通过自适应的调整参数，建立时间预测模型，能够预测</w:t>
      </w:r>
      <w:r w:rsidR="008435CB" w:rsidRPr="00E107B7">
        <w:rPr>
          <w:rFonts w:ascii="Times New Roman" w:eastAsiaTheme="minorEastAsia" w:hAnsi="Times New Roman" w:cstheme="minorBidi" w:hint="eastAsia"/>
          <w:sz w:val="24"/>
        </w:rPr>
        <w:t>视频数据块</w:t>
      </w:r>
      <w:r w:rsidR="00C82433" w:rsidRPr="00E107B7">
        <w:rPr>
          <w:rFonts w:ascii="Times New Roman" w:eastAsiaTheme="minorEastAsia" w:hAnsi="Times New Roman" w:cstheme="minorBidi" w:hint="eastAsia"/>
          <w:sz w:val="24"/>
        </w:rPr>
        <w:t>在不用计算节点上的所需要的处理时间，从而计算得出监控视频离线处理任务时间。</w:t>
      </w:r>
    </w:p>
    <w:p w:rsidR="00B64F47" w:rsidRPr="00E107B7" w:rsidRDefault="008435CB" w:rsidP="00AA011E">
      <w:pPr>
        <w:pStyle w:val="a5"/>
        <w:numPr>
          <w:ilvl w:val="0"/>
          <w:numId w:val="24"/>
        </w:numPr>
        <w:spacing w:line="400" w:lineRule="exact"/>
        <w:ind w:left="426" w:firstLineChars="0" w:hanging="6"/>
        <w:jc w:val="both"/>
        <w:rPr>
          <w:rFonts w:eastAsiaTheme="minorEastAsia" w:cstheme="minorBidi"/>
          <w:sz w:val="24"/>
        </w:rPr>
      </w:pPr>
      <w:r w:rsidRPr="00E107B7">
        <w:rPr>
          <w:rFonts w:eastAsiaTheme="minorEastAsia" w:cstheme="minorBidi" w:hint="eastAsia"/>
          <w:sz w:val="24"/>
        </w:rPr>
        <w:t>基于</w:t>
      </w:r>
      <w:r w:rsidRPr="00E107B7">
        <w:rPr>
          <w:rFonts w:eastAsiaTheme="minorEastAsia" w:cstheme="minorBidi" w:hint="eastAsia"/>
          <w:sz w:val="24"/>
        </w:rPr>
        <w:t>CTPM</w:t>
      </w:r>
      <w:r w:rsidR="00835E25" w:rsidRPr="00E107B7">
        <w:rPr>
          <w:rFonts w:eastAsiaTheme="minorEastAsia" w:cstheme="minorBidi" w:hint="eastAsia"/>
          <w:sz w:val="24"/>
        </w:rPr>
        <w:t>时间预测模型的视频数据块初始放置算法</w:t>
      </w:r>
    </w:p>
    <w:p w:rsidR="00B64F47" w:rsidRPr="00E107B7" w:rsidRDefault="00B64F47" w:rsidP="00AA011E">
      <w:pPr>
        <w:spacing w:line="400" w:lineRule="exact"/>
        <w:ind w:leftChars="202" w:left="424" w:firstLineChars="177" w:firstLine="425"/>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研究并实现基于</w:t>
      </w:r>
      <w:r w:rsidR="00C82433" w:rsidRPr="00E107B7">
        <w:rPr>
          <w:rFonts w:ascii="Times New Roman" w:eastAsiaTheme="minorEastAsia" w:hAnsi="Times New Roman" w:cstheme="minorBidi" w:hint="eastAsia"/>
          <w:sz w:val="24"/>
        </w:rPr>
        <w:t>CTPM</w:t>
      </w:r>
      <w:r w:rsidR="00C82433" w:rsidRPr="00E107B7">
        <w:rPr>
          <w:rFonts w:ascii="Times New Roman" w:eastAsiaTheme="minorEastAsia" w:hAnsi="Times New Roman" w:cstheme="minorBidi" w:hint="eastAsia"/>
          <w:sz w:val="24"/>
        </w:rPr>
        <w:t>时间预测的数据初始放置算法（</w:t>
      </w:r>
      <w:r w:rsidR="00C82433" w:rsidRPr="00E107B7">
        <w:rPr>
          <w:rFonts w:ascii="Times New Roman" w:eastAsiaTheme="minorEastAsia" w:hAnsi="Times New Roman" w:cstheme="minorBidi" w:hint="eastAsia"/>
          <w:sz w:val="24"/>
        </w:rPr>
        <w:t>IDPA</w:t>
      </w:r>
      <w:r w:rsidR="00C82433" w:rsidRPr="00E107B7">
        <w:rPr>
          <w:rFonts w:ascii="Times New Roman" w:eastAsiaTheme="minorEastAsia" w:hAnsi="Times New Roman" w:cstheme="minorBidi" w:hint="eastAsia"/>
          <w:sz w:val="24"/>
        </w:rPr>
        <w:t>）。该数据初始放置算法</w:t>
      </w:r>
      <w:r w:rsidR="007B630B" w:rsidRPr="00E107B7">
        <w:rPr>
          <w:rFonts w:ascii="Times New Roman" w:eastAsiaTheme="minorEastAsia" w:hAnsi="Times New Roman" w:cstheme="minorBidi" w:hint="eastAsia"/>
          <w:sz w:val="24"/>
        </w:rPr>
        <w:t>将同属于一个视频处理任务的视频数据块作为基本的放置单位，为了减少放置策略消耗的时间，提出一种</w:t>
      </w:r>
      <w:r w:rsidR="00270932">
        <w:rPr>
          <w:rFonts w:ascii="Times New Roman" w:eastAsiaTheme="minorEastAsia" w:hAnsi="Times New Roman" w:cstheme="minorBidi" w:hint="eastAsia"/>
          <w:sz w:val="24"/>
        </w:rPr>
        <w:t>新的</w:t>
      </w:r>
      <w:r w:rsidR="007B630B" w:rsidRPr="00E107B7">
        <w:rPr>
          <w:rFonts w:ascii="Times New Roman" w:eastAsiaTheme="minorEastAsia" w:hAnsi="Times New Roman" w:cstheme="minorBidi" w:hint="eastAsia"/>
          <w:sz w:val="24"/>
        </w:rPr>
        <w:t>数据放置算法，能够快速的计算出基本放置单位的放置位置。</w:t>
      </w:r>
    </w:p>
    <w:p w:rsidR="00B64F47" w:rsidRPr="00E107B7" w:rsidRDefault="008435CB" w:rsidP="00AA011E">
      <w:pPr>
        <w:pStyle w:val="a5"/>
        <w:numPr>
          <w:ilvl w:val="0"/>
          <w:numId w:val="24"/>
        </w:numPr>
        <w:spacing w:line="400" w:lineRule="exact"/>
        <w:ind w:left="426" w:firstLineChars="0" w:hanging="6"/>
        <w:jc w:val="both"/>
        <w:rPr>
          <w:rFonts w:eastAsiaTheme="minorEastAsia" w:cstheme="minorBidi"/>
          <w:sz w:val="24"/>
        </w:rPr>
      </w:pPr>
      <w:r w:rsidRPr="00E107B7">
        <w:rPr>
          <w:rFonts w:eastAsiaTheme="minorEastAsia" w:cstheme="minorBidi" w:hint="eastAsia"/>
          <w:sz w:val="24"/>
        </w:rPr>
        <w:t>基于</w:t>
      </w:r>
      <w:r w:rsidRPr="00E107B7">
        <w:rPr>
          <w:rFonts w:eastAsiaTheme="minorEastAsia" w:cstheme="minorBidi" w:hint="eastAsia"/>
          <w:sz w:val="24"/>
        </w:rPr>
        <w:t>CTPM</w:t>
      </w:r>
      <w:r w:rsidRPr="00E107B7">
        <w:rPr>
          <w:rFonts w:eastAsiaTheme="minorEastAsia" w:cstheme="minorBidi" w:hint="eastAsia"/>
          <w:sz w:val="24"/>
        </w:rPr>
        <w:t>时间预测模型的视频</w:t>
      </w:r>
      <w:r w:rsidR="007B630B" w:rsidRPr="00E107B7">
        <w:rPr>
          <w:rFonts w:eastAsiaTheme="minorEastAsia" w:cstheme="minorBidi" w:hint="eastAsia"/>
          <w:sz w:val="24"/>
        </w:rPr>
        <w:t>数据</w:t>
      </w:r>
      <w:r w:rsidRPr="00E107B7">
        <w:rPr>
          <w:rFonts w:eastAsiaTheme="minorEastAsia" w:cstheme="minorBidi" w:hint="eastAsia"/>
          <w:sz w:val="24"/>
        </w:rPr>
        <w:t>块</w:t>
      </w:r>
      <w:r w:rsidR="00835E25" w:rsidRPr="00E107B7">
        <w:rPr>
          <w:rFonts w:eastAsiaTheme="minorEastAsia" w:cstheme="minorBidi" w:hint="eastAsia"/>
          <w:sz w:val="24"/>
        </w:rPr>
        <w:t>迁移算法</w:t>
      </w:r>
    </w:p>
    <w:p w:rsidR="007B630B" w:rsidRPr="00E107B7" w:rsidRDefault="0007757D" w:rsidP="00AA011E">
      <w:pPr>
        <w:spacing w:line="400" w:lineRule="exact"/>
        <w:ind w:leftChars="202" w:left="424" w:firstLineChars="177" w:firstLine="425"/>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研究并实现基于</w:t>
      </w:r>
      <w:r w:rsidR="00C82433" w:rsidRPr="00E107B7">
        <w:rPr>
          <w:rFonts w:ascii="Times New Roman" w:eastAsiaTheme="minorEastAsia" w:hAnsi="Times New Roman" w:cstheme="minorBidi" w:hint="eastAsia"/>
          <w:sz w:val="24"/>
        </w:rPr>
        <w:t>CTPM</w:t>
      </w:r>
      <w:r w:rsidRPr="00E107B7">
        <w:rPr>
          <w:rFonts w:ascii="Times New Roman" w:eastAsiaTheme="minorEastAsia" w:hAnsi="Times New Roman" w:cstheme="minorBidi" w:hint="eastAsia"/>
          <w:sz w:val="24"/>
        </w:rPr>
        <w:t>时间预测模型</w:t>
      </w:r>
      <w:r w:rsidR="00123656" w:rsidRPr="00E107B7">
        <w:rPr>
          <w:rFonts w:ascii="Times New Roman" w:eastAsiaTheme="minorEastAsia" w:hAnsi="Times New Roman" w:cstheme="minorBidi" w:hint="eastAsia"/>
          <w:sz w:val="24"/>
        </w:rPr>
        <w:t>的数据迁移算法</w:t>
      </w:r>
      <w:r w:rsidR="0017197B" w:rsidRPr="00E107B7">
        <w:rPr>
          <w:rFonts w:ascii="Times New Roman" w:eastAsiaTheme="minorEastAsia" w:hAnsi="Times New Roman" w:cstheme="minorBidi" w:hint="eastAsia"/>
          <w:sz w:val="24"/>
        </w:rPr>
        <w:t>（</w:t>
      </w:r>
      <w:r w:rsidR="0017197B" w:rsidRPr="00E107B7">
        <w:rPr>
          <w:rFonts w:ascii="Times New Roman" w:eastAsiaTheme="minorEastAsia" w:hAnsi="Times New Roman" w:cstheme="minorBidi" w:hint="eastAsia"/>
          <w:sz w:val="24"/>
        </w:rPr>
        <w:t>DRA</w:t>
      </w:r>
      <w:r w:rsidR="0017197B" w:rsidRPr="00E107B7">
        <w:rPr>
          <w:rFonts w:ascii="Times New Roman" w:eastAsiaTheme="minorEastAsia" w:hAnsi="Times New Roman" w:cstheme="minorBidi" w:hint="eastAsia"/>
          <w:sz w:val="24"/>
        </w:rPr>
        <w:t>）</w:t>
      </w:r>
      <w:r w:rsidRPr="00E107B7">
        <w:rPr>
          <w:rFonts w:ascii="Times New Roman" w:eastAsiaTheme="minorEastAsia" w:hAnsi="Times New Roman" w:cstheme="minorBidi" w:hint="eastAsia"/>
          <w:sz w:val="24"/>
        </w:rPr>
        <w:t>。</w:t>
      </w:r>
      <w:r w:rsidR="007B630B" w:rsidRPr="00E107B7">
        <w:rPr>
          <w:rFonts w:ascii="Times New Roman" w:eastAsiaTheme="minorEastAsia" w:hAnsi="Times New Roman" w:cstheme="minorBidi" w:hint="eastAsia"/>
          <w:sz w:val="24"/>
        </w:rPr>
        <w:t>由于集群内计算节点的计算能力</w:t>
      </w:r>
      <w:r w:rsidR="00C82433" w:rsidRPr="00E107B7">
        <w:rPr>
          <w:rFonts w:ascii="Times New Roman" w:eastAsiaTheme="minorEastAsia" w:hAnsi="Times New Roman" w:cstheme="minorBidi" w:hint="eastAsia"/>
          <w:sz w:val="24"/>
        </w:rPr>
        <w:t>受多种因素的影响，例如随着</w:t>
      </w:r>
      <w:r w:rsidR="007B630B" w:rsidRPr="00E107B7">
        <w:rPr>
          <w:rFonts w:ascii="Times New Roman" w:eastAsiaTheme="minorEastAsia" w:hAnsi="Times New Roman" w:cstheme="minorBidi" w:hint="eastAsia"/>
          <w:sz w:val="24"/>
        </w:rPr>
        <w:t>该节点上的负载情况不断的变化</w:t>
      </w:r>
      <w:r w:rsidR="00C82433" w:rsidRPr="00E107B7">
        <w:rPr>
          <w:rFonts w:ascii="Times New Roman" w:eastAsiaTheme="minorEastAsia" w:hAnsi="Times New Roman" w:cstheme="minorBidi" w:hint="eastAsia"/>
          <w:sz w:val="24"/>
        </w:rPr>
        <w:t>而变化，需要对这些计算能力发生</w:t>
      </w:r>
      <w:r w:rsidR="007B630B" w:rsidRPr="00E107B7">
        <w:rPr>
          <w:rFonts w:ascii="Times New Roman" w:eastAsiaTheme="minorEastAsia" w:hAnsi="Times New Roman" w:cstheme="minorBidi" w:hint="eastAsia"/>
          <w:sz w:val="24"/>
        </w:rPr>
        <w:t>变化的节点，</w:t>
      </w:r>
      <w:r w:rsidR="00C82433" w:rsidRPr="00E107B7">
        <w:rPr>
          <w:rFonts w:ascii="Times New Roman" w:eastAsiaTheme="minorEastAsia" w:hAnsi="Times New Roman" w:cstheme="minorBidi" w:hint="eastAsia"/>
          <w:sz w:val="24"/>
        </w:rPr>
        <w:t>及时</w:t>
      </w:r>
      <w:r w:rsidR="007B630B" w:rsidRPr="00E107B7">
        <w:rPr>
          <w:rFonts w:ascii="Times New Roman" w:eastAsiaTheme="minorEastAsia" w:hAnsi="Times New Roman" w:cstheme="minorBidi" w:hint="eastAsia"/>
          <w:sz w:val="24"/>
        </w:rPr>
        <w:t>进行数据迁移，保证集群负载均衡，提高集群的利用率。</w:t>
      </w:r>
      <w:r w:rsidR="0017197B" w:rsidRPr="00E107B7">
        <w:rPr>
          <w:rFonts w:ascii="Times New Roman" w:eastAsiaTheme="minorEastAsia" w:hAnsi="Times New Roman" w:cstheme="minorBidi" w:hint="eastAsia"/>
          <w:sz w:val="24"/>
        </w:rPr>
        <w:t>DRA</w:t>
      </w:r>
      <w:r w:rsidR="0017197B" w:rsidRPr="00E107B7">
        <w:rPr>
          <w:rFonts w:ascii="Times New Roman" w:eastAsiaTheme="minorEastAsia" w:hAnsi="Times New Roman" w:cstheme="minorBidi" w:hint="eastAsia"/>
          <w:sz w:val="24"/>
        </w:rPr>
        <w:t>能够就是获取集群中节</w:t>
      </w:r>
      <w:r w:rsidR="0017197B" w:rsidRPr="00E107B7">
        <w:rPr>
          <w:rFonts w:ascii="Times New Roman" w:eastAsiaTheme="minorEastAsia" w:hAnsi="Times New Roman" w:cstheme="minorBidi" w:hint="eastAsia"/>
          <w:sz w:val="24"/>
        </w:rPr>
        <w:lastRenderedPageBreak/>
        <w:t>点的负载变化，及时将集群中负载过大的节点的上的数据迁移到负载较小的节点上，从而保证集群负载均衡，提高集群的</w:t>
      </w:r>
      <w:r w:rsidR="00C66C59">
        <w:rPr>
          <w:rFonts w:ascii="Times New Roman" w:eastAsiaTheme="minorEastAsia" w:hAnsi="Times New Roman" w:cstheme="minorBidi" w:hint="eastAsia"/>
          <w:sz w:val="24"/>
        </w:rPr>
        <w:t>资源</w:t>
      </w:r>
      <w:r w:rsidR="0017197B" w:rsidRPr="00E107B7">
        <w:rPr>
          <w:rFonts w:ascii="Times New Roman" w:eastAsiaTheme="minorEastAsia" w:hAnsi="Times New Roman" w:cstheme="minorBidi" w:hint="eastAsia"/>
          <w:sz w:val="24"/>
        </w:rPr>
        <w:t>利用率。</w:t>
      </w:r>
    </w:p>
    <w:p w:rsidR="008435CB" w:rsidRPr="00E107B7" w:rsidRDefault="008435CB" w:rsidP="00AA011E">
      <w:pPr>
        <w:pStyle w:val="a5"/>
        <w:numPr>
          <w:ilvl w:val="0"/>
          <w:numId w:val="24"/>
        </w:numPr>
        <w:spacing w:line="400" w:lineRule="exact"/>
        <w:ind w:left="426" w:firstLineChars="0" w:hanging="6"/>
        <w:jc w:val="both"/>
        <w:rPr>
          <w:rFonts w:eastAsiaTheme="minorEastAsia" w:cstheme="minorBidi"/>
          <w:sz w:val="24"/>
        </w:rPr>
      </w:pPr>
      <w:r w:rsidRPr="00E107B7">
        <w:rPr>
          <w:rFonts w:eastAsiaTheme="minorEastAsia" w:cstheme="minorBidi" w:hint="eastAsia"/>
          <w:sz w:val="24"/>
        </w:rPr>
        <w:t>基于</w:t>
      </w:r>
      <w:r w:rsidRPr="00E107B7">
        <w:rPr>
          <w:rFonts w:eastAsiaTheme="minorEastAsia" w:cstheme="minorBidi" w:hint="eastAsia"/>
          <w:sz w:val="24"/>
        </w:rPr>
        <w:t>Spark</w:t>
      </w:r>
      <w:r w:rsidRPr="00E107B7">
        <w:rPr>
          <w:rFonts w:eastAsiaTheme="minorEastAsia" w:cstheme="minorBidi" w:hint="eastAsia"/>
          <w:sz w:val="24"/>
        </w:rPr>
        <w:t>计算框架的离线视频浓缩算法验证系统</w:t>
      </w:r>
    </w:p>
    <w:p w:rsidR="00DA6F22" w:rsidRPr="00E107B7" w:rsidRDefault="008435CB" w:rsidP="00AA011E">
      <w:pPr>
        <w:spacing w:line="400" w:lineRule="exact"/>
        <w:ind w:leftChars="202" w:left="424" w:firstLineChars="177" w:firstLine="425"/>
        <w:jc w:val="both"/>
        <w:rPr>
          <w:rFonts w:ascii="Times New Roman" w:eastAsiaTheme="minorEastAsia" w:hAnsi="Times New Roman" w:cstheme="minorBidi"/>
          <w:sz w:val="24"/>
        </w:rPr>
      </w:pPr>
      <w:r w:rsidRPr="00E107B7">
        <w:rPr>
          <w:rFonts w:ascii="Times New Roman" w:eastAsiaTheme="minorEastAsia" w:hAnsi="Times New Roman" w:cstheme="minorBidi" w:hint="eastAsia"/>
          <w:sz w:val="24"/>
        </w:rPr>
        <w:t>基于以上提出的数据放置策略和迁移策略，实现了基于</w:t>
      </w:r>
      <w:r w:rsidRPr="00E107B7">
        <w:rPr>
          <w:rFonts w:ascii="Times New Roman" w:eastAsiaTheme="minorEastAsia" w:hAnsi="Times New Roman" w:cstheme="minorBidi" w:hint="eastAsia"/>
          <w:sz w:val="24"/>
        </w:rPr>
        <w:t>Spark</w:t>
      </w:r>
      <w:r w:rsidRPr="00E107B7">
        <w:rPr>
          <w:rFonts w:ascii="Times New Roman" w:eastAsiaTheme="minorEastAsia" w:hAnsi="Times New Roman" w:cstheme="minorBidi" w:hint="eastAsia"/>
          <w:sz w:val="24"/>
        </w:rPr>
        <w:t>分布式计算框架的离线视频浓缩算法，使用车辆监控视频作为数据源，对</w:t>
      </w:r>
      <w:r w:rsidRPr="00E107B7">
        <w:rPr>
          <w:rFonts w:ascii="Times New Roman" w:eastAsiaTheme="minorEastAsia" w:hAnsi="Times New Roman" w:cstheme="minorBidi" w:hint="eastAsia"/>
          <w:sz w:val="24"/>
        </w:rPr>
        <w:t>IDPA</w:t>
      </w:r>
      <w:r w:rsidRPr="00E107B7">
        <w:rPr>
          <w:rFonts w:ascii="Times New Roman" w:eastAsiaTheme="minorEastAsia" w:hAnsi="Times New Roman" w:cstheme="minorBidi" w:hint="eastAsia"/>
          <w:sz w:val="24"/>
        </w:rPr>
        <w:t>和</w:t>
      </w:r>
      <w:r w:rsidRPr="00E107B7">
        <w:rPr>
          <w:rFonts w:ascii="Times New Roman" w:eastAsiaTheme="minorEastAsia" w:hAnsi="Times New Roman" w:cstheme="minorBidi" w:hint="eastAsia"/>
          <w:sz w:val="24"/>
        </w:rPr>
        <w:t>DRA</w:t>
      </w:r>
      <w:r w:rsidRPr="00E107B7">
        <w:rPr>
          <w:rFonts w:ascii="Times New Roman" w:eastAsiaTheme="minorEastAsia" w:hAnsi="Times New Roman" w:cstheme="minorBidi" w:hint="eastAsia"/>
          <w:sz w:val="24"/>
        </w:rPr>
        <w:t>算法进行了验证。该系统使用</w:t>
      </w:r>
      <w:r w:rsidRPr="00E107B7">
        <w:rPr>
          <w:rFonts w:ascii="Times New Roman" w:eastAsiaTheme="minorEastAsia" w:hAnsi="Times New Roman" w:cstheme="minorBidi" w:hint="eastAsia"/>
          <w:sz w:val="24"/>
        </w:rPr>
        <w:t>HDFS</w:t>
      </w:r>
      <w:r w:rsidRPr="00E107B7">
        <w:rPr>
          <w:rFonts w:ascii="Times New Roman" w:eastAsiaTheme="minorEastAsia" w:hAnsi="Times New Roman" w:cstheme="minorBidi" w:hint="eastAsia"/>
          <w:sz w:val="24"/>
        </w:rPr>
        <w:t>作为分布式存储系统，通过使用</w:t>
      </w:r>
      <w:r w:rsidRPr="00E107B7">
        <w:rPr>
          <w:rFonts w:ascii="Times New Roman" w:eastAsiaTheme="minorEastAsia" w:hAnsi="Times New Roman" w:cstheme="minorBidi" w:hint="eastAsia"/>
          <w:sz w:val="24"/>
        </w:rPr>
        <w:t>HDFS-385</w:t>
      </w:r>
      <w:r w:rsidRPr="00E107B7">
        <w:rPr>
          <w:rFonts w:ascii="Times New Roman" w:eastAsiaTheme="minorEastAsia" w:hAnsi="Times New Roman" w:cstheme="minorBidi" w:hint="eastAsia"/>
          <w:sz w:val="24"/>
        </w:rPr>
        <w:t>和</w:t>
      </w:r>
      <w:r w:rsidRPr="00E107B7">
        <w:rPr>
          <w:rFonts w:ascii="Times New Roman" w:eastAsiaTheme="minorEastAsia" w:hAnsi="Times New Roman" w:cstheme="minorBidi" w:hint="eastAsia"/>
          <w:sz w:val="24"/>
        </w:rPr>
        <w:t>HDFS-2576</w:t>
      </w:r>
      <w:r w:rsidRPr="00E107B7">
        <w:rPr>
          <w:rFonts w:ascii="Times New Roman" w:eastAsiaTheme="minorEastAsia" w:hAnsi="Times New Roman" w:cstheme="minorBidi" w:hint="eastAsia"/>
          <w:sz w:val="24"/>
        </w:rPr>
        <w:t>的</w:t>
      </w:r>
      <w:r w:rsidRPr="00E107B7">
        <w:rPr>
          <w:rFonts w:ascii="Times New Roman" w:eastAsiaTheme="minorEastAsia" w:hAnsi="Times New Roman" w:cstheme="minorBidi" w:hint="eastAsia"/>
          <w:sz w:val="24"/>
        </w:rPr>
        <w:t>Patch</w:t>
      </w:r>
      <w:r w:rsidR="0017197B" w:rsidRPr="00E107B7">
        <w:rPr>
          <w:rFonts w:ascii="Times New Roman" w:eastAsiaTheme="minorEastAsia" w:hAnsi="Times New Roman" w:cstheme="minorBidi" w:hint="eastAsia"/>
          <w:sz w:val="24"/>
        </w:rPr>
        <w:t>实现了</w:t>
      </w:r>
      <w:r w:rsidRPr="00E107B7">
        <w:rPr>
          <w:rFonts w:ascii="Times New Roman" w:eastAsiaTheme="minorEastAsia" w:hAnsi="Times New Roman" w:cstheme="minorBidi" w:hint="eastAsia"/>
          <w:sz w:val="24"/>
        </w:rPr>
        <w:t>IDPA</w:t>
      </w:r>
      <w:r w:rsidRPr="00E107B7">
        <w:rPr>
          <w:rFonts w:ascii="Times New Roman" w:eastAsiaTheme="minorEastAsia" w:hAnsi="Times New Roman" w:cstheme="minorBidi" w:hint="eastAsia"/>
          <w:sz w:val="24"/>
        </w:rPr>
        <w:t>和</w:t>
      </w:r>
      <w:r w:rsidRPr="00E107B7">
        <w:rPr>
          <w:rFonts w:ascii="Times New Roman" w:eastAsiaTheme="minorEastAsia" w:hAnsi="Times New Roman" w:cstheme="minorBidi" w:hint="eastAsia"/>
          <w:sz w:val="24"/>
        </w:rPr>
        <w:t>DRA</w:t>
      </w:r>
      <w:r w:rsidRPr="00E107B7">
        <w:rPr>
          <w:rFonts w:ascii="Times New Roman" w:eastAsiaTheme="minorEastAsia" w:hAnsi="Times New Roman" w:cstheme="minorBidi" w:hint="eastAsia"/>
          <w:sz w:val="24"/>
        </w:rPr>
        <w:t>算法，</w:t>
      </w:r>
      <w:r w:rsidRPr="00E107B7">
        <w:rPr>
          <w:rFonts w:ascii="Times New Roman" w:eastAsiaTheme="minorEastAsia" w:hAnsi="Times New Roman" w:cstheme="minorBidi" w:hint="eastAsia"/>
          <w:sz w:val="24"/>
        </w:rPr>
        <w:t>Spark</w:t>
      </w:r>
      <w:r w:rsidRPr="00E107B7">
        <w:rPr>
          <w:rFonts w:ascii="Times New Roman" w:eastAsiaTheme="minorEastAsia" w:hAnsi="Times New Roman" w:cstheme="minorBidi" w:hint="eastAsia"/>
          <w:sz w:val="24"/>
        </w:rPr>
        <w:t>作为分布式计算框架，当用户提交视频摘要任务后，会按照基于</w:t>
      </w:r>
      <w:r w:rsidRPr="00E107B7">
        <w:rPr>
          <w:rFonts w:ascii="Times New Roman" w:eastAsiaTheme="minorEastAsia" w:hAnsi="Times New Roman" w:cstheme="minorBidi" w:hint="eastAsia"/>
          <w:sz w:val="24"/>
        </w:rPr>
        <w:t>CTPM</w:t>
      </w:r>
      <w:r w:rsidRPr="00E107B7">
        <w:rPr>
          <w:rFonts w:ascii="Times New Roman" w:eastAsiaTheme="minorEastAsia" w:hAnsi="Times New Roman" w:cstheme="minorBidi" w:hint="eastAsia"/>
          <w:sz w:val="24"/>
        </w:rPr>
        <w:t>时间预测模型的</w:t>
      </w:r>
      <w:r w:rsidRPr="00E107B7">
        <w:rPr>
          <w:rFonts w:ascii="Times New Roman" w:eastAsiaTheme="minorEastAsia" w:hAnsi="Times New Roman" w:cstheme="minorBidi" w:hint="eastAsia"/>
          <w:sz w:val="24"/>
        </w:rPr>
        <w:t>IDPA</w:t>
      </w:r>
      <w:r w:rsidRPr="00E107B7">
        <w:rPr>
          <w:rFonts w:ascii="Times New Roman" w:eastAsiaTheme="minorEastAsia" w:hAnsi="Times New Roman" w:cstheme="minorBidi" w:hint="eastAsia"/>
          <w:sz w:val="24"/>
        </w:rPr>
        <w:t>数据放置策略和</w:t>
      </w:r>
      <w:r w:rsidRPr="00E107B7">
        <w:rPr>
          <w:rFonts w:ascii="Times New Roman" w:eastAsiaTheme="minorEastAsia" w:hAnsi="Times New Roman" w:cstheme="minorBidi" w:hint="eastAsia"/>
          <w:sz w:val="24"/>
        </w:rPr>
        <w:t>DRA</w:t>
      </w:r>
      <w:r w:rsidRPr="00E107B7">
        <w:rPr>
          <w:rFonts w:ascii="Times New Roman" w:eastAsiaTheme="minorEastAsia" w:hAnsi="Times New Roman" w:cstheme="minorBidi" w:hint="eastAsia"/>
          <w:sz w:val="24"/>
        </w:rPr>
        <w:t>迁移策略进行数据的放置和移动，由于</w:t>
      </w:r>
      <w:r w:rsidRPr="00E107B7">
        <w:rPr>
          <w:rFonts w:ascii="Times New Roman" w:eastAsiaTheme="minorEastAsia" w:hAnsi="Times New Roman" w:cstheme="minorBidi" w:hint="eastAsia"/>
          <w:sz w:val="24"/>
        </w:rPr>
        <w:t>SPARK</w:t>
      </w:r>
      <w:r w:rsidR="0017197B" w:rsidRPr="00E107B7">
        <w:rPr>
          <w:rFonts w:ascii="Times New Roman" w:eastAsiaTheme="minorEastAsia" w:hAnsi="Times New Roman" w:cstheme="minorBidi" w:hint="eastAsia"/>
          <w:sz w:val="24"/>
        </w:rPr>
        <w:t>支持</w:t>
      </w:r>
      <w:r w:rsidRPr="00E107B7">
        <w:rPr>
          <w:rFonts w:ascii="Times New Roman" w:eastAsiaTheme="minorEastAsia" w:hAnsi="Times New Roman" w:cstheme="minorBidi" w:hint="eastAsia"/>
          <w:sz w:val="24"/>
        </w:rPr>
        <w:t>数据本地化，</w:t>
      </w:r>
      <w:r w:rsidR="0017197B" w:rsidRPr="00E107B7">
        <w:rPr>
          <w:rFonts w:ascii="Times New Roman" w:eastAsiaTheme="minorEastAsia" w:hAnsi="Times New Roman" w:cstheme="minorBidi" w:hint="eastAsia"/>
          <w:sz w:val="24"/>
        </w:rPr>
        <w:t>会</w:t>
      </w:r>
      <w:r w:rsidRPr="00E107B7">
        <w:rPr>
          <w:rFonts w:ascii="Times New Roman" w:eastAsiaTheme="minorEastAsia" w:hAnsi="Times New Roman" w:cstheme="minorBidi" w:hint="eastAsia"/>
          <w:sz w:val="24"/>
        </w:rPr>
        <w:t>优先将任务分配给存储该任务</w:t>
      </w:r>
      <w:r w:rsidR="0017197B" w:rsidRPr="00E107B7">
        <w:rPr>
          <w:rFonts w:ascii="Times New Roman" w:eastAsiaTheme="minorEastAsia" w:hAnsi="Times New Roman" w:cstheme="minorBidi" w:hint="eastAsia"/>
          <w:sz w:val="24"/>
        </w:rPr>
        <w:t>数据的节点，大大降低了集群内节点之间的网络传输，同时保证了</w:t>
      </w:r>
      <w:r w:rsidRPr="00E107B7">
        <w:rPr>
          <w:rFonts w:ascii="Times New Roman" w:eastAsiaTheme="minorEastAsia" w:hAnsi="Times New Roman" w:cstheme="minorBidi" w:hint="eastAsia"/>
          <w:sz w:val="24"/>
        </w:rPr>
        <w:t>集群负载均衡，大大减少</w:t>
      </w:r>
      <w:r w:rsidR="0017197B" w:rsidRPr="00E107B7">
        <w:rPr>
          <w:rFonts w:ascii="Times New Roman" w:eastAsiaTheme="minorEastAsia" w:hAnsi="Times New Roman" w:cstheme="minorBidi" w:hint="eastAsia"/>
          <w:sz w:val="24"/>
        </w:rPr>
        <w:t>视频浓缩离线</w:t>
      </w:r>
      <w:r w:rsidRPr="00E107B7">
        <w:rPr>
          <w:rFonts w:ascii="Times New Roman" w:eastAsiaTheme="minorEastAsia" w:hAnsi="Times New Roman" w:cstheme="minorBidi" w:hint="eastAsia"/>
          <w:sz w:val="24"/>
        </w:rPr>
        <w:t>任务处理的总时间。</w:t>
      </w:r>
    </w:p>
    <w:p w:rsidR="000A5FFB" w:rsidRPr="00E107B7" w:rsidRDefault="000A5FFB" w:rsidP="003647B6">
      <w:pPr>
        <w:pStyle w:val="110"/>
        <w:spacing w:before="156" w:after="156"/>
        <w:rPr>
          <w:lang w:val="en-US" w:eastAsia="zh-CN"/>
        </w:rPr>
      </w:pPr>
      <w:bookmarkStart w:id="67" w:name="_Toc337287243"/>
      <w:bookmarkStart w:id="68" w:name="_Toc337287449"/>
      <w:bookmarkStart w:id="69" w:name="_Toc345150737"/>
      <w:bookmarkStart w:id="70" w:name="_Toc440442844"/>
      <w:bookmarkStart w:id="71" w:name="_Toc476847699"/>
      <w:r w:rsidRPr="00E107B7">
        <w:rPr>
          <w:rFonts w:hint="eastAsia"/>
          <w:lang w:val="en-US" w:eastAsia="zh-CN"/>
        </w:rPr>
        <w:t>1.4</w:t>
      </w:r>
      <w:bookmarkEnd w:id="67"/>
      <w:bookmarkEnd w:id="68"/>
      <w:bookmarkEnd w:id="69"/>
      <w:r w:rsidR="00EB7DE7">
        <w:rPr>
          <w:rFonts w:hint="eastAsia"/>
          <w:lang w:val="en-US" w:eastAsia="zh-CN"/>
        </w:rPr>
        <w:t>论文</w:t>
      </w:r>
      <w:r w:rsidR="00B64F47" w:rsidRPr="00E107B7">
        <w:rPr>
          <w:rFonts w:hint="eastAsia"/>
          <w:lang w:val="en-US" w:eastAsia="zh-CN"/>
        </w:rPr>
        <w:t>组织结构</w:t>
      </w:r>
      <w:bookmarkEnd w:id="70"/>
      <w:bookmarkEnd w:id="71"/>
    </w:p>
    <w:p w:rsidR="00EB7DE7" w:rsidRDefault="00F74D8E" w:rsidP="00157063">
      <w:pPr>
        <w:spacing w:line="400" w:lineRule="exact"/>
        <w:ind w:firstLineChars="200" w:firstLine="480"/>
        <w:rPr>
          <w:rFonts w:ascii="Times New Roman" w:eastAsiaTheme="minorEastAsia" w:hAnsi="Times New Roman" w:cstheme="minorBidi"/>
          <w:sz w:val="24"/>
        </w:rPr>
      </w:pPr>
      <w:r>
        <w:rPr>
          <w:rFonts w:ascii="Times New Roman" w:eastAsiaTheme="minorEastAsia" w:hAnsi="Times New Roman" w:cstheme="minorBidi" w:hint="eastAsia"/>
          <w:sz w:val="24"/>
        </w:rPr>
        <w:t>本论文将按照以下六个章节展开</w:t>
      </w:r>
      <w:r w:rsidR="00EB7DE7">
        <w:rPr>
          <w:rFonts w:ascii="Times New Roman" w:eastAsiaTheme="minorEastAsia" w:hAnsi="Times New Roman" w:cstheme="minorBidi" w:hint="eastAsia"/>
          <w:sz w:val="24"/>
        </w:rPr>
        <w:t>：</w:t>
      </w:r>
    </w:p>
    <w:p w:rsidR="00CE7CE3" w:rsidRPr="00157063" w:rsidRDefault="00CE7CE3" w:rsidP="00A959C1">
      <w:pPr>
        <w:spacing w:line="400" w:lineRule="exact"/>
        <w:ind w:firstLineChars="200" w:firstLine="480"/>
        <w:jc w:val="both"/>
        <w:rPr>
          <w:rFonts w:ascii="Times New Roman" w:eastAsiaTheme="minorEastAsia" w:hAnsi="Times New Roman" w:cstheme="minorBidi"/>
          <w:sz w:val="24"/>
        </w:rPr>
      </w:pPr>
      <w:r w:rsidRPr="00157063">
        <w:rPr>
          <w:rFonts w:ascii="Times New Roman" w:eastAsiaTheme="minorEastAsia" w:hAnsi="Times New Roman" w:cstheme="minorBidi" w:hint="eastAsia"/>
          <w:sz w:val="24"/>
        </w:rPr>
        <w:t>第一章</w:t>
      </w:r>
      <w:r w:rsidR="00A806CD">
        <w:rPr>
          <w:rFonts w:ascii="Times New Roman" w:eastAsiaTheme="minorEastAsia" w:hAnsi="Times New Roman" w:cstheme="minorBidi" w:hint="eastAsia"/>
          <w:sz w:val="24"/>
        </w:rPr>
        <w:t>：绪论。首先</w:t>
      </w:r>
      <w:r w:rsidR="00EB7DE7">
        <w:rPr>
          <w:rFonts w:ascii="Times New Roman" w:eastAsiaTheme="minorEastAsia" w:hAnsi="Times New Roman" w:cstheme="minorBidi" w:hint="eastAsia"/>
          <w:sz w:val="24"/>
        </w:rPr>
        <w:t>介绍</w:t>
      </w:r>
      <w:r w:rsidR="00A806CD">
        <w:rPr>
          <w:rFonts w:ascii="Times New Roman" w:eastAsiaTheme="minorEastAsia" w:hAnsi="Times New Roman" w:cstheme="minorBidi" w:hint="eastAsia"/>
          <w:sz w:val="24"/>
        </w:rPr>
        <w:t>了</w:t>
      </w:r>
      <w:r w:rsidRPr="00157063">
        <w:rPr>
          <w:rFonts w:ascii="Times New Roman" w:eastAsiaTheme="minorEastAsia" w:hAnsi="Times New Roman" w:cstheme="minorBidi" w:hint="eastAsia"/>
          <w:sz w:val="24"/>
        </w:rPr>
        <w:t>本文的研究背景</w:t>
      </w:r>
      <w:r w:rsidR="00A806CD">
        <w:rPr>
          <w:rFonts w:ascii="Times New Roman" w:eastAsiaTheme="minorEastAsia" w:hAnsi="Times New Roman" w:cstheme="minorBidi" w:hint="eastAsia"/>
          <w:sz w:val="24"/>
        </w:rPr>
        <w:t>，然后介绍了目前</w:t>
      </w:r>
      <w:r w:rsidR="0017197B" w:rsidRPr="00157063">
        <w:rPr>
          <w:rFonts w:ascii="Times New Roman" w:eastAsiaTheme="minorEastAsia" w:hAnsi="Times New Roman" w:cstheme="minorBidi" w:hint="eastAsia"/>
          <w:sz w:val="24"/>
        </w:rPr>
        <w:t>云计算计算平台中的</w:t>
      </w:r>
      <w:r w:rsidRPr="00157063">
        <w:rPr>
          <w:rFonts w:ascii="Times New Roman" w:eastAsiaTheme="minorEastAsia" w:hAnsi="Times New Roman" w:cstheme="minorBidi" w:hint="eastAsia"/>
          <w:sz w:val="24"/>
        </w:rPr>
        <w:t>数据放置</w:t>
      </w:r>
      <w:r w:rsidR="0017197B" w:rsidRPr="00157063">
        <w:rPr>
          <w:rFonts w:ascii="Times New Roman" w:eastAsiaTheme="minorEastAsia" w:hAnsi="Times New Roman" w:cstheme="minorBidi" w:hint="eastAsia"/>
          <w:sz w:val="24"/>
        </w:rPr>
        <w:t>策略的研究</w:t>
      </w:r>
      <w:r w:rsidR="00A806CD">
        <w:rPr>
          <w:rFonts w:ascii="Times New Roman" w:eastAsiaTheme="minorEastAsia" w:hAnsi="Times New Roman" w:cstheme="minorBidi" w:hint="eastAsia"/>
          <w:sz w:val="24"/>
        </w:rPr>
        <w:t>现状</w:t>
      </w:r>
      <w:r w:rsidR="00EB7DE7">
        <w:rPr>
          <w:rFonts w:ascii="Times New Roman" w:eastAsiaTheme="minorEastAsia" w:hAnsi="Times New Roman" w:cstheme="minorBidi" w:hint="eastAsia"/>
          <w:sz w:val="24"/>
        </w:rPr>
        <w:t>，</w:t>
      </w:r>
      <w:r w:rsidR="00A806CD">
        <w:rPr>
          <w:rFonts w:ascii="Times New Roman" w:eastAsiaTheme="minorEastAsia" w:hAnsi="Times New Roman" w:cstheme="minorBidi" w:hint="eastAsia"/>
          <w:sz w:val="24"/>
        </w:rPr>
        <w:t>最后介绍了</w:t>
      </w:r>
      <w:r w:rsidRPr="00157063">
        <w:rPr>
          <w:rFonts w:ascii="Times New Roman" w:eastAsiaTheme="minorEastAsia" w:hAnsi="Times New Roman" w:cstheme="minorBidi" w:hint="eastAsia"/>
          <w:sz w:val="24"/>
        </w:rPr>
        <w:t>本文的</w:t>
      </w:r>
      <w:r w:rsidR="00A806CD">
        <w:rPr>
          <w:rFonts w:ascii="Times New Roman" w:eastAsiaTheme="minorEastAsia" w:hAnsi="Times New Roman" w:cstheme="minorBidi" w:hint="eastAsia"/>
          <w:sz w:val="24"/>
        </w:rPr>
        <w:t>主要研究内容</w:t>
      </w:r>
      <w:r w:rsidRPr="00157063">
        <w:rPr>
          <w:rFonts w:ascii="Times New Roman" w:eastAsiaTheme="minorEastAsia" w:hAnsi="Times New Roman" w:cstheme="minorBidi" w:hint="eastAsia"/>
          <w:sz w:val="24"/>
        </w:rPr>
        <w:t>。</w:t>
      </w:r>
    </w:p>
    <w:p w:rsidR="00CE7CE3" w:rsidRPr="00157063" w:rsidRDefault="00CE7CE3" w:rsidP="00A959C1">
      <w:pPr>
        <w:spacing w:line="400" w:lineRule="exact"/>
        <w:ind w:firstLineChars="200" w:firstLine="480"/>
        <w:jc w:val="both"/>
        <w:rPr>
          <w:rFonts w:ascii="Times New Roman" w:eastAsiaTheme="minorEastAsia" w:hAnsi="Times New Roman" w:cstheme="minorBidi"/>
          <w:sz w:val="24"/>
        </w:rPr>
      </w:pPr>
      <w:r w:rsidRPr="00157063">
        <w:rPr>
          <w:rFonts w:ascii="Times New Roman" w:eastAsiaTheme="minorEastAsia" w:hAnsi="Times New Roman" w:cstheme="minorBidi" w:hint="eastAsia"/>
          <w:sz w:val="24"/>
        </w:rPr>
        <w:t>第二章</w:t>
      </w:r>
      <w:r w:rsidR="00A806CD">
        <w:rPr>
          <w:rFonts w:ascii="Times New Roman" w:eastAsiaTheme="minorEastAsia" w:hAnsi="Times New Roman" w:cstheme="minorBidi" w:hint="eastAsia"/>
          <w:sz w:val="24"/>
        </w:rPr>
        <w:t>：</w:t>
      </w:r>
      <w:r w:rsidRPr="00157063">
        <w:rPr>
          <w:rFonts w:ascii="Times New Roman" w:eastAsiaTheme="minorEastAsia" w:hAnsi="Times New Roman" w:cstheme="minorBidi" w:hint="eastAsia"/>
          <w:sz w:val="24"/>
        </w:rPr>
        <w:t>相关技术介绍。</w:t>
      </w:r>
      <w:r w:rsidR="00A806CD">
        <w:rPr>
          <w:rFonts w:ascii="Times New Roman" w:eastAsiaTheme="minorEastAsia" w:hAnsi="Times New Roman" w:cstheme="minorBidi" w:hint="eastAsia"/>
          <w:sz w:val="24"/>
        </w:rPr>
        <w:t>本章主要介绍监控视频云计算平台中常用的分布式计算框架、分布式文件系统、</w:t>
      </w:r>
      <w:r w:rsidRPr="00157063">
        <w:rPr>
          <w:rFonts w:ascii="Times New Roman" w:eastAsiaTheme="minorEastAsia" w:hAnsi="Times New Roman" w:cstheme="minorBidi" w:hint="eastAsia"/>
          <w:sz w:val="24"/>
        </w:rPr>
        <w:t>数据放置策略</w:t>
      </w:r>
      <w:r w:rsidR="00A806CD">
        <w:rPr>
          <w:rFonts w:ascii="Times New Roman" w:eastAsiaTheme="minorEastAsia" w:hAnsi="Times New Roman" w:cstheme="minorBidi" w:hint="eastAsia"/>
          <w:sz w:val="24"/>
        </w:rPr>
        <w:t>以及视频浓缩等相关技术</w:t>
      </w:r>
      <w:r w:rsidRPr="00157063">
        <w:rPr>
          <w:rFonts w:ascii="Times New Roman" w:eastAsiaTheme="minorEastAsia" w:hAnsi="Times New Roman" w:cstheme="minorBidi" w:hint="eastAsia"/>
          <w:sz w:val="24"/>
        </w:rPr>
        <w:t>。</w:t>
      </w:r>
    </w:p>
    <w:p w:rsidR="00CE7CE3" w:rsidRPr="00157063" w:rsidRDefault="00CE7CE3" w:rsidP="00A959C1">
      <w:pPr>
        <w:spacing w:line="400" w:lineRule="exact"/>
        <w:ind w:firstLineChars="200" w:firstLine="480"/>
        <w:jc w:val="both"/>
        <w:rPr>
          <w:rFonts w:ascii="Times New Roman" w:eastAsiaTheme="minorEastAsia" w:hAnsi="Times New Roman" w:cstheme="minorBidi"/>
          <w:sz w:val="24"/>
        </w:rPr>
      </w:pPr>
      <w:r w:rsidRPr="00157063">
        <w:rPr>
          <w:rFonts w:ascii="Times New Roman" w:eastAsiaTheme="minorEastAsia" w:hAnsi="Times New Roman" w:cstheme="minorBidi" w:hint="eastAsia"/>
          <w:sz w:val="24"/>
        </w:rPr>
        <w:t>第三章</w:t>
      </w:r>
      <w:r w:rsidR="00524D59">
        <w:rPr>
          <w:rFonts w:ascii="Times New Roman" w:eastAsiaTheme="minorEastAsia" w:hAnsi="Times New Roman" w:cstheme="minorBidi" w:hint="eastAsia"/>
          <w:sz w:val="24"/>
        </w:rPr>
        <w:t>：</w:t>
      </w:r>
      <w:r w:rsidR="003615B1" w:rsidRPr="003615B1">
        <w:rPr>
          <w:rFonts w:ascii="Times New Roman" w:eastAsiaTheme="minorEastAsia" w:hAnsi="Times New Roman" w:cstheme="minorBidi" w:hint="eastAsia"/>
          <w:sz w:val="24"/>
        </w:rPr>
        <w:t>监控视频离线分布式处理系统架构</w:t>
      </w:r>
      <w:r w:rsidR="00A806CD">
        <w:rPr>
          <w:rFonts w:ascii="Times New Roman" w:eastAsiaTheme="minorEastAsia" w:hAnsi="Times New Roman" w:cstheme="minorBidi" w:hint="eastAsia"/>
          <w:sz w:val="24"/>
        </w:rPr>
        <w:t>。本章我们首先对智能视频监控云平台中的视频离线分布式处理系统进行需求分析，然后结合</w:t>
      </w:r>
      <w:r w:rsidR="00A806CD">
        <w:rPr>
          <w:rFonts w:ascii="Times New Roman" w:eastAsiaTheme="minorEastAsia" w:hAnsi="Times New Roman" w:cstheme="minorBidi" w:hint="eastAsia"/>
          <w:sz w:val="24"/>
        </w:rPr>
        <w:t>ITU</w:t>
      </w:r>
      <w:r w:rsidR="00C66C59">
        <w:rPr>
          <w:rFonts w:ascii="Times New Roman" w:eastAsiaTheme="minorEastAsia" w:hAnsi="Times New Roman" w:cstheme="minorBidi" w:hint="eastAsia"/>
          <w:sz w:val="24"/>
        </w:rPr>
        <w:t>-T</w:t>
      </w:r>
      <w:r w:rsidR="00A806CD">
        <w:rPr>
          <w:rFonts w:ascii="Times New Roman" w:eastAsiaTheme="minorEastAsia" w:hAnsi="Times New Roman" w:cstheme="minorBidi" w:hint="eastAsia"/>
          <w:sz w:val="24"/>
        </w:rPr>
        <w:t>标准介绍通用的视频监控系统</w:t>
      </w:r>
      <w:r w:rsidR="00A806CD" w:rsidRPr="00A806CD">
        <w:rPr>
          <w:rFonts w:ascii="Times New Roman" w:eastAsiaTheme="minorEastAsia" w:hAnsi="Times New Roman" w:cstheme="minorBidi" w:hint="eastAsia"/>
          <w:sz w:val="24"/>
        </w:rPr>
        <w:t>，</w:t>
      </w:r>
      <w:r w:rsidR="00A806CD">
        <w:rPr>
          <w:rFonts w:ascii="Times New Roman" w:eastAsiaTheme="minorEastAsia" w:hAnsi="Times New Roman" w:cstheme="minorBidi" w:hint="eastAsia"/>
          <w:sz w:val="24"/>
        </w:rPr>
        <w:t>然后是</w:t>
      </w:r>
      <w:r w:rsidR="00A806CD" w:rsidRPr="00A806CD">
        <w:rPr>
          <w:rFonts w:ascii="Times New Roman" w:eastAsiaTheme="minorEastAsia" w:hAnsi="Times New Roman" w:cstheme="minorBidi" w:hint="eastAsia"/>
          <w:sz w:val="24"/>
        </w:rPr>
        <w:t>监控视频离线分布式处理系统的架</w:t>
      </w:r>
      <w:r w:rsidR="00A806CD">
        <w:rPr>
          <w:rFonts w:ascii="Times New Roman" w:eastAsiaTheme="minorEastAsia" w:hAnsi="Times New Roman" w:cstheme="minorBidi" w:hint="eastAsia"/>
          <w:sz w:val="24"/>
        </w:rPr>
        <w:t>构设计、工作流设计以及核心组件设计</w:t>
      </w:r>
      <w:r w:rsidR="00A806CD" w:rsidRPr="00A806CD">
        <w:rPr>
          <w:rFonts w:ascii="Times New Roman" w:eastAsiaTheme="minorEastAsia" w:hAnsi="Times New Roman" w:cstheme="minorBidi" w:hint="eastAsia"/>
          <w:sz w:val="24"/>
        </w:rPr>
        <w:t>。</w:t>
      </w:r>
    </w:p>
    <w:p w:rsidR="0007757D" w:rsidRPr="00157063" w:rsidRDefault="00CE7CE3" w:rsidP="00A959C1">
      <w:pPr>
        <w:spacing w:line="400" w:lineRule="exact"/>
        <w:ind w:firstLineChars="200" w:firstLine="480"/>
        <w:jc w:val="both"/>
        <w:rPr>
          <w:rFonts w:ascii="Times New Roman" w:eastAsiaTheme="minorEastAsia" w:hAnsi="Times New Roman" w:cstheme="minorBidi"/>
          <w:sz w:val="24"/>
        </w:rPr>
      </w:pPr>
      <w:r w:rsidRPr="00157063">
        <w:rPr>
          <w:rFonts w:ascii="Times New Roman" w:eastAsiaTheme="minorEastAsia" w:hAnsi="Times New Roman" w:cstheme="minorBidi" w:hint="eastAsia"/>
          <w:sz w:val="24"/>
        </w:rPr>
        <w:t>第四章</w:t>
      </w:r>
      <w:r w:rsidR="00524D59" w:rsidRPr="00A86E81">
        <w:rPr>
          <w:rFonts w:ascii="Times New Roman" w:eastAsiaTheme="minorEastAsia" w:hAnsi="Times New Roman" w:cstheme="minorBidi" w:hint="eastAsia"/>
          <w:sz w:val="24"/>
        </w:rPr>
        <w:t>：</w:t>
      </w:r>
      <w:r w:rsidR="0007757D" w:rsidRPr="00157063">
        <w:rPr>
          <w:rFonts w:ascii="Times New Roman" w:eastAsiaTheme="minorEastAsia" w:hAnsi="Times New Roman" w:cstheme="minorBidi" w:hint="eastAsia"/>
          <w:sz w:val="24"/>
        </w:rPr>
        <w:t>云平台中视频数据放置策略研究</w:t>
      </w:r>
      <w:r w:rsidR="00123656" w:rsidRPr="00157063">
        <w:rPr>
          <w:rFonts w:ascii="Times New Roman" w:eastAsiaTheme="minorEastAsia" w:hAnsi="Times New Roman" w:cstheme="minorBidi" w:hint="eastAsia"/>
          <w:sz w:val="24"/>
        </w:rPr>
        <w:t>，</w:t>
      </w:r>
      <w:r w:rsidRPr="00157063">
        <w:rPr>
          <w:rFonts w:ascii="Times New Roman" w:eastAsiaTheme="minorEastAsia" w:hAnsi="Times New Roman" w:cstheme="minorBidi" w:hint="eastAsia"/>
          <w:sz w:val="24"/>
        </w:rPr>
        <w:t>这部分是本文的核心</w:t>
      </w:r>
      <w:r w:rsidR="00123656" w:rsidRPr="00157063">
        <w:rPr>
          <w:rFonts w:ascii="Times New Roman" w:eastAsiaTheme="minorEastAsia" w:hAnsi="Times New Roman" w:cstheme="minorBidi" w:hint="eastAsia"/>
          <w:sz w:val="24"/>
        </w:rPr>
        <w:t>。</w:t>
      </w:r>
      <w:r w:rsidRPr="00157063">
        <w:rPr>
          <w:rFonts w:ascii="Times New Roman" w:eastAsiaTheme="minorEastAsia" w:hAnsi="Times New Roman" w:cstheme="minorBidi" w:hint="eastAsia"/>
          <w:sz w:val="24"/>
        </w:rPr>
        <w:t>首先建立</w:t>
      </w:r>
      <w:r w:rsidR="00123656" w:rsidRPr="00157063">
        <w:rPr>
          <w:rFonts w:ascii="Times New Roman" w:eastAsiaTheme="minorEastAsia" w:hAnsi="Times New Roman" w:cstheme="minorBidi" w:hint="eastAsia"/>
          <w:sz w:val="24"/>
        </w:rPr>
        <w:t>监控</w:t>
      </w:r>
      <w:r w:rsidR="0007757D" w:rsidRPr="00157063">
        <w:rPr>
          <w:rFonts w:ascii="Times New Roman" w:eastAsiaTheme="minorEastAsia" w:hAnsi="Times New Roman" w:cstheme="minorBidi" w:hint="eastAsia"/>
          <w:sz w:val="24"/>
        </w:rPr>
        <w:t>视频处理任务时间预测模型</w:t>
      </w:r>
      <w:r w:rsidR="00123656" w:rsidRPr="00157063">
        <w:rPr>
          <w:rFonts w:ascii="Times New Roman" w:eastAsiaTheme="minorEastAsia" w:hAnsi="Times New Roman" w:cstheme="minorBidi" w:hint="eastAsia"/>
          <w:sz w:val="24"/>
        </w:rPr>
        <w:t>（</w:t>
      </w:r>
      <w:r w:rsidR="00123656" w:rsidRPr="00157063">
        <w:rPr>
          <w:rFonts w:ascii="Times New Roman" w:eastAsiaTheme="minorEastAsia" w:hAnsi="Times New Roman" w:cstheme="minorBidi" w:hint="eastAsia"/>
          <w:sz w:val="24"/>
        </w:rPr>
        <w:t>CTPM</w:t>
      </w:r>
      <w:r w:rsidR="00123656" w:rsidRPr="00157063">
        <w:rPr>
          <w:rFonts w:ascii="Times New Roman" w:eastAsiaTheme="minorEastAsia" w:hAnsi="Times New Roman" w:cstheme="minorBidi" w:hint="eastAsia"/>
          <w:sz w:val="24"/>
        </w:rPr>
        <w:t>）</w:t>
      </w:r>
      <w:r w:rsidR="0007757D" w:rsidRPr="00157063">
        <w:rPr>
          <w:rFonts w:ascii="Times New Roman" w:eastAsiaTheme="minorEastAsia" w:hAnsi="Times New Roman" w:cstheme="minorBidi" w:hint="eastAsia"/>
          <w:sz w:val="24"/>
        </w:rPr>
        <w:t>，并详细介绍了建立模型的过程。然后介绍了基于</w:t>
      </w:r>
      <w:r w:rsidR="00123656" w:rsidRPr="00157063">
        <w:rPr>
          <w:rFonts w:ascii="Times New Roman" w:eastAsiaTheme="minorEastAsia" w:hAnsi="Times New Roman" w:cstheme="minorBidi" w:hint="eastAsia"/>
          <w:sz w:val="24"/>
        </w:rPr>
        <w:t>CTPM</w:t>
      </w:r>
      <w:r w:rsidR="0007757D" w:rsidRPr="00157063">
        <w:rPr>
          <w:rFonts w:ascii="Times New Roman" w:eastAsiaTheme="minorEastAsia" w:hAnsi="Times New Roman" w:cstheme="minorBidi" w:hint="eastAsia"/>
          <w:sz w:val="24"/>
        </w:rPr>
        <w:t>时间预测模型的初始数据放置策略</w:t>
      </w:r>
      <w:r w:rsidR="00123656" w:rsidRPr="00157063">
        <w:rPr>
          <w:rFonts w:ascii="Times New Roman" w:eastAsiaTheme="minorEastAsia" w:hAnsi="Times New Roman" w:cstheme="minorBidi" w:hint="eastAsia"/>
          <w:sz w:val="24"/>
        </w:rPr>
        <w:t>（</w:t>
      </w:r>
      <w:r w:rsidR="00123656" w:rsidRPr="00157063">
        <w:rPr>
          <w:rFonts w:ascii="Times New Roman" w:eastAsiaTheme="minorEastAsia" w:hAnsi="Times New Roman" w:cstheme="minorBidi" w:hint="eastAsia"/>
          <w:sz w:val="24"/>
        </w:rPr>
        <w:t>IDPA</w:t>
      </w:r>
      <w:r w:rsidR="00123656" w:rsidRPr="00157063">
        <w:rPr>
          <w:rFonts w:ascii="Times New Roman" w:eastAsiaTheme="minorEastAsia" w:hAnsi="Times New Roman" w:cstheme="minorBidi" w:hint="eastAsia"/>
          <w:sz w:val="24"/>
        </w:rPr>
        <w:t>）</w:t>
      </w:r>
      <w:r w:rsidR="0007757D" w:rsidRPr="00157063">
        <w:rPr>
          <w:rFonts w:ascii="Times New Roman" w:eastAsiaTheme="minorEastAsia" w:hAnsi="Times New Roman" w:cstheme="minorBidi" w:hint="eastAsia"/>
          <w:sz w:val="24"/>
        </w:rPr>
        <w:t>，并详细介绍该策略的实现过程，最后介绍基于</w:t>
      </w:r>
      <w:r w:rsidR="00123656" w:rsidRPr="00157063">
        <w:rPr>
          <w:rFonts w:ascii="Times New Roman" w:eastAsiaTheme="minorEastAsia" w:hAnsi="Times New Roman" w:cstheme="minorBidi" w:hint="eastAsia"/>
          <w:sz w:val="24"/>
        </w:rPr>
        <w:t>CTPM</w:t>
      </w:r>
      <w:r w:rsidR="0007757D" w:rsidRPr="00157063">
        <w:rPr>
          <w:rFonts w:ascii="Times New Roman" w:eastAsiaTheme="minorEastAsia" w:hAnsi="Times New Roman" w:cstheme="minorBidi" w:hint="eastAsia"/>
          <w:sz w:val="24"/>
        </w:rPr>
        <w:t>时间预测模型的数据迁移策略，详细介绍该策略的实现过程。</w:t>
      </w:r>
    </w:p>
    <w:p w:rsidR="00CE7CE3" w:rsidRPr="00157063" w:rsidRDefault="00CE7CE3" w:rsidP="00A959C1">
      <w:pPr>
        <w:spacing w:line="400" w:lineRule="exact"/>
        <w:ind w:firstLineChars="200" w:firstLine="480"/>
        <w:jc w:val="both"/>
        <w:rPr>
          <w:rFonts w:ascii="Times New Roman" w:eastAsiaTheme="minorEastAsia" w:hAnsi="Times New Roman" w:cstheme="minorBidi"/>
          <w:sz w:val="24"/>
        </w:rPr>
      </w:pPr>
      <w:r w:rsidRPr="00157063">
        <w:rPr>
          <w:rFonts w:ascii="Times New Roman" w:eastAsiaTheme="minorEastAsia" w:hAnsi="Times New Roman" w:cstheme="minorBidi" w:hint="eastAsia"/>
          <w:sz w:val="24"/>
        </w:rPr>
        <w:t>第五章</w:t>
      </w:r>
      <w:r w:rsidR="00524D59" w:rsidRPr="00A86E81">
        <w:rPr>
          <w:rFonts w:ascii="Times New Roman" w:eastAsiaTheme="minorEastAsia" w:hAnsi="Times New Roman" w:cstheme="minorBidi" w:hint="eastAsia"/>
          <w:sz w:val="24"/>
        </w:rPr>
        <w:t>：</w:t>
      </w:r>
      <w:r w:rsidRPr="00157063">
        <w:rPr>
          <w:rFonts w:ascii="Times New Roman" w:eastAsiaTheme="minorEastAsia" w:hAnsi="Times New Roman" w:cstheme="minorBidi" w:hint="eastAsia"/>
          <w:sz w:val="24"/>
        </w:rPr>
        <w:t>系统实现与测试分析。首先</w:t>
      </w:r>
      <w:r w:rsidR="00123656" w:rsidRPr="00157063">
        <w:rPr>
          <w:rFonts w:ascii="Times New Roman" w:eastAsiaTheme="minorEastAsia" w:hAnsi="Times New Roman" w:cstheme="minorBidi" w:hint="eastAsia"/>
          <w:sz w:val="24"/>
        </w:rPr>
        <w:t>，</w:t>
      </w:r>
      <w:r w:rsidRPr="00157063">
        <w:rPr>
          <w:rFonts w:ascii="Times New Roman" w:eastAsiaTheme="minorEastAsia" w:hAnsi="Times New Roman" w:cstheme="minorBidi" w:hint="eastAsia"/>
          <w:sz w:val="24"/>
        </w:rPr>
        <w:t>描述了对</w:t>
      </w:r>
      <w:r w:rsidR="00123656" w:rsidRPr="00157063">
        <w:rPr>
          <w:rFonts w:ascii="Times New Roman" w:eastAsiaTheme="minorEastAsia" w:hAnsi="Times New Roman" w:cstheme="minorBidi" w:hint="eastAsia"/>
          <w:sz w:val="24"/>
        </w:rPr>
        <w:t>基于</w:t>
      </w:r>
      <w:r w:rsidR="00123656" w:rsidRPr="00157063">
        <w:rPr>
          <w:rFonts w:ascii="Times New Roman" w:eastAsiaTheme="minorEastAsia" w:hAnsi="Times New Roman" w:cstheme="minorBidi" w:hint="eastAsia"/>
          <w:sz w:val="24"/>
        </w:rPr>
        <w:t>Spark</w:t>
      </w:r>
      <w:r w:rsidR="00123656" w:rsidRPr="00157063">
        <w:rPr>
          <w:rFonts w:ascii="Times New Roman" w:eastAsiaTheme="minorEastAsia" w:hAnsi="Times New Roman" w:cstheme="minorBidi" w:hint="eastAsia"/>
          <w:sz w:val="24"/>
        </w:rPr>
        <w:t>计算框架的离线视频浓缩算法验证系统</w:t>
      </w:r>
      <w:r w:rsidR="0007757D" w:rsidRPr="00157063">
        <w:rPr>
          <w:rFonts w:ascii="Times New Roman" w:eastAsiaTheme="minorEastAsia" w:hAnsi="Times New Roman" w:cstheme="minorBidi" w:hint="eastAsia"/>
          <w:sz w:val="24"/>
        </w:rPr>
        <w:t>中各个组成部分的</w:t>
      </w:r>
      <w:r w:rsidRPr="00157063">
        <w:rPr>
          <w:rFonts w:ascii="Times New Roman" w:eastAsiaTheme="minorEastAsia" w:hAnsi="Times New Roman" w:cstheme="minorBidi" w:hint="eastAsia"/>
          <w:sz w:val="24"/>
        </w:rPr>
        <w:t>详细实现</w:t>
      </w:r>
      <w:r w:rsidR="00123656" w:rsidRPr="00157063">
        <w:rPr>
          <w:rFonts w:ascii="Times New Roman" w:eastAsiaTheme="minorEastAsia" w:hAnsi="Times New Roman" w:cstheme="minorBidi" w:hint="eastAsia"/>
          <w:sz w:val="24"/>
        </w:rPr>
        <w:t>；接着论述了基于</w:t>
      </w:r>
      <w:r w:rsidR="00123656" w:rsidRPr="00157063">
        <w:rPr>
          <w:rFonts w:ascii="Times New Roman" w:eastAsiaTheme="minorEastAsia" w:hAnsi="Times New Roman" w:cstheme="minorBidi" w:hint="eastAsia"/>
          <w:sz w:val="24"/>
        </w:rPr>
        <w:t>Spark</w:t>
      </w:r>
      <w:r w:rsidR="00123656" w:rsidRPr="00157063">
        <w:rPr>
          <w:rFonts w:ascii="Times New Roman" w:eastAsiaTheme="minorEastAsia" w:hAnsi="Times New Roman" w:cstheme="minorBidi" w:hint="eastAsia"/>
          <w:sz w:val="24"/>
        </w:rPr>
        <w:t>计算的视频浓缩算法的实现；之后介绍了测试环境配置；</w:t>
      </w:r>
      <w:r w:rsidRPr="00157063">
        <w:rPr>
          <w:rFonts w:ascii="Times New Roman" w:eastAsiaTheme="minorEastAsia" w:hAnsi="Times New Roman" w:cstheme="minorBidi" w:hint="eastAsia"/>
          <w:sz w:val="24"/>
        </w:rPr>
        <w:t>最后对本文提出的</w:t>
      </w:r>
      <w:r w:rsidR="00123656" w:rsidRPr="00157063">
        <w:rPr>
          <w:rFonts w:ascii="Times New Roman" w:eastAsiaTheme="minorEastAsia" w:hAnsi="Times New Roman" w:cstheme="minorBidi" w:hint="eastAsia"/>
          <w:sz w:val="24"/>
        </w:rPr>
        <w:t>CTPM</w:t>
      </w:r>
      <w:r w:rsidR="00123656" w:rsidRPr="00157063">
        <w:rPr>
          <w:rFonts w:ascii="Times New Roman" w:eastAsiaTheme="minorEastAsia" w:hAnsi="Times New Roman" w:cstheme="minorBidi" w:hint="eastAsia"/>
          <w:sz w:val="24"/>
        </w:rPr>
        <w:t>模型的准确性、</w:t>
      </w:r>
      <w:r w:rsidR="00123656" w:rsidRPr="00157063">
        <w:rPr>
          <w:rFonts w:ascii="Times New Roman" w:eastAsiaTheme="minorEastAsia" w:hAnsi="Times New Roman" w:cstheme="minorBidi" w:hint="eastAsia"/>
          <w:sz w:val="24"/>
        </w:rPr>
        <w:t>IDPA</w:t>
      </w:r>
      <w:r w:rsidR="00123656" w:rsidRPr="00157063">
        <w:rPr>
          <w:rFonts w:ascii="Times New Roman" w:eastAsiaTheme="minorEastAsia" w:hAnsi="Times New Roman" w:cstheme="minorBidi" w:hint="eastAsia"/>
          <w:sz w:val="24"/>
        </w:rPr>
        <w:t>和</w:t>
      </w:r>
      <w:r w:rsidR="00123656" w:rsidRPr="00157063">
        <w:rPr>
          <w:rFonts w:ascii="Times New Roman" w:eastAsiaTheme="minorEastAsia" w:hAnsi="Times New Roman" w:cstheme="minorBidi" w:hint="eastAsia"/>
          <w:sz w:val="24"/>
        </w:rPr>
        <w:t>DRA</w:t>
      </w:r>
      <w:r w:rsidR="00123656" w:rsidRPr="00157063">
        <w:rPr>
          <w:rFonts w:ascii="Times New Roman" w:eastAsiaTheme="minorEastAsia" w:hAnsi="Times New Roman" w:cstheme="minorBidi" w:hint="eastAsia"/>
          <w:sz w:val="24"/>
        </w:rPr>
        <w:t>算法的</w:t>
      </w:r>
      <w:r w:rsidRPr="00157063">
        <w:rPr>
          <w:rFonts w:ascii="Times New Roman" w:eastAsiaTheme="minorEastAsia" w:hAnsi="Times New Roman" w:cstheme="minorBidi" w:hint="eastAsia"/>
          <w:sz w:val="24"/>
        </w:rPr>
        <w:t>性能进行</w:t>
      </w:r>
      <w:r w:rsidR="00123656" w:rsidRPr="00157063">
        <w:rPr>
          <w:rFonts w:ascii="Times New Roman" w:eastAsiaTheme="minorEastAsia" w:hAnsi="Times New Roman" w:cstheme="minorBidi" w:hint="eastAsia"/>
          <w:sz w:val="24"/>
        </w:rPr>
        <w:t>实验</w:t>
      </w:r>
      <w:r w:rsidRPr="00157063">
        <w:rPr>
          <w:rFonts w:ascii="Times New Roman" w:eastAsiaTheme="minorEastAsia" w:hAnsi="Times New Roman" w:cstheme="minorBidi" w:hint="eastAsia"/>
          <w:sz w:val="24"/>
        </w:rPr>
        <w:t>测试</w:t>
      </w:r>
      <w:r w:rsidR="00123656" w:rsidRPr="00157063">
        <w:rPr>
          <w:rFonts w:ascii="Times New Roman" w:eastAsiaTheme="minorEastAsia" w:hAnsi="Times New Roman" w:cstheme="minorBidi" w:hint="eastAsia"/>
          <w:sz w:val="24"/>
        </w:rPr>
        <w:t>，并对实验结果进行了分析</w:t>
      </w:r>
      <w:r w:rsidRPr="00157063">
        <w:rPr>
          <w:rFonts w:ascii="Times New Roman" w:eastAsiaTheme="minorEastAsia" w:hAnsi="Times New Roman" w:cstheme="minorBidi" w:hint="eastAsia"/>
          <w:sz w:val="24"/>
        </w:rPr>
        <w:t>。</w:t>
      </w:r>
    </w:p>
    <w:p w:rsidR="00CE7CE3" w:rsidRPr="00157063" w:rsidRDefault="00CE7CE3" w:rsidP="00A959C1">
      <w:pPr>
        <w:spacing w:line="400" w:lineRule="exact"/>
        <w:ind w:firstLineChars="200" w:firstLine="480"/>
        <w:jc w:val="both"/>
        <w:rPr>
          <w:rFonts w:ascii="Times New Roman" w:eastAsiaTheme="minorEastAsia" w:hAnsi="Times New Roman" w:cstheme="minorBidi"/>
          <w:sz w:val="24"/>
        </w:rPr>
      </w:pPr>
      <w:r w:rsidRPr="00157063">
        <w:rPr>
          <w:rFonts w:ascii="Times New Roman" w:eastAsiaTheme="minorEastAsia" w:hAnsi="Times New Roman" w:cstheme="minorBidi" w:hint="eastAsia"/>
          <w:sz w:val="24"/>
        </w:rPr>
        <w:lastRenderedPageBreak/>
        <w:t>第六章</w:t>
      </w:r>
      <w:r w:rsidR="00524D59" w:rsidRPr="00A86E81">
        <w:rPr>
          <w:rFonts w:ascii="Times New Roman" w:eastAsiaTheme="minorEastAsia" w:hAnsi="Times New Roman" w:cstheme="minorBidi" w:hint="eastAsia"/>
          <w:sz w:val="24"/>
        </w:rPr>
        <w:t>：</w:t>
      </w:r>
      <w:r w:rsidRPr="00157063">
        <w:rPr>
          <w:rFonts w:ascii="Times New Roman" w:eastAsiaTheme="minorEastAsia" w:hAnsi="Times New Roman" w:cstheme="minorBidi" w:hint="eastAsia"/>
          <w:sz w:val="24"/>
        </w:rPr>
        <w:t>结束语。对本文的所有</w:t>
      </w:r>
      <w:r w:rsidR="00123656" w:rsidRPr="00157063">
        <w:rPr>
          <w:rFonts w:ascii="Times New Roman" w:eastAsiaTheme="minorEastAsia" w:hAnsi="Times New Roman" w:cstheme="minorBidi" w:hint="eastAsia"/>
          <w:sz w:val="24"/>
        </w:rPr>
        <w:t>研究</w:t>
      </w:r>
      <w:r w:rsidRPr="00157063">
        <w:rPr>
          <w:rFonts w:ascii="Times New Roman" w:eastAsiaTheme="minorEastAsia" w:hAnsi="Times New Roman" w:cstheme="minorBidi" w:hint="eastAsia"/>
          <w:sz w:val="24"/>
        </w:rPr>
        <w:t>工作做出总结</w:t>
      </w:r>
      <w:r w:rsidR="00123656" w:rsidRPr="00157063">
        <w:rPr>
          <w:rFonts w:ascii="Times New Roman" w:eastAsiaTheme="minorEastAsia" w:hAnsi="Times New Roman" w:cstheme="minorBidi" w:hint="eastAsia"/>
          <w:sz w:val="24"/>
        </w:rPr>
        <w:t>，</w:t>
      </w:r>
      <w:r w:rsidRPr="00157063">
        <w:rPr>
          <w:rFonts w:ascii="Times New Roman" w:eastAsiaTheme="minorEastAsia" w:hAnsi="Times New Roman" w:cstheme="minorBidi" w:hint="eastAsia"/>
          <w:sz w:val="24"/>
        </w:rPr>
        <w:t>结合目前行业热点</w:t>
      </w:r>
      <w:r w:rsidRPr="00157063">
        <w:rPr>
          <w:rFonts w:ascii="Times New Roman" w:eastAsiaTheme="minorEastAsia" w:hAnsi="Times New Roman" w:cstheme="minorBidi" w:hint="eastAsia"/>
          <w:sz w:val="24"/>
        </w:rPr>
        <w:t>,</w:t>
      </w:r>
      <w:r w:rsidRPr="00157063">
        <w:rPr>
          <w:rFonts w:ascii="Times New Roman" w:eastAsiaTheme="minorEastAsia" w:hAnsi="Times New Roman" w:cstheme="minorBidi" w:hint="eastAsia"/>
          <w:sz w:val="24"/>
        </w:rPr>
        <w:t>展望</w:t>
      </w:r>
      <w:r w:rsidR="00123656" w:rsidRPr="00157063">
        <w:rPr>
          <w:rFonts w:ascii="Times New Roman" w:eastAsiaTheme="minorEastAsia" w:hAnsi="Times New Roman" w:cstheme="minorBidi" w:hint="eastAsia"/>
          <w:sz w:val="24"/>
        </w:rPr>
        <w:t>监控视频</w:t>
      </w:r>
      <w:r w:rsidR="0007757D" w:rsidRPr="00157063">
        <w:rPr>
          <w:rFonts w:ascii="Times New Roman" w:eastAsiaTheme="minorEastAsia" w:hAnsi="Times New Roman" w:cstheme="minorBidi" w:hint="eastAsia"/>
          <w:sz w:val="24"/>
        </w:rPr>
        <w:t>云计算平台</w:t>
      </w:r>
      <w:r w:rsidR="00123656" w:rsidRPr="00157063">
        <w:rPr>
          <w:rFonts w:ascii="Times New Roman" w:eastAsiaTheme="minorEastAsia" w:hAnsi="Times New Roman" w:cstheme="minorBidi" w:hint="eastAsia"/>
          <w:sz w:val="24"/>
        </w:rPr>
        <w:t>中数据放置策略未来的研究</w:t>
      </w:r>
      <w:r w:rsidR="0007757D" w:rsidRPr="00157063">
        <w:rPr>
          <w:rFonts w:ascii="Times New Roman" w:eastAsiaTheme="minorEastAsia" w:hAnsi="Times New Roman" w:cstheme="minorBidi" w:hint="eastAsia"/>
          <w:sz w:val="24"/>
        </w:rPr>
        <w:t>趋势和</w:t>
      </w:r>
      <w:r w:rsidR="00123656" w:rsidRPr="00157063">
        <w:rPr>
          <w:rFonts w:ascii="Times New Roman" w:eastAsiaTheme="minorEastAsia" w:hAnsi="Times New Roman" w:cstheme="minorBidi" w:hint="eastAsia"/>
          <w:sz w:val="24"/>
        </w:rPr>
        <w:t>分析了本文提出的</w:t>
      </w:r>
      <w:r w:rsidR="0007757D" w:rsidRPr="00157063">
        <w:rPr>
          <w:rFonts w:ascii="Times New Roman" w:eastAsiaTheme="minorEastAsia" w:hAnsi="Times New Roman" w:cstheme="minorBidi" w:hint="eastAsia"/>
          <w:sz w:val="24"/>
        </w:rPr>
        <w:t>数据放置策略</w:t>
      </w:r>
      <w:r w:rsidR="00123656" w:rsidRPr="00157063">
        <w:rPr>
          <w:rFonts w:ascii="Times New Roman" w:eastAsiaTheme="minorEastAsia" w:hAnsi="Times New Roman" w:cstheme="minorBidi" w:hint="eastAsia"/>
          <w:sz w:val="24"/>
        </w:rPr>
        <w:t>进一步的优化</w:t>
      </w:r>
      <w:r w:rsidRPr="00157063">
        <w:rPr>
          <w:rFonts w:ascii="Times New Roman" w:eastAsiaTheme="minorEastAsia" w:hAnsi="Times New Roman" w:cstheme="minorBidi" w:hint="eastAsia"/>
          <w:sz w:val="24"/>
        </w:rPr>
        <w:t>方向。</w:t>
      </w:r>
    </w:p>
    <w:p w:rsidR="007648D0" w:rsidRPr="00123656" w:rsidRDefault="007648D0" w:rsidP="007648D0">
      <w:pPr>
        <w:spacing w:line="400" w:lineRule="atLeast"/>
        <w:ind w:firstLineChars="200" w:firstLine="480"/>
        <w:rPr>
          <w:rFonts w:ascii="Times New Roman" w:hAnsi="Times New Roman"/>
          <w:sz w:val="24"/>
        </w:rPr>
        <w:sectPr w:rsidR="007648D0" w:rsidRPr="00123656" w:rsidSect="00D51F7B">
          <w:headerReference w:type="even" r:id="rId20"/>
          <w:headerReference w:type="default" r:id="rId21"/>
          <w:footerReference w:type="even" r:id="rId22"/>
          <w:footerReference w:type="default" r:id="rId23"/>
          <w:pgSz w:w="11906" w:h="16838"/>
          <w:pgMar w:top="1440" w:right="1800" w:bottom="1440" w:left="1800" w:header="851" w:footer="992" w:gutter="0"/>
          <w:pgNumType w:start="1"/>
          <w:cols w:space="425"/>
          <w:docGrid w:type="lines" w:linePitch="312"/>
        </w:sectPr>
      </w:pPr>
    </w:p>
    <w:p w:rsidR="00157063" w:rsidRPr="00510975" w:rsidRDefault="00261034" w:rsidP="00E97B4E">
      <w:pPr>
        <w:pStyle w:val="1"/>
        <w:numPr>
          <w:ilvl w:val="0"/>
          <w:numId w:val="16"/>
        </w:numPr>
        <w:snapToGrid/>
        <w:spacing w:after="624" w:line="400" w:lineRule="exact"/>
        <w:ind w:left="0" w:firstLine="0"/>
        <w:rPr>
          <w:rFonts w:cstheme="minorBidi"/>
          <w:lang w:val="en-US" w:eastAsia="zh-CN"/>
        </w:rPr>
      </w:pPr>
      <w:bookmarkStart w:id="72" w:name="_Toc440442845"/>
      <w:bookmarkStart w:id="73" w:name="_Toc476847700"/>
      <w:r w:rsidRPr="00510975">
        <w:rPr>
          <w:rFonts w:cstheme="minorBidi" w:hint="eastAsia"/>
          <w:lang w:val="en-US" w:eastAsia="zh-CN"/>
        </w:rPr>
        <w:lastRenderedPageBreak/>
        <w:t>相关技术</w:t>
      </w:r>
      <w:bookmarkEnd w:id="72"/>
      <w:r w:rsidR="00735276" w:rsidRPr="00510975">
        <w:rPr>
          <w:rFonts w:cstheme="minorBidi" w:hint="eastAsia"/>
          <w:lang w:val="en-US" w:eastAsia="zh-CN"/>
        </w:rPr>
        <w:t>介绍</w:t>
      </w:r>
      <w:bookmarkEnd w:id="73"/>
    </w:p>
    <w:p w:rsidR="00123656" w:rsidRDefault="00123656" w:rsidP="00A959C1">
      <w:pPr>
        <w:snapToGrid w:val="0"/>
        <w:spacing w:line="400" w:lineRule="exact"/>
        <w:ind w:firstLineChars="200" w:firstLine="480"/>
        <w:jc w:val="both"/>
        <w:rPr>
          <w:rFonts w:ascii="Times New Roman" w:hAnsi="Times New Roman"/>
          <w:sz w:val="24"/>
        </w:rPr>
      </w:pPr>
      <w:r>
        <w:rPr>
          <w:rFonts w:ascii="Times New Roman" w:hAnsi="Times New Roman" w:hint="eastAsia"/>
          <w:sz w:val="24"/>
        </w:rPr>
        <w:t>本章主要介绍</w:t>
      </w:r>
      <w:r w:rsidRPr="00123656">
        <w:rPr>
          <w:rFonts w:ascii="Times New Roman" w:hAnsi="Times New Roman" w:hint="eastAsia"/>
          <w:sz w:val="24"/>
        </w:rPr>
        <w:t>监控视频云计算平台</w:t>
      </w:r>
      <w:r w:rsidR="00B57114">
        <w:rPr>
          <w:rFonts w:ascii="Times New Roman" w:hAnsi="Times New Roman" w:hint="eastAsia"/>
          <w:sz w:val="24"/>
        </w:rPr>
        <w:t>中常用的分布式计算框、</w:t>
      </w:r>
      <w:r w:rsidR="004922B2">
        <w:rPr>
          <w:rFonts w:ascii="Times New Roman" w:hAnsi="Times New Roman" w:hint="eastAsia"/>
          <w:sz w:val="24"/>
        </w:rPr>
        <w:t>HDFS</w:t>
      </w:r>
      <w:r w:rsidR="00B57114">
        <w:rPr>
          <w:rFonts w:ascii="Times New Roman" w:hAnsi="Times New Roman" w:hint="eastAsia"/>
          <w:sz w:val="24"/>
        </w:rPr>
        <w:t>分布式</w:t>
      </w:r>
      <w:r w:rsidR="004922B2">
        <w:rPr>
          <w:rFonts w:ascii="Times New Roman" w:hAnsi="Times New Roman" w:hint="eastAsia"/>
          <w:sz w:val="24"/>
        </w:rPr>
        <w:t>文件</w:t>
      </w:r>
      <w:r w:rsidR="00B57114">
        <w:rPr>
          <w:rFonts w:ascii="Times New Roman" w:hAnsi="Times New Roman" w:hint="eastAsia"/>
          <w:sz w:val="24"/>
        </w:rPr>
        <w:t>存储</w:t>
      </w:r>
      <w:r>
        <w:rPr>
          <w:rFonts w:ascii="Times New Roman" w:hAnsi="Times New Roman" w:hint="eastAsia"/>
          <w:sz w:val="24"/>
        </w:rPr>
        <w:t>系统</w:t>
      </w:r>
      <w:r w:rsidR="00E107B7">
        <w:rPr>
          <w:rFonts w:ascii="Times New Roman" w:hAnsi="Times New Roman" w:hint="eastAsia"/>
          <w:sz w:val="24"/>
        </w:rPr>
        <w:t>、</w:t>
      </w:r>
      <w:r w:rsidR="00735276">
        <w:rPr>
          <w:rFonts w:ascii="Times New Roman" w:hAnsi="Times New Roman" w:hint="eastAsia"/>
          <w:sz w:val="24"/>
        </w:rPr>
        <w:t>数据放置策略</w:t>
      </w:r>
      <w:r w:rsidR="00E107B7">
        <w:rPr>
          <w:rFonts w:ascii="Times New Roman" w:hAnsi="Times New Roman" w:hint="eastAsia"/>
          <w:sz w:val="24"/>
        </w:rPr>
        <w:t>以及视频浓缩算法所涉及的相关技术。</w:t>
      </w:r>
    </w:p>
    <w:p w:rsidR="00C66869" w:rsidRDefault="00134344" w:rsidP="003647B6">
      <w:pPr>
        <w:pStyle w:val="110"/>
        <w:spacing w:before="156" w:after="156"/>
        <w:rPr>
          <w:lang w:val="en-US" w:eastAsia="zh-CN"/>
        </w:rPr>
      </w:pPr>
      <w:bookmarkStart w:id="74" w:name="_Toc440442846"/>
      <w:bookmarkStart w:id="75" w:name="_Toc476847701"/>
      <w:r w:rsidRPr="00E107B7">
        <w:rPr>
          <w:lang w:val="en-US" w:eastAsia="zh-CN"/>
        </w:rPr>
        <w:t>2.1</w:t>
      </w:r>
      <w:bookmarkEnd w:id="74"/>
      <w:r w:rsidR="00607CAF" w:rsidRPr="00E107B7">
        <w:rPr>
          <w:rFonts w:hint="eastAsia"/>
          <w:lang w:val="en-US" w:eastAsia="zh-CN"/>
        </w:rPr>
        <w:t>分布式计算框架</w:t>
      </w:r>
      <w:bookmarkEnd w:id="75"/>
    </w:p>
    <w:p w:rsidR="00063FFB" w:rsidRPr="00510975" w:rsidRDefault="00134344" w:rsidP="008E1D83">
      <w:pPr>
        <w:pStyle w:val="af5"/>
        <w:spacing w:before="156" w:after="156"/>
        <w:ind w:firstLineChars="0" w:firstLine="0"/>
      </w:pPr>
      <w:bookmarkStart w:id="76" w:name="OLE_LINK19"/>
      <w:bookmarkStart w:id="77" w:name="_Toc440442847"/>
      <w:bookmarkStart w:id="78" w:name="_Toc476847702"/>
      <w:r w:rsidRPr="00510975">
        <w:t>2.1</w:t>
      </w:r>
      <w:r w:rsidR="00C66869" w:rsidRPr="00510975">
        <w:rPr>
          <w:rFonts w:hint="eastAsia"/>
        </w:rPr>
        <w:t>.1</w:t>
      </w:r>
      <w:bookmarkEnd w:id="76"/>
      <w:bookmarkEnd w:id="77"/>
      <w:r w:rsidR="00607CAF" w:rsidRPr="00510975">
        <w:rPr>
          <w:rFonts w:hint="eastAsia"/>
        </w:rPr>
        <w:t>MapReduce</w:t>
      </w:r>
      <w:r w:rsidR="00607CAF" w:rsidRPr="00510975">
        <w:rPr>
          <w:rFonts w:hint="eastAsia"/>
        </w:rPr>
        <w:t>计算框架</w:t>
      </w:r>
      <w:bookmarkEnd w:id="78"/>
    </w:p>
    <w:p w:rsidR="00607CAF" w:rsidRPr="00157063" w:rsidRDefault="00607CAF" w:rsidP="00A959C1">
      <w:pPr>
        <w:spacing w:line="400" w:lineRule="exact"/>
        <w:ind w:firstLineChars="200" w:firstLine="480"/>
        <w:jc w:val="both"/>
        <w:rPr>
          <w:rFonts w:ascii="Times New Roman" w:eastAsiaTheme="minorEastAsia" w:hAnsi="Times New Roman" w:cstheme="minorBidi"/>
          <w:sz w:val="24"/>
        </w:rPr>
      </w:pPr>
      <w:bookmarkStart w:id="79" w:name="OLE_LINK171"/>
      <w:bookmarkStart w:id="80" w:name="OLE_LINK172"/>
      <w:r w:rsidRPr="00157063">
        <w:rPr>
          <w:rFonts w:ascii="Times New Roman" w:eastAsiaTheme="minorEastAsia" w:hAnsi="Times New Roman" w:cstheme="minorBidi" w:hint="eastAsia"/>
          <w:sz w:val="24"/>
        </w:rPr>
        <w:t xml:space="preserve">MapReduce </w:t>
      </w:r>
      <w:r w:rsidRPr="00157063">
        <w:rPr>
          <w:rFonts w:ascii="Times New Roman" w:eastAsiaTheme="minorEastAsia" w:hAnsi="Times New Roman" w:cstheme="minorBidi" w:hint="eastAsia"/>
          <w:sz w:val="24"/>
        </w:rPr>
        <w:t>是一个高性能的批处理分布式计算框架</w:t>
      </w:r>
      <w:fldSimple w:instr="REF _Ref470529781 \r \h  \* MERGEFORMAT ">
        <w:r w:rsidR="005F7DD1">
          <w:rPr>
            <w:rFonts w:ascii="Times New Roman" w:eastAsiaTheme="minorEastAsia" w:hAnsi="Times New Roman" w:cstheme="minorBidi"/>
            <w:sz w:val="24"/>
            <w:vertAlign w:val="superscript"/>
          </w:rPr>
          <w:t>[16]</w:t>
        </w:r>
      </w:fldSimple>
      <w:r w:rsidRPr="00157063">
        <w:rPr>
          <w:rFonts w:ascii="Times New Roman" w:eastAsiaTheme="minorEastAsia" w:hAnsi="Times New Roman" w:cstheme="minorBidi" w:hint="eastAsia"/>
          <w:sz w:val="24"/>
        </w:rPr>
        <w:t>，由谷歌在</w:t>
      </w:r>
      <w:r w:rsidRPr="00157063">
        <w:rPr>
          <w:rFonts w:ascii="Times New Roman" w:eastAsiaTheme="minorEastAsia" w:hAnsi="Times New Roman" w:cstheme="minorBidi" w:hint="eastAsia"/>
          <w:sz w:val="24"/>
        </w:rPr>
        <w:t xml:space="preserve"> 2004 </w:t>
      </w:r>
      <w:r w:rsidRPr="00157063">
        <w:rPr>
          <w:rFonts w:ascii="Times New Roman" w:eastAsiaTheme="minorEastAsia" w:hAnsi="Times New Roman" w:cstheme="minorBidi" w:hint="eastAsia"/>
          <w:sz w:val="24"/>
        </w:rPr>
        <w:t>年发表的论文中提出。该计算框架最初被</w:t>
      </w:r>
      <w:r w:rsidRPr="00157063">
        <w:rPr>
          <w:rFonts w:ascii="Times New Roman" w:eastAsiaTheme="minorEastAsia" w:hAnsi="Times New Roman" w:cstheme="minorBidi" w:hint="eastAsia"/>
          <w:sz w:val="24"/>
        </w:rPr>
        <w:t xml:space="preserve"> Google </w:t>
      </w:r>
      <w:r w:rsidRPr="00157063">
        <w:rPr>
          <w:rFonts w:ascii="Times New Roman" w:eastAsiaTheme="minorEastAsia" w:hAnsi="Times New Roman" w:cstheme="minorBidi" w:hint="eastAsia"/>
          <w:sz w:val="24"/>
        </w:rPr>
        <w:t>设计用于处理海量网页的索引问题，解决了搜索引擎面临的海量数据处理扩展性差的问题。</w:t>
      </w:r>
      <w:bookmarkStart w:id="81" w:name="OLE_LINK150"/>
      <w:r w:rsidRPr="00157063">
        <w:rPr>
          <w:rFonts w:ascii="Times New Roman" w:eastAsiaTheme="minorEastAsia" w:hAnsi="Times New Roman" w:cstheme="minorBidi" w:hint="eastAsia"/>
          <w:sz w:val="24"/>
        </w:rPr>
        <w:t>受</w:t>
      </w:r>
      <w:r w:rsidR="00062068">
        <w:rPr>
          <w:rFonts w:ascii="Times New Roman" w:eastAsiaTheme="minorEastAsia" w:hAnsi="Times New Roman" w:cstheme="minorBidi" w:hint="eastAsia"/>
          <w:sz w:val="24"/>
        </w:rPr>
        <w:t>到函数式编程</w:t>
      </w:r>
      <w:r w:rsidRPr="00157063">
        <w:rPr>
          <w:rFonts w:ascii="Times New Roman" w:eastAsiaTheme="minorEastAsia" w:hAnsi="Times New Roman" w:cstheme="minorBidi" w:hint="eastAsia"/>
          <w:sz w:val="24"/>
        </w:rPr>
        <w:t>的启发</w:t>
      </w:r>
      <w:bookmarkEnd w:id="81"/>
      <w:r w:rsidR="00062068">
        <w:rPr>
          <w:rFonts w:ascii="Times New Roman" w:eastAsiaTheme="minorEastAsia" w:hAnsi="Times New Roman" w:cstheme="minorBidi" w:hint="eastAsia"/>
          <w:sz w:val="24"/>
        </w:rPr>
        <w:t>，</w:t>
      </w:r>
      <w:r w:rsidR="00062068">
        <w:rPr>
          <w:rFonts w:ascii="Times New Roman" w:eastAsiaTheme="minorEastAsia" w:hAnsi="Times New Roman" w:cstheme="minorBidi" w:hint="eastAsia"/>
          <w:sz w:val="24"/>
        </w:rPr>
        <w:t>MapReduce</w:t>
      </w:r>
      <w:r w:rsidR="00062068">
        <w:rPr>
          <w:rFonts w:ascii="Times New Roman" w:eastAsiaTheme="minorEastAsia" w:hAnsi="Times New Roman" w:cstheme="minorBidi" w:hint="eastAsia"/>
          <w:sz w:val="24"/>
        </w:rPr>
        <w:t>将大数据处理任务拆分成多个可以并行执</w:t>
      </w:r>
      <w:r w:rsidRPr="00157063">
        <w:rPr>
          <w:rFonts w:ascii="Times New Roman" w:eastAsiaTheme="minorEastAsia" w:hAnsi="Times New Roman" w:cstheme="minorBidi" w:hint="eastAsia"/>
          <w:sz w:val="24"/>
        </w:rPr>
        <w:t>行的</w:t>
      </w:r>
      <w:r w:rsidR="00062068">
        <w:rPr>
          <w:rFonts w:ascii="Times New Roman" w:eastAsiaTheme="minorEastAsia" w:hAnsi="Times New Roman" w:cstheme="minorBidi" w:hint="eastAsia"/>
          <w:sz w:val="24"/>
        </w:rPr>
        <w:t>子</w:t>
      </w:r>
      <w:r w:rsidRPr="00157063">
        <w:rPr>
          <w:rFonts w:ascii="Times New Roman" w:eastAsiaTheme="minorEastAsia" w:hAnsi="Times New Roman" w:cstheme="minorBidi" w:hint="eastAsia"/>
          <w:sz w:val="24"/>
        </w:rPr>
        <w:t>任务，</w:t>
      </w:r>
      <w:r w:rsidR="00E512FF">
        <w:rPr>
          <w:rFonts w:ascii="Times New Roman" w:eastAsiaTheme="minorEastAsia" w:hAnsi="Times New Roman" w:cstheme="minorBidi" w:hint="eastAsia"/>
          <w:sz w:val="24"/>
        </w:rPr>
        <w:t>然后将这些子任务分发到集群中各个</w:t>
      </w:r>
      <w:r w:rsidRPr="00157063">
        <w:rPr>
          <w:rFonts w:ascii="Times New Roman" w:eastAsiaTheme="minorEastAsia" w:hAnsi="Times New Roman" w:cstheme="minorBidi" w:hint="eastAsia"/>
          <w:sz w:val="24"/>
        </w:rPr>
        <w:t>节点上去运行，</w:t>
      </w:r>
      <w:r w:rsidR="00E512FF">
        <w:rPr>
          <w:rFonts w:ascii="Times New Roman" w:eastAsiaTheme="minorEastAsia" w:hAnsi="Times New Roman" w:cstheme="minorBidi" w:hint="eastAsia"/>
          <w:sz w:val="24"/>
        </w:rPr>
        <w:t>再由多个合并</w:t>
      </w:r>
      <w:r w:rsidRPr="00157063">
        <w:rPr>
          <w:rFonts w:ascii="Times New Roman" w:eastAsiaTheme="minorEastAsia" w:hAnsi="Times New Roman" w:cstheme="minorBidi" w:hint="eastAsia"/>
          <w:sz w:val="24"/>
        </w:rPr>
        <w:t>任务将</w:t>
      </w:r>
      <w:r w:rsidR="00E512FF">
        <w:rPr>
          <w:rFonts w:ascii="Times New Roman" w:eastAsiaTheme="minorEastAsia" w:hAnsi="Times New Roman" w:cstheme="minorBidi" w:hint="eastAsia"/>
          <w:sz w:val="24"/>
        </w:rPr>
        <w:t>上述子任务产生的</w:t>
      </w:r>
      <w:r w:rsidRPr="00157063">
        <w:rPr>
          <w:rFonts w:ascii="Times New Roman" w:eastAsiaTheme="minorEastAsia" w:hAnsi="Times New Roman" w:cstheme="minorBidi" w:hint="eastAsia"/>
          <w:sz w:val="24"/>
        </w:rPr>
        <w:t>中间</w:t>
      </w:r>
      <w:r w:rsidR="00E512FF">
        <w:rPr>
          <w:rFonts w:ascii="Times New Roman" w:eastAsiaTheme="minorEastAsia" w:hAnsi="Times New Roman" w:cstheme="minorBidi" w:hint="eastAsia"/>
          <w:sz w:val="24"/>
        </w:rPr>
        <w:t>结果</w:t>
      </w:r>
      <w:r w:rsidRPr="00157063">
        <w:rPr>
          <w:rFonts w:ascii="Times New Roman" w:eastAsiaTheme="minorEastAsia" w:hAnsi="Times New Roman" w:cstheme="minorBidi" w:hint="eastAsia"/>
          <w:sz w:val="24"/>
        </w:rPr>
        <w:t>合并，</w:t>
      </w:r>
      <w:r w:rsidR="00E512FF">
        <w:rPr>
          <w:rFonts w:ascii="Times New Roman" w:eastAsiaTheme="minorEastAsia" w:hAnsi="Times New Roman" w:cstheme="minorBidi" w:hint="eastAsia"/>
          <w:sz w:val="24"/>
        </w:rPr>
        <w:t>最后获得任务执行结果</w:t>
      </w:r>
      <w:r w:rsidRPr="00157063">
        <w:rPr>
          <w:rFonts w:ascii="Times New Roman" w:eastAsiaTheme="minorEastAsia" w:hAnsi="Times New Roman" w:cstheme="minorBidi" w:hint="eastAsia"/>
          <w:sz w:val="24"/>
        </w:rPr>
        <w:t>文件</w:t>
      </w:r>
      <w:fldSimple w:instr="REF _Ref470529797 \r \h  \* MERGEFORMAT ">
        <w:r w:rsidR="005F7DD1">
          <w:rPr>
            <w:rFonts w:ascii="Times New Roman" w:eastAsiaTheme="minorEastAsia" w:hAnsi="Times New Roman" w:cstheme="minorBidi"/>
            <w:sz w:val="24"/>
            <w:vertAlign w:val="superscript"/>
          </w:rPr>
          <w:t>[17]</w:t>
        </w:r>
      </w:fldSimple>
      <w:r w:rsidR="00520033">
        <w:rPr>
          <w:rFonts w:ascii="Times New Roman" w:eastAsiaTheme="minorEastAsia" w:hAnsi="Times New Roman" w:cstheme="minorBidi" w:hint="eastAsia"/>
          <w:sz w:val="24"/>
        </w:rPr>
        <w:t>。</w:t>
      </w:r>
      <w:r w:rsidR="00E512FF">
        <w:rPr>
          <w:rFonts w:ascii="Times New Roman" w:eastAsiaTheme="minorEastAsia" w:hAnsi="Times New Roman" w:cstheme="minorBidi" w:hint="eastAsia"/>
          <w:sz w:val="24"/>
        </w:rPr>
        <w:t>编程人员</w:t>
      </w:r>
      <w:r w:rsidRPr="00157063">
        <w:rPr>
          <w:rFonts w:ascii="Times New Roman" w:eastAsiaTheme="minorEastAsia" w:hAnsi="Times New Roman" w:cstheme="minorBidi" w:hint="eastAsia"/>
          <w:sz w:val="24"/>
        </w:rPr>
        <w:t>在使用</w:t>
      </w:r>
      <w:r w:rsidR="00E512FF">
        <w:rPr>
          <w:rFonts w:ascii="Times New Roman" w:eastAsiaTheme="minorEastAsia" w:hAnsi="Times New Roman" w:cstheme="minorBidi" w:hint="eastAsia"/>
          <w:sz w:val="24"/>
        </w:rPr>
        <w:t>该计算模型编程处理大数据任务时</w:t>
      </w:r>
      <w:r w:rsidRPr="00157063">
        <w:rPr>
          <w:rFonts w:ascii="Times New Roman" w:eastAsiaTheme="minorEastAsia" w:hAnsi="Times New Roman" w:cstheme="minorBidi" w:hint="eastAsia"/>
          <w:sz w:val="24"/>
        </w:rPr>
        <w:t>，</w:t>
      </w:r>
      <w:r w:rsidR="00E512FF">
        <w:rPr>
          <w:rFonts w:ascii="Times New Roman" w:eastAsiaTheme="minorEastAsia" w:hAnsi="Times New Roman" w:cstheme="minorBidi" w:hint="eastAsia"/>
          <w:sz w:val="24"/>
        </w:rPr>
        <w:t>不需要再关注分布式计算中的任务调度，资源管理、容错机制、通信机制等问题，只需要关注</w:t>
      </w:r>
      <w:r w:rsidRPr="00157063">
        <w:rPr>
          <w:rFonts w:ascii="Times New Roman" w:eastAsiaTheme="minorEastAsia" w:hAnsi="Times New Roman" w:cstheme="minorBidi" w:hint="eastAsia"/>
          <w:sz w:val="24"/>
        </w:rPr>
        <w:t>如何编写</w:t>
      </w:r>
      <w:r w:rsidRPr="00157063">
        <w:rPr>
          <w:rFonts w:ascii="Times New Roman" w:eastAsiaTheme="minorEastAsia" w:hAnsi="Times New Roman" w:cstheme="minorBidi" w:hint="eastAsia"/>
          <w:sz w:val="24"/>
        </w:rPr>
        <w:t xml:space="preserve"> Map </w:t>
      </w:r>
      <w:r w:rsidRPr="00157063">
        <w:rPr>
          <w:rFonts w:ascii="Times New Roman" w:eastAsiaTheme="minorEastAsia" w:hAnsi="Times New Roman" w:cstheme="minorBidi" w:hint="eastAsia"/>
          <w:sz w:val="24"/>
        </w:rPr>
        <w:t>和</w:t>
      </w:r>
      <w:r w:rsidRPr="00157063">
        <w:rPr>
          <w:rFonts w:ascii="Times New Roman" w:eastAsiaTheme="minorEastAsia" w:hAnsi="Times New Roman" w:cstheme="minorBidi" w:hint="eastAsia"/>
          <w:sz w:val="24"/>
        </w:rPr>
        <w:t xml:space="preserve"> Reduce </w:t>
      </w:r>
      <w:r w:rsidR="00E512FF">
        <w:rPr>
          <w:rFonts w:ascii="Times New Roman" w:eastAsiaTheme="minorEastAsia" w:hAnsi="Times New Roman" w:cstheme="minorBidi" w:hint="eastAsia"/>
          <w:sz w:val="24"/>
        </w:rPr>
        <w:t>函数即可</w:t>
      </w:r>
      <w:r w:rsidRPr="00157063">
        <w:rPr>
          <w:rFonts w:ascii="Times New Roman" w:eastAsiaTheme="minorEastAsia" w:hAnsi="Times New Roman" w:cstheme="minorBidi" w:hint="eastAsia"/>
          <w:sz w:val="24"/>
        </w:rPr>
        <w:t>，</w:t>
      </w:r>
      <w:r w:rsidR="00E512FF">
        <w:rPr>
          <w:rFonts w:ascii="Times New Roman" w:eastAsiaTheme="minorEastAsia" w:hAnsi="Times New Roman" w:cstheme="minorBidi" w:hint="eastAsia"/>
          <w:sz w:val="24"/>
        </w:rPr>
        <w:t>大大降低了编写分布式计算任务的</w:t>
      </w:r>
      <w:r w:rsidRPr="00157063">
        <w:rPr>
          <w:rFonts w:ascii="Times New Roman" w:eastAsiaTheme="minorEastAsia" w:hAnsi="Times New Roman" w:cstheme="minorBidi" w:hint="eastAsia"/>
          <w:sz w:val="24"/>
        </w:rPr>
        <w:t>难度</w:t>
      </w:r>
      <w:bookmarkStart w:id="82" w:name="OLE_LINK8"/>
      <w:bookmarkStart w:id="83" w:name="OLE_LINK17"/>
      <w:r w:rsidR="00F37C77" w:rsidRPr="00063FFB">
        <w:rPr>
          <w:rFonts w:ascii="Times New Roman" w:eastAsiaTheme="minorEastAsia" w:hAnsi="Times New Roman" w:cstheme="minorBidi"/>
          <w:sz w:val="24"/>
          <w:vertAlign w:val="superscript"/>
        </w:rPr>
        <w:fldChar w:fldCharType="begin"/>
      </w:r>
      <w:r w:rsidR="007E3F14" w:rsidRPr="00063FFB">
        <w:rPr>
          <w:rFonts w:ascii="Times New Roman" w:eastAsiaTheme="minorEastAsia" w:hAnsi="Times New Roman" w:cstheme="minorBidi" w:hint="eastAsia"/>
          <w:sz w:val="24"/>
          <w:vertAlign w:val="superscript"/>
        </w:rPr>
        <w:instrText>REF _Ref470529812 \r \h</w:instrText>
      </w:r>
      <w:r w:rsidR="007E3F14" w:rsidRPr="00063FFB">
        <w:rPr>
          <w:rFonts w:ascii="Times New Roman" w:eastAsiaTheme="minorEastAsia" w:hAnsi="Times New Roman" w:cstheme="minorBidi"/>
          <w:sz w:val="24"/>
          <w:vertAlign w:val="superscript"/>
        </w:rPr>
        <w:instrText xml:space="preserve">  \* MERGEFORMAT </w:instrText>
      </w:r>
      <w:r w:rsidR="00F37C77" w:rsidRPr="00063FFB">
        <w:rPr>
          <w:rFonts w:ascii="Times New Roman" w:eastAsiaTheme="minorEastAsia" w:hAnsi="Times New Roman" w:cstheme="minorBidi"/>
          <w:sz w:val="24"/>
          <w:vertAlign w:val="superscript"/>
        </w:rPr>
      </w:r>
      <w:r w:rsidR="00F37C77" w:rsidRPr="00063FFB">
        <w:rPr>
          <w:rFonts w:ascii="Times New Roman" w:eastAsiaTheme="minorEastAsia" w:hAnsi="Times New Roman" w:cstheme="minorBidi"/>
          <w:sz w:val="24"/>
          <w:vertAlign w:val="superscript"/>
        </w:rPr>
        <w:fldChar w:fldCharType="separate"/>
      </w:r>
      <w:r w:rsidR="005F7DD1">
        <w:rPr>
          <w:rFonts w:ascii="Times New Roman" w:eastAsiaTheme="minorEastAsia" w:hAnsi="Times New Roman" w:cstheme="minorBidi"/>
          <w:sz w:val="24"/>
          <w:vertAlign w:val="superscript"/>
        </w:rPr>
        <w:t>[18]</w:t>
      </w:r>
      <w:r w:rsidR="00F37C77" w:rsidRPr="00063FFB">
        <w:rPr>
          <w:rFonts w:ascii="Times New Roman" w:eastAsiaTheme="minorEastAsia" w:hAnsi="Times New Roman" w:cstheme="minorBidi"/>
          <w:sz w:val="24"/>
          <w:vertAlign w:val="superscript"/>
        </w:rPr>
        <w:fldChar w:fldCharType="end"/>
      </w:r>
      <w:bookmarkEnd w:id="82"/>
      <w:bookmarkEnd w:id="83"/>
      <w:r w:rsidR="00E512FF">
        <w:rPr>
          <w:rFonts w:ascii="Times New Roman" w:eastAsiaTheme="minorEastAsia" w:hAnsi="Times New Roman" w:cstheme="minorBidi" w:hint="eastAsia"/>
          <w:sz w:val="24"/>
        </w:rPr>
        <w:t>，有效的提高了编程人员的工作效率，同时降低了工程的复杂性。</w:t>
      </w:r>
      <w:r w:rsidRPr="00157063">
        <w:rPr>
          <w:rFonts w:ascii="Times New Roman" w:eastAsiaTheme="minorEastAsia" w:hAnsi="Times New Roman" w:cstheme="minorBidi" w:hint="eastAsia"/>
          <w:sz w:val="24"/>
        </w:rPr>
        <w:t xml:space="preserve">MapReduce </w:t>
      </w:r>
      <w:r w:rsidRPr="00157063">
        <w:rPr>
          <w:rFonts w:ascii="Times New Roman" w:eastAsiaTheme="minorEastAsia" w:hAnsi="Times New Roman" w:cstheme="minorBidi" w:hint="eastAsia"/>
          <w:sz w:val="24"/>
        </w:rPr>
        <w:t>的执行流程如图</w:t>
      </w:r>
      <w:r w:rsidR="00441C70" w:rsidRPr="00157063">
        <w:rPr>
          <w:rFonts w:ascii="Times New Roman" w:eastAsiaTheme="minorEastAsia" w:hAnsi="Times New Roman" w:cstheme="minorBidi" w:hint="eastAsia"/>
          <w:sz w:val="24"/>
        </w:rPr>
        <w:t xml:space="preserve"> 2-1</w:t>
      </w:r>
      <w:r w:rsidRPr="00157063">
        <w:rPr>
          <w:rFonts w:ascii="Times New Roman" w:eastAsiaTheme="minorEastAsia" w:hAnsi="Times New Roman" w:cstheme="minorBidi" w:hint="eastAsia"/>
          <w:sz w:val="24"/>
        </w:rPr>
        <w:t>所示：</w:t>
      </w:r>
    </w:p>
    <w:bookmarkEnd w:id="79"/>
    <w:bookmarkEnd w:id="80"/>
    <w:p w:rsidR="00607CAF" w:rsidRPr="00607CAF" w:rsidRDefault="005C31BD" w:rsidP="00607CAF">
      <w:pPr>
        <w:jc w:val="center"/>
        <w:rPr>
          <w:rFonts w:ascii="Times New Roman" w:hAnsi="Times New Roman"/>
          <w:sz w:val="24"/>
        </w:rPr>
      </w:pPr>
      <w:r>
        <w:rPr>
          <w:noProof/>
        </w:rPr>
        <w:drawing>
          <wp:inline distT="0" distB="0" distL="0" distR="0">
            <wp:extent cx="4715358" cy="2466975"/>
            <wp:effectExtent l="0" t="0" r="952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6284" cy="2467460"/>
                    </a:xfrm>
                    <a:prstGeom prst="rect">
                      <a:avLst/>
                    </a:prstGeom>
                    <a:noFill/>
                    <a:ln>
                      <a:noFill/>
                    </a:ln>
                  </pic:spPr>
                </pic:pic>
              </a:graphicData>
            </a:graphic>
          </wp:inline>
        </w:drawing>
      </w:r>
    </w:p>
    <w:p w:rsidR="00607CAF" w:rsidRPr="005805FF" w:rsidRDefault="00607CAF" w:rsidP="005805FF">
      <w:pPr>
        <w:ind w:firstLine="420"/>
        <w:jc w:val="center"/>
        <w:rPr>
          <w:rFonts w:ascii="Times New Roman" w:eastAsia="楷体" w:hAnsi="Times New Roman"/>
        </w:rPr>
      </w:pPr>
      <w:r w:rsidRPr="005805FF">
        <w:rPr>
          <w:rFonts w:ascii="Times New Roman" w:eastAsia="楷体" w:hAnsi="Times New Roman" w:hint="eastAsia"/>
        </w:rPr>
        <w:t>图</w:t>
      </w:r>
      <w:r w:rsidR="00441C70" w:rsidRPr="005805FF">
        <w:rPr>
          <w:rFonts w:ascii="Times New Roman" w:eastAsia="楷体" w:hAnsi="Times New Roman" w:hint="eastAsia"/>
        </w:rPr>
        <w:t xml:space="preserve"> 2-1</w:t>
      </w:r>
      <w:r w:rsidRPr="005805FF">
        <w:rPr>
          <w:rFonts w:ascii="Times New Roman" w:eastAsia="楷体" w:hAnsi="Times New Roman" w:hint="eastAsia"/>
        </w:rPr>
        <w:t xml:space="preserve"> MapReduce </w:t>
      </w:r>
      <w:r w:rsidRPr="005805FF">
        <w:rPr>
          <w:rFonts w:ascii="Times New Roman" w:eastAsia="楷体" w:hAnsi="Times New Roman" w:hint="eastAsia"/>
        </w:rPr>
        <w:t>流程图</w:t>
      </w:r>
    </w:p>
    <w:p w:rsidR="00607CAF" w:rsidRPr="00524D59" w:rsidRDefault="00607CAF" w:rsidP="0088134A">
      <w:pPr>
        <w:pStyle w:val="a5"/>
        <w:numPr>
          <w:ilvl w:val="0"/>
          <w:numId w:val="39"/>
        </w:numPr>
        <w:spacing w:line="400" w:lineRule="exact"/>
        <w:ind w:left="426" w:firstLineChars="0" w:hanging="6"/>
        <w:jc w:val="both"/>
        <w:rPr>
          <w:sz w:val="24"/>
        </w:rPr>
      </w:pPr>
      <w:r w:rsidRPr="00524D59">
        <w:rPr>
          <w:rFonts w:hint="eastAsia"/>
          <w:sz w:val="24"/>
        </w:rPr>
        <w:t xml:space="preserve">Input </w:t>
      </w:r>
      <w:r w:rsidRPr="00524D59">
        <w:rPr>
          <w:rFonts w:hint="eastAsia"/>
          <w:sz w:val="24"/>
        </w:rPr>
        <w:t>阶段：为</w:t>
      </w:r>
      <w:r w:rsidRPr="00524D59">
        <w:rPr>
          <w:rFonts w:hint="eastAsia"/>
          <w:sz w:val="24"/>
        </w:rPr>
        <w:t xml:space="preserve"> MapReduce </w:t>
      </w:r>
      <w:r w:rsidRPr="00524D59">
        <w:rPr>
          <w:rFonts w:hint="eastAsia"/>
          <w:sz w:val="24"/>
        </w:rPr>
        <w:t>任务设置输入文件的位置</w:t>
      </w:r>
      <w:r w:rsidR="0006322D" w:rsidRPr="00524D59">
        <w:rPr>
          <w:rFonts w:hint="eastAsia"/>
          <w:sz w:val="24"/>
        </w:rPr>
        <w:t>，同时会将输入文件进行分割，默认大小为</w:t>
      </w:r>
      <w:r w:rsidR="0006322D" w:rsidRPr="00524D59">
        <w:rPr>
          <w:rFonts w:hint="eastAsia"/>
          <w:sz w:val="24"/>
        </w:rPr>
        <w:t>64MB</w:t>
      </w:r>
      <w:r w:rsidR="0006322D" w:rsidRPr="00524D59">
        <w:rPr>
          <w:rFonts w:hint="eastAsia"/>
          <w:sz w:val="24"/>
        </w:rPr>
        <w:t>并将这些数据块以键值对的格式传送给</w:t>
      </w:r>
      <w:r w:rsidR="0006322D" w:rsidRPr="00524D59">
        <w:rPr>
          <w:rFonts w:hint="eastAsia"/>
          <w:sz w:val="24"/>
        </w:rPr>
        <w:t>Map</w:t>
      </w:r>
      <w:r w:rsidR="0006322D" w:rsidRPr="00524D59">
        <w:rPr>
          <w:rFonts w:hint="eastAsia"/>
          <w:sz w:val="24"/>
        </w:rPr>
        <w:t>阶段</w:t>
      </w:r>
      <w:r w:rsidRPr="00524D59">
        <w:rPr>
          <w:rFonts w:hint="eastAsia"/>
          <w:sz w:val="24"/>
        </w:rPr>
        <w:t>。</w:t>
      </w:r>
    </w:p>
    <w:p w:rsidR="00607CAF" w:rsidRPr="00607CAF" w:rsidRDefault="00607CAF" w:rsidP="00AA011E">
      <w:pPr>
        <w:pStyle w:val="a5"/>
        <w:numPr>
          <w:ilvl w:val="0"/>
          <w:numId w:val="39"/>
        </w:numPr>
        <w:spacing w:line="400" w:lineRule="exact"/>
        <w:ind w:left="426" w:firstLineChars="0" w:hanging="6"/>
        <w:jc w:val="both"/>
        <w:rPr>
          <w:sz w:val="24"/>
        </w:rPr>
      </w:pPr>
      <w:r w:rsidRPr="00607CAF">
        <w:rPr>
          <w:rFonts w:hint="eastAsia"/>
          <w:sz w:val="24"/>
        </w:rPr>
        <w:t xml:space="preserve">Map </w:t>
      </w:r>
      <w:r w:rsidRPr="00607CAF">
        <w:rPr>
          <w:rFonts w:hint="eastAsia"/>
          <w:sz w:val="24"/>
        </w:rPr>
        <w:t>阶段：接收</w:t>
      </w:r>
      <w:r w:rsidRPr="00607CAF">
        <w:rPr>
          <w:rFonts w:hint="eastAsia"/>
          <w:sz w:val="24"/>
        </w:rPr>
        <w:t xml:space="preserve"> Input </w:t>
      </w:r>
      <w:r w:rsidRPr="00607CAF">
        <w:rPr>
          <w:rFonts w:hint="eastAsia"/>
          <w:sz w:val="24"/>
        </w:rPr>
        <w:t>阶段的键值对，调用</w:t>
      </w:r>
      <w:r w:rsidRPr="00607CAF">
        <w:rPr>
          <w:rFonts w:hint="eastAsia"/>
          <w:sz w:val="24"/>
        </w:rPr>
        <w:t xml:space="preserve"> Map </w:t>
      </w:r>
      <w:r w:rsidRPr="00607CAF">
        <w:rPr>
          <w:rFonts w:hint="eastAsia"/>
          <w:sz w:val="24"/>
        </w:rPr>
        <w:t>函数中用户实现的代码，处理输入数据，产生新的</w:t>
      </w:r>
      <w:r w:rsidRPr="00607CAF">
        <w:rPr>
          <w:rFonts w:hint="eastAsia"/>
          <w:sz w:val="24"/>
        </w:rPr>
        <w:t xml:space="preserve"> key-value </w:t>
      </w:r>
      <w:r w:rsidRPr="00607CAF">
        <w:rPr>
          <w:rFonts w:hint="eastAsia"/>
          <w:sz w:val="24"/>
        </w:rPr>
        <w:t>键值对。</w:t>
      </w:r>
    </w:p>
    <w:p w:rsidR="00607CAF" w:rsidRPr="00607CAF" w:rsidRDefault="00607CAF" w:rsidP="00AA011E">
      <w:pPr>
        <w:pStyle w:val="a5"/>
        <w:numPr>
          <w:ilvl w:val="0"/>
          <w:numId w:val="39"/>
        </w:numPr>
        <w:spacing w:line="400" w:lineRule="exact"/>
        <w:ind w:left="426" w:firstLineChars="0" w:hanging="6"/>
        <w:jc w:val="both"/>
        <w:rPr>
          <w:sz w:val="24"/>
        </w:rPr>
      </w:pPr>
      <w:r w:rsidRPr="00607CAF">
        <w:rPr>
          <w:rFonts w:hint="eastAsia"/>
          <w:sz w:val="24"/>
        </w:rPr>
        <w:lastRenderedPageBreak/>
        <w:t xml:space="preserve">Shuffle </w:t>
      </w:r>
      <w:r w:rsidRPr="00607CAF">
        <w:rPr>
          <w:rFonts w:hint="eastAsia"/>
          <w:sz w:val="24"/>
        </w:rPr>
        <w:t>和</w:t>
      </w:r>
      <w:r w:rsidRPr="00607CAF">
        <w:rPr>
          <w:rFonts w:hint="eastAsia"/>
          <w:sz w:val="24"/>
        </w:rPr>
        <w:t xml:space="preserve"> Sort </w:t>
      </w:r>
      <w:r w:rsidRPr="00607CAF">
        <w:rPr>
          <w:rFonts w:hint="eastAsia"/>
          <w:sz w:val="24"/>
        </w:rPr>
        <w:t>阶段：为了保证</w:t>
      </w:r>
      <w:r w:rsidRPr="00607CAF">
        <w:rPr>
          <w:rFonts w:hint="eastAsia"/>
          <w:sz w:val="24"/>
        </w:rPr>
        <w:t xml:space="preserve"> key </w:t>
      </w:r>
      <w:r w:rsidRPr="00607CAF">
        <w:rPr>
          <w:rFonts w:hint="eastAsia"/>
          <w:sz w:val="24"/>
        </w:rPr>
        <w:t>值相同的中间数据尽量由同一个</w:t>
      </w:r>
      <w:r w:rsidRPr="00607CAF">
        <w:rPr>
          <w:rFonts w:hint="eastAsia"/>
          <w:sz w:val="24"/>
        </w:rPr>
        <w:t xml:space="preserve"> Reduce </w:t>
      </w:r>
      <w:r w:rsidRPr="00607CAF">
        <w:rPr>
          <w:rFonts w:hint="eastAsia"/>
          <w:sz w:val="24"/>
        </w:rPr>
        <w:t>处理以及对</w:t>
      </w:r>
      <w:r w:rsidRPr="00607CAF">
        <w:rPr>
          <w:rFonts w:hint="eastAsia"/>
          <w:sz w:val="24"/>
        </w:rPr>
        <w:t xml:space="preserve">Map </w:t>
      </w:r>
      <w:r w:rsidRPr="00607CAF">
        <w:rPr>
          <w:rFonts w:hint="eastAsia"/>
          <w:sz w:val="24"/>
        </w:rPr>
        <w:t>产生的键值对进行排序。在</w:t>
      </w:r>
      <w:r w:rsidRPr="00607CAF">
        <w:rPr>
          <w:rFonts w:hint="eastAsia"/>
          <w:sz w:val="24"/>
        </w:rPr>
        <w:t xml:space="preserve"> Shuffle </w:t>
      </w:r>
      <w:r w:rsidRPr="00607CAF">
        <w:rPr>
          <w:rFonts w:hint="eastAsia"/>
          <w:sz w:val="24"/>
        </w:rPr>
        <w:t>阶段，为了将相同</w:t>
      </w:r>
      <w:r w:rsidRPr="00607CAF">
        <w:rPr>
          <w:rFonts w:hint="eastAsia"/>
          <w:sz w:val="24"/>
        </w:rPr>
        <w:t xml:space="preserve"> key </w:t>
      </w:r>
      <w:r w:rsidRPr="00607CAF">
        <w:rPr>
          <w:rFonts w:hint="eastAsia"/>
          <w:sz w:val="24"/>
        </w:rPr>
        <w:t>的中间结果尽可能汇集到同一节点上，通过函数映射完成混排交换数据；而在</w:t>
      </w:r>
      <w:r w:rsidRPr="00607CAF">
        <w:rPr>
          <w:rFonts w:hint="eastAsia"/>
          <w:sz w:val="24"/>
        </w:rPr>
        <w:t xml:space="preserve"> Sort </w:t>
      </w:r>
      <w:r w:rsidRPr="00607CAF">
        <w:rPr>
          <w:rFonts w:hint="eastAsia"/>
          <w:sz w:val="24"/>
        </w:rPr>
        <w:t>阶段，</w:t>
      </w:r>
      <w:r w:rsidR="00E512FF">
        <w:rPr>
          <w:rFonts w:hint="eastAsia"/>
          <w:sz w:val="24"/>
        </w:rPr>
        <w:t>为了后续过程处理的简便性，需要</w:t>
      </w:r>
      <w:r w:rsidRPr="00607CAF">
        <w:rPr>
          <w:rFonts w:hint="eastAsia"/>
          <w:sz w:val="24"/>
        </w:rPr>
        <w:t>将按照</w:t>
      </w:r>
      <w:r w:rsidRPr="00607CAF">
        <w:rPr>
          <w:rFonts w:hint="eastAsia"/>
          <w:sz w:val="24"/>
        </w:rPr>
        <w:t xml:space="preserve"> key </w:t>
      </w:r>
      <w:r w:rsidRPr="00607CAF">
        <w:rPr>
          <w:rFonts w:hint="eastAsia"/>
          <w:sz w:val="24"/>
        </w:rPr>
        <w:t>的值对</w:t>
      </w:r>
      <w:r w:rsidR="00E512FF">
        <w:rPr>
          <w:rFonts w:hint="eastAsia"/>
          <w:sz w:val="24"/>
        </w:rPr>
        <w:t>Map</w:t>
      </w:r>
      <w:r w:rsidR="00E512FF">
        <w:rPr>
          <w:rFonts w:hint="eastAsia"/>
          <w:sz w:val="24"/>
        </w:rPr>
        <w:t>输出的</w:t>
      </w:r>
      <w:r w:rsidR="00E512FF">
        <w:rPr>
          <w:rFonts w:hint="eastAsia"/>
          <w:sz w:val="24"/>
        </w:rPr>
        <w:t>key-value</w:t>
      </w:r>
      <w:r w:rsidR="00E512FF">
        <w:rPr>
          <w:rFonts w:hint="eastAsia"/>
          <w:sz w:val="24"/>
        </w:rPr>
        <w:t>键值对</w:t>
      </w:r>
      <w:r w:rsidRPr="00607CAF">
        <w:rPr>
          <w:rFonts w:hint="eastAsia"/>
          <w:sz w:val="24"/>
        </w:rPr>
        <w:t>进行分组</w:t>
      </w:r>
      <w:r w:rsidR="006E75BC">
        <w:rPr>
          <w:rFonts w:hint="eastAsia"/>
          <w:sz w:val="24"/>
        </w:rPr>
        <w:t>并排序，同时为了处理的方便，需要将</w:t>
      </w:r>
      <w:r w:rsidRPr="00607CAF">
        <w:rPr>
          <w:rFonts w:hint="eastAsia"/>
          <w:sz w:val="24"/>
        </w:rPr>
        <w:t xml:space="preserve"> key</w:t>
      </w:r>
      <w:r w:rsidR="006E75BC">
        <w:rPr>
          <w:rFonts w:hint="eastAsia"/>
          <w:sz w:val="24"/>
        </w:rPr>
        <w:t>值相同的</w:t>
      </w:r>
      <w:r w:rsidR="006E75BC">
        <w:rPr>
          <w:rFonts w:hint="eastAsia"/>
          <w:sz w:val="24"/>
        </w:rPr>
        <w:t>key-value</w:t>
      </w:r>
      <w:r w:rsidR="006E75BC">
        <w:rPr>
          <w:rFonts w:hint="eastAsia"/>
          <w:sz w:val="24"/>
        </w:rPr>
        <w:t>键值对放在数据节点相同的</w:t>
      </w:r>
      <w:r w:rsidRPr="00607CAF">
        <w:rPr>
          <w:rFonts w:hint="eastAsia"/>
          <w:sz w:val="24"/>
        </w:rPr>
        <w:t>分区中。</w:t>
      </w:r>
    </w:p>
    <w:p w:rsidR="0033591E" w:rsidRPr="007E3F14" w:rsidRDefault="00607CAF" w:rsidP="00AA011E">
      <w:pPr>
        <w:pStyle w:val="a5"/>
        <w:numPr>
          <w:ilvl w:val="0"/>
          <w:numId w:val="39"/>
        </w:numPr>
        <w:spacing w:line="400" w:lineRule="exact"/>
        <w:ind w:left="426" w:firstLineChars="0" w:hanging="6"/>
        <w:jc w:val="both"/>
        <w:rPr>
          <w:sz w:val="24"/>
        </w:rPr>
      </w:pPr>
      <w:r w:rsidRPr="00607CAF">
        <w:rPr>
          <w:rFonts w:hint="eastAsia"/>
          <w:sz w:val="24"/>
        </w:rPr>
        <w:t xml:space="preserve">Reduce </w:t>
      </w:r>
      <w:r w:rsidR="0006322D">
        <w:rPr>
          <w:rFonts w:hint="eastAsia"/>
          <w:sz w:val="24"/>
        </w:rPr>
        <w:t>阶段：</w:t>
      </w:r>
      <w:r w:rsidR="0006322D">
        <w:rPr>
          <w:rFonts w:hint="eastAsia"/>
          <w:sz w:val="24"/>
        </w:rPr>
        <w:t>Reduce</w:t>
      </w:r>
      <w:r w:rsidR="0006322D">
        <w:rPr>
          <w:rFonts w:hint="eastAsia"/>
          <w:sz w:val="24"/>
        </w:rPr>
        <w:t>主要是将</w:t>
      </w:r>
      <w:r w:rsidR="0006322D">
        <w:rPr>
          <w:rFonts w:hint="eastAsia"/>
          <w:sz w:val="24"/>
        </w:rPr>
        <w:t>Map</w:t>
      </w:r>
      <w:r w:rsidR="0006322D">
        <w:rPr>
          <w:rFonts w:hint="eastAsia"/>
          <w:sz w:val="24"/>
        </w:rPr>
        <w:t>阶段产生的数据按照用户的要求进行拼装，</w:t>
      </w:r>
      <w:r w:rsidRPr="00607CAF">
        <w:rPr>
          <w:rFonts w:hint="eastAsia"/>
          <w:sz w:val="24"/>
        </w:rPr>
        <w:t>并把结果写入对应的输出目录中</w:t>
      </w:r>
      <w:fldSimple w:instr="REF _Ref470529812 \r \h \* MERGEFORMAT ">
        <w:r w:rsidR="005F7DD1">
          <w:rPr>
            <w:sz w:val="24"/>
            <w:vertAlign w:val="superscript"/>
          </w:rPr>
          <w:t>[18]</w:t>
        </w:r>
      </w:fldSimple>
      <w:fldSimple w:instr="REF _Ref471927287 \r \h \* MERGEFORMAT ">
        <w:r w:rsidR="005F7DD1">
          <w:rPr>
            <w:sz w:val="24"/>
            <w:vertAlign w:val="superscript"/>
          </w:rPr>
          <w:t>[19]</w:t>
        </w:r>
      </w:fldSimple>
      <w:r w:rsidR="007E3F14">
        <w:rPr>
          <w:rFonts w:hint="eastAsia"/>
          <w:sz w:val="24"/>
        </w:rPr>
        <w:t>。</w:t>
      </w:r>
    </w:p>
    <w:p w:rsidR="00063FFB" w:rsidRDefault="0033591E" w:rsidP="00C744D3">
      <w:pPr>
        <w:spacing w:line="400" w:lineRule="exact"/>
        <w:ind w:firstLine="420"/>
        <w:jc w:val="both"/>
        <w:rPr>
          <w:rFonts w:ascii="Times New Roman" w:hAnsi="Times New Roman"/>
          <w:sz w:val="24"/>
        </w:rPr>
      </w:pPr>
      <w:r>
        <w:rPr>
          <w:rFonts w:ascii="Times New Roman" w:hAnsi="Times New Roman" w:hint="eastAsia"/>
          <w:sz w:val="24"/>
        </w:rPr>
        <w:t>由于每一次</w:t>
      </w:r>
      <w:r>
        <w:rPr>
          <w:rFonts w:ascii="Times New Roman" w:hAnsi="Times New Roman" w:hint="eastAsia"/>
          <w:sz w:val="24"/>
        </w:rPr>
        <w:t>Map</w:t>
      </w:r>
      <w:r>
        <w:rPr>
          <w:rFonts w:ascii="Times New Roman" w:hAnsi="Times New Roman" w:hint="eastAsia"/>
          <w:sz w:val="24"/>
        </w:rPr>
        <w:t>操作或者</w:t>
      </w:r>
      <w:r>
        <w:rPr>
          <w:rFonts w:ascii="Times New Roman" w:hAnsi="Times New Roman" w:hint="eastAsia"/>
          <w:sz w:val="24"/>
        </w:rPr>
        <w:t>Reduce</w:t>
      </w:r>
      <w:r>
        <w:rPr>
          <w:rFonts w:ascii="Times New Roman" w:hAnsi="Times New Roman" w:hint="eastAsia"/>
          <w:sz w:val="24"/>
        </w:rPr>
        <w:t>操作，其中间结果都要持久化到硬盘当中，导致处理的延迟很大，所以</w:t>
      </w:r>
      <w:r w:rsidR="0093669F">
        <w:rPr>
          <w:rFonts w:ascii="Times New Roman" w:hAnsi="Times New Roman" w:hint="eastAsia"/>
          <w:sz w:val="24"/>
        </w:rPr>
        <w:t>MapReduce</w:t>
      </w:r>
      <w:r w:rsidR="0093669F">
        <w:rPr>
          <w:rFonts w:ascii="Times New Roman" w:hAnsi="Times New Roman" w:hint="eastAsia"/>
          <w:sz w:val="24"/>
        </w:rPr>
        <w:t>一般用于批量的离线任务处理，</w:t>
      </w:r>
      <w:r w:rsidR="00A63A90">
        <w:rPr>
          <w:rFonts w:ascii="Times New Roman" w:hAnsi="Times New Roman" w:hint="eastAsia"/>
          <w:sz w:val="24"/>
        </w:rPr>
        <w:t>不适用于实时的数据流处理。</w:t>
      </w:r>
      <w:r>
        <w:rPr>
          <w:rFonts w:ascii="Times New Roman" w:hAnsi="Times New Roman" w:hint="eastAsia"/>
          <w:sz w:val="24"/>
        </w:rPr>
        <w:t>同时</w:t>
      </w:r>
      <w:r>
        <w:rPr>
          <w:rFonts w:ascii="Times New Roman" w:hAnsi="Times New Roman" w:hint="eastAsia"/>
          <w:sz w:val="24"/>
        </w:rPr>
        <w:t>MapReduce</w:t>
      </w:r>
      <w:r>
        <w:rPr>
          <w:rFonts w:ascii="Times New Roman" w:hAnsi="Times New Roman" w:hint="eastAsia"/>
          <w:sz w:val="24"/>
        </w:rPr>
        <w:t>计算框架也支持数据本地化的功能，即当</w:t>
      </w:r>
      <w:r>
        <w:rPr>
          <w:rFonts w:ascii="Times New Roman" w:hAnsi="Times New Roman" w:hint="eastAsia"/>
          <w:sz w:val="24"/>
        </w:rPr>
        <w:t>MapReduce</w:t>
      </w:r>
      <w:r>
        <w:rPr>
          <w:rFonts w:ascii="Times New Roman" w:hAnsi="Times New Roman" w:hint="eastAsia"/>
          <w:sz w:val="24"/>
        </w:rPr>
        <w:t>的任务调度系统在分配</w:t>
      </w:r>
      <w:r>
        <w:rPr>
          <w:rFonts w:ascii="Times New Roman" w:hAnsi="Times New Roman" w:hint="eastAsia"/>
          <w:sz w:val="24"/>
        </w:rPr>
        <w:t>Map</w:t>
      </w:r>
      <w:r>
        <w:rPr>
          <w:rFonts w:ascii="Times New Roman" w:hAnsi="Times New Roman" w:hint="eastAsia"/>
          <w:sz w:val="24"/>
        </w:rPr>
        <w:t>或者</w:t>
      </w:r>
      <w:r>
        <w:rPr>
          <w:rFonts w:ascii="Times New Roman" w:hAnsi="Times New Roman" w:hint="eastAsia"/>
          <w:sz w:val="24"/>
        </w:rPr>
        <w:t>Reduce</w:t>
      </w:r>
      <w:r>
        <w:rPr>
          <w:rFonts w:ascii="Times New Roman" w:hAnsi="Times New Roman" w:hint="eastAsia"/>
          <w:sz w:val="24"/>
        </w:rPr>
        <w:t>任务的时候，会优先将任务分配给存储该任务所需要数据的节点来处理，这样可以减少在处理任务的过程中频繁的移动数据导致集群内产生大量的网络传输量，降低集群的处理效率。</w:t>
      </w:r>
    </w:p>
    <w:p w:rsidR="00063FFB" w:rsidRPr="00510975" w:rsidRDefault="00D4783F" w:rsidP="008E1D83">
      <w:pPr>
        <w:pStyle w:val="af5"/>
        <w:spacing w:before="156" w:after="156"/>
        <w:ind w:firstLineChars="0" w:firstLine="0"/>
      </w:pPr>
      <w:bookmarkStart w:id="84" w:name="OLE_LINK163"/>
      <w:bookmarkStart w:id="85" w:name="OLE_LINK164"/>
      <w:bookmarkStart w:id="86" w:name="OLE_LINK166"/>
      <w:bookmarkStart w:id="87" w:name="OLE_LINK167"/>
      <w:bookmarkStart w:id="88" w:name="OLE_LINK168"/>
      <w:bookmarkStart w:id="89" w:name="_Toc476847703"/>
      <w:bookmarkStart w:id="90" w:name="OLE_LINK132"/>
      <w:bookmarkStart w:id="91" w:name="OLE_LINK133"/>
      <w:r w:rsidRPr="00510975">
        <w:t>2.1</w:t>
      </w:r>
      <w:r w:rsidRPr="00510975">
        <w:rPr>
          <w:rFonts w:hint="eastAsia"/>
        </w:rPr>
        <w:t>.2Spark</w:t>
      </w:r>
      <w:r w:rsidRPr="00510975">
        <w:rPr>
          <w:rFonts w:hint="eastAsia"/>
        </w:rPr>
        <w:t>计算框架</w:t>
      </w:r>
      <w:bookmarkEnd w:id="84"/>
      <w:bookmarkEnd w:id="85"/>
      <w:bookmarkEnd w:id="86"/>
      <w:bookmarkEnd w:id="87"/>
      <w:bookmarkEnd w:id="88"/>
      <w:bookmarkEnd w:id="89"/>
    </w:p>
    <w:p w:rsidR="000C18E5" w:rsidRDefault="00441C70" w:rsidP="00A959C1">
      <w:pPr>
        <w:spacing w:line="400" w:lineRule="exact"/>
        <w:ind w:firstLine="420"/>
        <w:jc w:val="both"/>
        <w:rPr>
          <w:rFonts w:ascii="Times New Roman" w:hAnsi="Times New Roman"/>
          <w:sz w:val="24"/>
        </w:rPr>
      </w:pPr>
      <w:bookmarkStart w:id="92" w:name="OLE_LINK173"/>
      <w:bookmarkStart w:id="93" w:name="OLE_LINK174"/>
      <w:r>
        <w:rPr>
          <w:rFonts w:ascii="Times New Roman" w:hAnsi="Times New Roman" w:hint="eastAsia"/>
          <w:sz w:val="24"/>
        </w:rPr>
        <w:t>S</w:t>
      </w:r>
      <w:r w:rsidRPr="00441C70">
        <w:rPr>
          <w:rFonts w:ascii="Times New Roman" w:hAnsi="Times New Roman" w:hint="eastAsia"/>
          <w:sz w:val="24"/>
        </w:rPr>
        <w:t>park</w:t>
      </w:r>
      <w:bookmarkEnd w:id="90"/>
      <w:bookmarkEnd w:id="91"/>
      <w:r w:rsidRPr="00441C70">
        <w:rPr>
          <w:rFonts w:ascii="Times New Roman" w:hAnsi="Times New Roman" w:hint="eastAsia"/>
          <w:sz w:val="24"/>
        </w:rPr>
        <w:t>是一个大数据分布式编程框架，</w:t>
      </w:r>
      <w:r>
        <w:rPr>
          <w:rFonts w:ascii="Times New Roman" w:hAnsi="Times New Roman" w:hint="eastAsia"/>
          <w:sz w:val="24"/>
        </w:rPr>
        <w:t>由</w:t>
      </w:r>
      <w:r w:rsidRPr="00441C70">
        <w:rPr>
          <w:rFonts w:ascii="Times New Roman" w:hAnsi="Times New Roman"/>
          <w:sz w:val="24"/>
        </w:rPr>
        <w:t>Zaharia M</w:t>
      </w:r>
      <w:r>
        <w:rPr>
          <w:rFonts w:ascii="Times New Roman" w:hAnsi="Times New Roman" w:hint="eastAsia"/>
          <w:sz w:val="24"/>
        </w:rPr>
        <w:t>在</w:t>
      </w:r>
      <w:r>
        <w:rPr>
          <w:rFonts w:ascii="Times New Roman" w:hAnsi="Times New Roman" w:hint="eastAsia"/>
          <w:sz w:val="24"/>
        </w:rPr>
        <w:t>2013</w:t>
      </w:r>
      <w:r>
        <w:rPr>
          <w:rFonts w:ascii="Times New Roman" w:hAnsi="Times New Roman" w:hint="eastAsia"/>
          <w:sz w:val="24"/>
        </w:rPr>
        <w:t>发表的论文</w:t>
      </w:r>
      <w:fldSimple w:instr="REF _Ref470530270 \r \h  \* MERGEFORMAT ">
        <w:r w:rsidR="005F7DD1">
          <w:rPr>
            <w:rFonts w:ascii="Times New Roman" w:hAnsi="Times New Roman"/>
            <w:sz w:val="24"/>
            <w:vertAlign w:val="superscript"/>
          </w:rPr>
          <w:t>[21]</w:t>
        </w:r>
      </w:fldSimple>
      <w:r>
        <w:rPr>
          <w:rFonts w:ascii="Times New Roman" w:hAnsi="Times New Roman" w:hint="eastAsia"/>
          <w:sz w:val="24"/>
        </w:rPr>
        <w:t>中首次提出，</w:t>
      </w:r>
      <w:r>
        <w:rPr>
          <w:rFonts w:ascii="Times New Roman" w:hAnsi="Times New Roman" w:hint="eastAsia"/>
          <w:sz w:val="24"/>
        </w:rPr>
        <w:t>Spark</w:t>
      </w:r>
      <w:r w:rsidRPr="00441C70">
        <w:rPr>
          <w:rFonts w:ascii="Times New Roman" w:hAnsi="Times New Roman" w:hint="eastAsia"/>
          <w:sz w:val="24"/>
        </w:rPr>
        <w:t>不仅实现了</w:t>
      </w:r>
      <w:r>
        <w:rPr>
          <w:rFonts w:ascii="Times New Roman" w:hAnsi="Times New Roman" w:hint="eastAsia"/>
          <w:sz w:val="24"/>
        </w:rPr>
        <w:t>MapReduce</w:t>
      </w:r>
      <w:r w:rsidRPr="00441C70">
        <w:rPr>
          <w:rFonts w:ascii="Times New Roman" w:hAnsi="Times New Roman" w:hint="eastAsia"/>
          <w:sz w:val="24"/>
        </w:rPr>
        <w:t>的算子</w:t>
      </w:r>
      <w:r w:rsidRPr="00441C70">
        <w:rPr>
          <w:rFonts w:ascii="Times New Roman" w:hAnsi="Times New Roman" w:hint="eastAsia"/>
          <w:sz w:val="24"/>
        </w:rPr>
        <w:t>map</w:t>
      </w:r>
      <w:r w:rsidRPr="00441C70">
        <w:rPr>
          <w:rFonts w:ascii="Times New Roman" w:hAnsi="Times New Roman" w:hint="eastAsia"/>
          <w:sz w:val="24"/>
        </w:rPr>
        <w:t>函数和</w:t>
      </w:r>
      <w:r w:rsidRPr="00441C70">
        <w:rPr>
          <w:rFonts w:ascii="Times New Roman" w:hAnsi="Times New Roman" w:hint="eastAsia"/>
          <w:sz w:val="24"/>
        </w:rPr>
        <w:t>reduce</w:t>
      </w:r>
      <w:r w:rsidRPr="00441C70">
        <w:rPr>
          <w:rFonts w:ascii="Times New Roman" w:hAnsi="Times New Roman" w:hint="eastAsia"/>
          <w:sz w:val="24"/>
        </w:rPr>
        <w:t>函数及计算模型，还提供更为丰富的算子，如</w:t>
      </w:r>
      <w:r w:rsidR="00A959C1">
        <w:rPr>
          <w:rFonts w:ascii="Times New Roman" w:hAnsi="Times New Roman" w:hint="eastAsia"/>
          <w:sz w:val="24"/>
        </w:rPr>
        <w:t>过滤（</w:t>
      </w:r>
      <w:r w:rsidRPr="00441C70">
        <w:rPr>
          <w:rFonts w:ascii="Times New Roman" w:hAnsi="Times New Roman" w:hint="eastAsia"/>
          <w:sz w:val="24"/>
        </w:rPr>
        <w:t>filter</w:t>
      </w:r>
      <w:r w:rsidR="00A959C1">
        <w:rPr>
          <w:rFonts w:ascii="Times New Roman" w:hAnsi="Times New Roman" w:hint="eastAsia"/>
          <w:sz w:val="24"/>
        </w:rPr>
        <w:t>）</w:t>
      </w:r>
      <w:r w:rsidRPr="00441C70">
        <w:rPr>
          <w:rFonts w:ascii="Times New Roman" w:hAnsi="Times New Roman" w:hint="eastAsia"/>
          <w:sz w:val="24"/>
        </w:rPr>
        <w:t>、</w:t>
      </w:r>
      <w:r w:rsidR="00A959C1">
        <w:rPr>
          <w:rFonts w:ascii="Times New Roman" w:hAnsi="Times New Roman" w:hint="eastAsia"/>
          <w:sz w:val="24"/>
        </w:rPr>
        <w:t>连接（</w:t>
      </w:r>
      <w:r w:rsidRPr="00441C70">
        <w:rPr>
          <w:rFonts w:ascii="Times New Roman" w:hAnsi="Times New Roman" w:hint="eastAsia"/>
          <w:sz w:val="24"/>
        </w:rPr>
        <w:t>join</w:t>
      </w:r>
      <w:r w:rsidR="00A959C1">
        <w:rPr>
          <w:rFonts w:ascii="Times New Roman" w:hAnsi="Times New Roman" w:hint="eastAsia"/>
          <w:sz w:val="24"/>
        </w:rPr>
        <w:t>）</w:t>
      </w:r>
      <w:r w:rsidR="002735C9">
        <w:rPr>
          <w:rFonts w:ascii="Times New Roman" w:hAnsi="Times New Roman" w:hint="eastAsia"/>
          <w:sz w:val="24"/>
        </w:rPr>
        <w:t>等</w:t>
      </w:r>
      <w:r w:rsidR="00A959C1">
        <w:rPr>
          <w:rFonts w:ascii="Times New Roman" w:hAnsi="Times New Roman" w:hint="eastAsia"/>
          <w:sz w:val="24"/>
        </w:rPr>
        <w:t>算子</w:t>
      </w:r>
      <w:r w:rsidR="002735C9">
        <w:rPr>
          <w:rFonts w:ascii="Times New Roman" w:hAnsi="Times New Roman" w:hint="eastAsia"/>
          <w:sz w:val="24"/>
        </w:rPr>
        <w:t>。</w:t>
      </w:r>
      <w:r w:rsidR="002735C9">
        <w:rPr>
          <w:rFonts w:ascii="Times New Roman" w:hAnsi="Times New Roman" w:hint="eastAsia"/>
          <w:sz w:val="24"/>
        </w:rPr>
        <w:t>Spark</w:t>
      </w:r>
      <w:r w:rsidR="002735C9">
        <w:rPr>
          <w:rFonts w:ascii="Times New Roman" w:hAnsi="Times New Roman" w:hint="eastAsia"/>
          <w:sz w:val="24"/>
        </w:rPr>
        <w:t>将分布式内存抽象为弹性分布式数据集（</w:t>
      </w:r>
      <w:r w:rsidR="002735C9">
        <w:rPr>
          <w:rFonts w:ascii="Times New Roman" w:hAnsi="Times New Roman" w:hint="eastAsia"/>
          <w:sz w:val="24"/>
        </w:rPr>
        <w:t>RDD</w:t>
      </w:r>
      <w:r w:rsidR="002735C9">
        <w:rPr>
          <w:rFonts w:ascii="Times New Roman" w:hAnsi="Times New Roman" w:hint="eastAsia"/>
          <w:sz w:val="24"/>
        </w:rPr>
        <w:t>）</w:t>
      </w:r>
      <w:r w:rsidRPr="00441C70">
        <w:rPr>
          <w:rFonts w:ascii="Times New Roman" w:hAnsi="Times New Roman" w:hint="eastAsia"/>
          <w:sz w:val="24"/>
        </w:rPr>
        <w:t>，</w:t>
      </w:r>
      <w:r w:rsidR="0000658F">
        <w:rPr>
          <w:rFonts w:ascii="Times New Roman" w:hAnsi="Times New Roman" w:hint="eastAsia"/>
          <w:sz w:val="24"/>
        </w:rPr>
        <w:t>RDD</w:t>
      </w:r>
      <w:r w:rsidR="0000658F">
        <w:rPr>
          <w:rFonts w:ascii="Times New Roman" w:hAnsi="Times New Roman" w:hint="eastAsia"/>
          <w:sz w:val="24"/>
        </w:rPr>
        <w:t>是一个只读的记录分区集合，实现了分布式内存计算，大大提高</w:t>
      </w:r>
      <w:r w:rsidR="0000658F">
        <w:rPr>
          <w:rFonts w:ascii="Times New Roman" w:hAnsi="Times New Roman" w:hint="eastAsia"/>
          <w:sz w:val="24"/>
        </w:rPr>
        <w:t>Spark</w:t>
      </w:r>
      <w:r w:rsidR="0000658F">
        <w:rPr>
          <w:rFonts w:ascii="Times New Roman" w:hAnsi="Times New Roman" w:hint="eastAsia"/>
          <w:sz w:val="24"/>
        </w:rPr>
        <w:t>计算框架的计算速度。同时</w:t>
      </w:r>
      <w:r w:rsidR="0000658F">
        <w:rPr>
          <w:rFonts w:ascii="Times New Roman" w:hAnsi="Times New Roman" w:hint="eastAsia"/>
          <w:sz w:val="24"/>
        </w:rPr>
        <w:t>Spark</w:t>
      </w:r>
      <w:r w:rsidR="0000658F">
        <w:rPr>
          <w:rFonts w:ascii="Times New Roman" w:hAnsi="Times New Roman" w:hint="eastAsia"/>
          <w:sz w:val="24"/>
        </w:rPr>
        <w:t>实现了基于</w:t>
      </w:r>
      <w:r w:rsidR="0000658F">
        <w:rPr>
          <w:rFonts w:ascii="Times New Roman" w:hAnsi="Times New Roman" w:hint="eastAsia"/>
          <w:sz w:val="24"/>
        </w:rPr>
        <w:t>RDD</w:t>
      </w:r>
      <w:r w:rsidR="0000658F">
        <w:rPr>
          <w:rFonts w:ascii="Times New Roman" w:hAnsi="Times New Roman" w:hint="eastAsia"/>
          <w:sz w:val="24"/>
        </w:rPr>
        <w:t>实现各种数据操作、任务调度、</w:t>
      </w:r>
      <w:r w:rsidR="0000658F">
        <w:rPr>
          <w:rFonts w:ascii="Times New Roman" w:hAnsi="Times New Roman" w:hint="eastAsia"/>
          <w:sz w:val="24"/>
        </w:rPr>
        <w:t>RPC</w:t>
      </w:r>
      <w:r w:rsidR="0000658F">
        <w:rPr>
          <w:rFonts w:ascii="Times New Roman" w:hAnsi="Times New Roman" w:hint="eastAsia"/>
          <w:sz w:val="24"/>
        </w:rPr>
        <w:t>等</w:t>
      </w:r>
      <w:r w:rsidRPr="00441C70">
        <w:rPr>
          <w:rFonts w:ascii="Times New Roman" w:hAnsi="Times New Roman" w:hint="eastAsia"/>
          <w:sz w:val="24"/>
        </w:rPr>
        <w:t>。</w:t>
      </w:r>
      <w:r w:rsidR="0000658F">
        <w:rPr>
          <w:rFonts w:ascii="Times New Roman" w:hAnsi="Times New Roman" w:hint="eastAsia"/>
          <w:sz w:val="24"/>
        </w:rPr>
        <w:t>Spark</w:t>
      </w:r>
      <w:r w:rsidR="0000658F">
        <w:rPr>
          <w:rFonts w:ascii="Times New Roman" w:hAnsi="Times New Roman" w:hint="eastAsia"/>
          <w:sz w:val="24"/>
        </w:rPr>
        <w:t>的源代码使用</w:t>
      </w:r>
      <w:r w:rsidR="0000658F" w:rsidRPr="00441C70">
        <w:rPr>
          <w:rFonts w:ascii="Times New Roman" w:hAnsi="Times New Roman" w:hint="eastAsia"/>
          <w:sz w:val="24"/>
        </w:rPr>
        <w:t>函数式语言</w:t>
      </w:r>
      <w:r w:rsidRPr="00441C70">
        <w:rPr>
          <w:rFonts w:ascii="Times New Roman" w:hAnsi="Times New Roman" w:hint="eastAsia"/>
          <w:sz w:val="24"/>
        </w:rPr>
        <w:t>Scala</w:t>
      </w:r>
      <w:r w:rsidR="0000658F">
        <w:rPr>
          <w:rFonts w:ascii="Times New Roman" w:hAnsi="Times New Roman" w:hint="eastAsia"/>
          <w:sz w:val="24"/>
        </w:rPr>
        <w:t>编写，同时提供了</w:t>
      </w:r>
      <w:r w:rsidR="0000658F">
        <w:rPr>
          <w:rFonts w:ascii="Times New Roman" w:hAnsi="Times New Roman" w:hint="eastAsia"/>
          <w:sz w:val="24"/>
        </w:rPr>
        <w:t>Java</w:t>
      </w:r>
      <w:r w:rsidR="0000658F">
        <w:rPr>
          <w:rFonts w:ascii="Times New Roman" w:hAnsi="Times New Roman" w:hint="eastAsia"/>
          <w:sz w:val="24"/>
        </w:rPr>
        <w:t>、</w:t>
      </w:r>
      <w:r w:rsidR="0000658F">
        <w:rPr>
          <w:rFonts w:ascii="Times New Roman" w:hAnsi="Times New Roman" w:hint="eastAsia"/>
          <w:sz w:val="24"/>
        </w:rPr>
        <w:t>Python</w:t>
      </w:r>
      <w:r w:rsidR="0000658F">
        <w:rPr>
          <w:rFonts w:ascii="Times New Roman" w:hAnsi="Times New Roman" w:hint="eastAsia"/>
          <w:sz w:val="24"/>
        </w:rPr>
        <w:t>等编程语言使用的编程接口</w:t>
      </w:r>
      <w:r w:rsidRPr="00441C70">
        <w:rPr>
          <w:rFonts w:ascii="Times New Roman" w:hAnsi="Times New Roman" w:hint="eastAsia"/>
          <w:sz w:val="24"/>
        </w:rPr>
        <w:t>。</w:t>
      </w:r>
      <w:r w:rsidR="0000658F">
        <w:rPr>
          <w:rFonts w:ascii="Times New Roman" w:hAnsi="Times New Roman" w:hint="eastAsia"/>
          <w:sz w:val="24"/>
        </w:rPr>
        <w:t>Spark</w:t>
      </w:r>
      <w:r w:rsidR="0000658F">
        <w:rPr>
          <w:rFonts w:ascii="Times New Roman" w:hAnsi="Times New Roman" w:hint="eastAsia"/>
          <w:sz w:val="24"/>
        </w:rPr>
        <w:t>中的数据操作有两种。一种是</w:t>
      </w:r>
      <w:r w:rsidR="0000658F">
        <w:rPr>
          <w:rFonts w:ascii="Times New Roman" w:hAnsi="Times New Roman" w:hint="eastAsia"/>
          <w:sz w:val="24"/>
        </w:rPr>
        <w:t>T</w:t>
      </w:r>
      <w:r w:rsidR="0000658F" w:rsidRPr="0000658F">
        <w:rPr>
          <w:rFonts w:ascii="Times New Roman" w:hAnsi="Times New Roman"/>
          <w:sz w:val="24"/>
        </w:rPr>
        <w:t>ransformation</w:t>
      </w:r>
      <w:r w:rsidR="0000658F">
        <w:rPr>
          <w:rFonts w:ascii="Times New Roman" w:hAnsi="Times New Roman" w:hint="eastAsia"/>
          <w:sz w:val="24"/>
        </w:rPr>
        <w:t>操作，另一种是</w:t>
      </w:r>
      <w:bookmarkStart w:id="94" w:name="OLE_LINK20"/>
      <w:bookmarkStart w:id="95" w:name="OLE_LINK149"/>
      <w:r w:rsidR="0000658F">
        <w:rPr>
          <w:rFonts w:ascii="Times New Roman" w:hAnsi="Times New Roman" w:hint="eastAsia"/>
          <w:sz w:val="24"/>
        </w:rPr>
        <w:t>Action</w:t>
      </w:r>
      <w:bookmarkEnd w:id="94"/>
      <w:bookmarkEnd w:id="95"/>
      <w:r w:rsidR="0000658F">
        <w:rPr>
          <w:rFonts w:ascii="Times New Roman" w:hAnsi="Times New Roman" w:hint="eastAsia"/>
          <w:sz w:val="24"/>
        </w:rPr>
        <w:t>操作。</w:t>
      </w:r>
      <w:r w:rsidR="0000658F">
        <w:rPr>
          <w:rFonts w:ascii="Times New Roman" w:hAnsi="Times New Roman" w:hint="eastAsia"/>
          <w:sz w:val="24"/>
        </w:rPr>
        <w:t>T</w:t>
      </w:r>
      <w:r w:rsidR="0000658F" w:rsidRPr="0000658F">
        <w:rPr>
          <w:rFonts w:ascii="Times New Roman" w:hAnsi="Times New Roman"/>
          <w:sz w:val="24"/>
        </w:rPr>
        <w:t>ransformation</w:t>
      </w:r>
      <w:r w:rsidR="0000658F">
        <w:rPr>
          <w:rFonts w:ascii="Times New Roman" w:hAnsi="Times New Roman" w:hint="eastAsia"/>
          <w:sz w:val="24"/>
        </w:rPr>
        <w:t>操作不会触发任务的执行，直到遇到</w:t>
      </w:r>
      <w:r w:rsidR="0000658F">
        <w:rPr>
          <w:rFonts w:ascii="Times New Roman" w:hAnsi="Times New Roman" w:hint="eastAsia"/>
          <w:sz w:val="24"/>
        </w:rPr>
        <w:t>Action</w:t>
      </w:r>
      <w:r w:rsidR="0000658F">
        <w:rPr>
          <w:rFonts w:ascii="Times New Roman" w:hAnsi="Times New Roman" w:hint="eastAsia"/>
          <w:sz w:val="24"/>
        </w:rPr>
        <w:t>操作，才会</w:t>
      </w:r>
      <w:r w:rsidR="000C18E5">
        <w:rPr>
          <w:rFonts w:ascii="Times New Roman" w:hAnsi="Times New Roman" w:hint="eastAsia"/>
          <w:sz w:val="24"/>
        </w:rPr>
        <w:t>根据</w:t>
      </w:r>
      <w:r w:rsidR="000C18E5">
        <w:rPr>
          <w:rFonts w:ascii="Times New Roman" w:hAnsi="Times New Roman" w:hint="eastAsia"/>
          <w:sz w:val="24"/>
        </w:rPr>
        <w:t>RDD</w:t>
      </w:r>
      <w:r w:rsidR="000C18E5">
        <w:rPr>
          <w:rFonts w:ascii="Times New Roman" w:hAnsi="Times New Roman" w:hint="eastAsia"/>
          <w:sz w:val="24"/>
        </w:rPr>
        <w:t>上的各种算子生成</w:t>
      </w:r>
      <w:r w:rsidRPr="00441C70">
        <w:rPr>
          <w:rFonts w:ascii="Times New Roman" w:hAnsi="Times New Roman" w:hint="eastAsia"/>
          <w:sz w:val="24"/>
        </w:rPr>
        <w:t>有向无环图（</w:t>
      </w:r>
      <w:r w:rsidRPr="00441C70">
        <w:rPr>
          <w:rFonts w:ascii="Times New Roman" w:hAnsi="Times New Roman" w:hint="eastAsia"/>
          <w:sz w:val="24"/>
        </w:rPr>
        <w:t>DAG</w:t>
      </w:r>
      <w:r w:rsidR="000C18E5">
        <w:rPr>
          <w:rFonts w:ascii="Times New Roman" w:hAnsi="Times New Roman" w:hint="eastAsia"/>
          <w:sz w:val="24"/>
        </w:rPr>
        <w:t>），然后根据</w:t>
      </w:r>
      <w:r w:rsidRPr="00441C70">
        <w:rPr>
          <w:rFonts w:ascii="Times New Roman" w:hAnsi="Times New Roman" w:hint="eastAsia"/>
          <w:sz w:val="24"/>
        </w:rPr>
        <w:t>DAG</w:t>
      </w:r>
      <w:r w:rsidR="000C18E5">
        <w:rPr>
          <w:rFonts w:ascii="Times New Roman" w:hAnsi="Times New Roman" w:hint="eastAsia"/>
          <w:sz w:val="24"/>
        </w:rPr>
        <w:t>进行分布式任务调度和</w:t>
      </w:r>
      <w:r w:rsidRPr="00441C70">
        <w:rPr>
          <w:rFonts w:ascii="Times New Roman" w:hAnsi="Times New Roman" w:hint="eastAsia"/>
          <w:sz w:val="24"/>
        </w:rPr>
        <w:t>处理</w:t>
      </w:r>
      <w:r>
        <w:rPr>
          <w:rFonts w:ascii="Times New Roman" w:hAnsi="Times New Roman" w:hint="eastAsia"/>
          <w:sz w:val="24"/>
        </w:rPr>
        <w:t>，如图</w:t>
      </w:r>
      <w:r>
        <w:rPr>
          <w:rFonts w:ascii="Times New Roman" w:hAnsi="Times New Roman" w:hint="eastAsia"/>
          <w:sz w:val="24"/>
        </w:rPr>
        <w:t>2-2</w:t>
      </w:r>
      <w:r>
        <w:rPr>
          <w:rFonts w:ascii="Times New Roman" w:hAnsi="Times New Roman" w:hint="eastAsia"/>
          <w:sz w:val="24"/>
        </w:rPr>
        <w:t>所示。</w:t>
      </w:r>
    </w:p>
    <w:bookmarkEnd w:id="92"/>
    <w:bookmarkEnd w:id="93"/>
    <w:p w:rsidR="00441C70" w:rsidRDefault="00441C70" w:rsidP="00A959C1">
      <w:pPr>
        <w:spacing w:line="400" w:lineRule="exact"/>
        <w:ind w:firstLine="420"/>
        <w:jc w:val="both"/>
        <w:rPr>
          <w:rFonts w:ascii="Times New Roman" w:hAnsi="Times New Roman"/>
          <w:sz w:val="24"/>
        </w:rPr>
      </w:pPr>
      <w:r w:rsidRPr="00441C70">
        <w:rPr>
          <w:rFonts w:ascii="Times New Roman" w:hAnsi="Times New Roman" w:hint="eastAsia"/>
          <w:sz w:val="24"/>
        </w:rPr>
        <w:t>Spark</w:t>
      </w:r>
      <w:r w:rsidR="000C18E5">
        <w:rPr>
          <w:rFonts w:ascii="Times New Roman" w:hAnsi="Times New Roman" w:hint="eastAsia"/>
          <w:sz w:val="24"/>
        </w:rPr>
        <w:t>分布式计算框架</w:t>
      </w:r>
      <w:r w:rsidRPr="00441C70">
        <w:rPr>
          <w:rFonts w:ascii="Times New Roman" w:hAnsi="Times New Roman" w:hint="eastAsia"/>
          <w:sz w:val="24"/>
        </w:rPr>
        <w:t>采用了分布式计算中的</w:t>
      </w:r>
      <w:r w:rsidR="000C18E5">
        <w:rPr>
          <w:rFonts w:ascii="Times New Roman" w:hAnsi="Times New Roman" w:hint="eastAsia"/>
          <w:sz w:val="24"/>
        </w:rPr>
        <w:t>典型的主从</w:t>
      </w:r>
      <w:r w:rsidRPr="00441C70">
        <w:rPr>
          <w:rFonts w:ascii="Times New Roman" w:hAnsi="Times New Roman" w:hint="eastAsia"/>
          <w:sz w:val="24"/>
        </w:rPr>
        <w:t>模型</w:t>
      </w:r>
      <w:fldSimple w:instr="REF _Ref470530545 \r \h \* MERGEFORMAT ">
        <w:r w:rsidR="005F7DD1">
          <w:rPr>
            <w:rFonts w:ascii="Times New Roman" w:hAnsi="Times New Roman"/>
            <w:sz w:val="24"/>
            <w:vertAlign w:val="superscript"/>
          </w:rPr>
          <w:t>[22]</w:t>
        </w:r>
      </w:fldSimple>
      <w:r w:rsidRPr="00441C70">
        <w:rPr>
          <w:rFonts w:ascii="Times New Roman" w:hAnsi="Times New Roman" w:hint="eastAsia"/>
          <w:sz w:val="24"/>
        </w:rPr>
        <w:t>。</w:t>
      </w:r>
      <w:r w:rsidR="000C18E5">
        <w:rPr>
          <w:rFonts w:ascii="Times New Roman" w:hAnsi="Times New Roman" w:hint="eastAsia"/>
          <w:sz w:val="24"/>
        </w:rPr>
        <w:t>主节点是集群中维护</w:t>
      </w:r>
      <w:r w:rsidRPr="00441C70">
        <w:rPr>
          <w:rFonts w:ascii="Times New Roman" w:hAnsi="Times New Roman" w:hint="eastAsia"/>
          <w:sz w:val="24"/>
        </w:rPr>
        <w:t>Master</w:t>
      </w:r>
      <w:r w:rsidRPr="00441C70">
        <w:rPr>
          <w:rFonts w:ascii="Times New Roman" w:hAnsi="Times New Roman" w:hint="eastAsia"/>
          <w:sz w:val="24"/>
        </w:rPr>
        <w:t>进程的节点，</w:t>
      </w:r>
      <w:r w:rsidR="000C18E5">
        <w:rPr>
          <w:rFonts w:ascii="Times New Roman" w:hAnsi="Times New Roman" w:hint="eastAsia"/>
          <w:sz w:val="24"/>
        </w:rPr>
        <w:t>主节点主要控制整个计算集群，协调集群内个组件的稳定运行。从节点即</w:t>
      </w:r>
      <w:r w:rsidR="000C18E5">
        <w:rPr>
          <w:rFonts w:ascii="Times New Roman" w:hAnsi="Times New Roman" w:hint="eastAsia"/>
          <w:sz w:val="24"/>
        </w:rPr>
        <w:t>Slave</w:t>
      </w:r>
      <w:r w:rsidR="000C18E5">
        <w:rPr>
          <w:rFonts w:ascii="Times New Roman" w:hAnsi="Times New Roman" w:hint="eastAsia"/>
          <w:sz w:val="24"/>
        </w:rPr>
        <w:t>节点的主要职责是对进行计算，同时向</w:t>
      </w:r>
      <w:r w:rsidR="000C18E5">
        <w:rPr>
          <w:rFonts w:ascii="Times New Roman" w:hAnsi="Times New Roman" w:hint="eastAsia"/>
          <w:sz w:val="24"/>
        </w:rPr>
        <w:t>Master</w:t>
      </w:r>
      <w:r w:rsidR="000C18E5">
        <w:rPr>
          <w:rFonts w:ascii="Times New Roman" w:hAnsi="Times New Roman" w:hint="eastAsia"/>
          <w:sz w:val="24"/>
        </w:rPr>
        <w:t>节点反馈自己的状态和任务处理的进程</w:t>
      </w:r>
      <w:r w:rsidRPr="00441C70">
        <w:rPr>
          <w:rFonts w:ascii="Times New Roman" w:hAnsi="Times New Roman" w:hint="eastAsia"/>
          <w:sz w:val="24"/>
        </w:rPr>
        <w:t>；</w:t>
      </w:r>
      <w:r w:rsidRPr="00441C70">
        <w:rPr>
          <w:rFonts w:ascii="Times New Roman" w:hAnsi="Times New Roman" w:hint="eastAsia"/>
          <w:sz w:val="24"/>
        </w:rPr>
        <w:t>Execut</w:t>
      </w:r>
      <w:r w:rsidR="00EE450A">
        <w:rPr>
          <w:rFonts w:ascii="Times New Roman" w:hAnsi="Times New Roman" w:hint="eastAsia"/>
          <w:sz w:val="24"/>
        </w:rPr>
        <w:t>or</w:t>
      </w:r>
      <w:r w:rsidR="000C18E5">
        <w:rPr>
          <w:rFonts w:ascii="Times New Roman" w:hAnsi="Times New Roman" w:hint="eastAsia"/>
          <w:sz w:val="24"/>
        </w:rPr>
        <w:t>线程是</w:t>
      </w:r>
      <w:r w:rsidR="000C18E5">
        <w:rPr>
          <w:rFonts w:ascii="Times New Roman" w:hAnsi="Times New Roman" w:hint="eastAsia"/>
          <w:sz w:val="24"/>
        </w:rPr>
        <w:t>Slave</w:t>
      </w:r>
      <w:r w:rsidR="000C18E5">
        <w:rPr>
          <w:rFonts w:ascii="Times New Roman" w:hAnsi="Times New Roman" w:hint="eastAsia"/>
          <w:sz w:val="24"/>
        </w:rPr>
        <w:t>节点上具体负责任务处理的线程</w:t>
      </w:r>
      <w:r w:rsidRPr="00441C70">
        <w:rPr>
          <w:rFonts w:ascii="Times New Roman" w:hAnsi="Times New Roman" w:hint="eastAsia"/>
          <w:sz w:val="24"/>
        </w:rPr>
        <w:t>；</w:t>
      </w:r>
      <w:r w:rsidR="000C18E5" w:rsidRPr="00441C70">
        <w:rPr>
          <w:rFonts w:ascii="Times New Roman" w:hAnsi="Times New Roman" w:hint="eastAsia"/>
          <w:sz w:val="24"/>
        </w:rPr>
        <w:t>用户</w:t>
      </w:r>
      <w:r w:rsidR="000C18E5">
        <w:rPr>
          <w:rFonts w:ascii="Times New Roman" w:hAnsi="Times New Roman" w:hint="eastAsia"/>
          <w:sz w:val="24"/>
        </w:rPr>
        <w:t>通过</w:t>
      </w:r>
      <w:r w:rsidRPr="00441C70">
        <w:rPr>
          <w:rFonts w:ascii="Times New Roman" w:hAnsi="Times New Roman" w:hint="eastAsia"/>
          <w:sz w:val="24"/>
        </w:rPr>
        <w:t>Client</w:t>
      </w:r>
      <w:r w:rsidR="009F4385">
        <w:rPr>
          <w:rFonts w:ascii="Times New Roman" w:hAnsi="Times New Roman" w:hint="eastAsia"/>
          <w:sz w:val="24"/>
        </w:rPr>
        <w:t>提交</w:t>
      </w:r>
      <w:r w:rsidR="009F4385">
        <w:rPr>
          <w:rFonts w:ascii="Times New Roman" w:hAnsi="Times New Roman" w:hint="eastAsia"/>
          <w:sz w:val="24"/>
        </w:rPr>
        <w:t>Spark</w:t>
      </w:r>
      <w:r w:rsidR="009F4385">
        <w:rPr>
          <w:rFonts w:ascii="Times New Roman" w:hAnsi="Times New Roman" w:hint="eastAsia"/>
          <w:sz w:val="24"/>
        </w:rPr>
        <w:t>应用</w:t>
      </w:r>
      <w:r w:rsidRPr="00441C70">
        <w:rPr>
          <w:rFonts w:ascii="Times New Roman" w:hAnsi="Times New Roman" w:hint="eastAsia"/>
          <w:sz w:val="24"/>
        </w:rPr>
        <w:t>，</w:t>
      </w:r>
      <w:r w:rsidRPr="00441C70">
        <w:rPr>
          <w:rFonts w:ascii="Times New Roman" w:hAnsi="Times New Roman" w:hint="eastAsia"/>
          <w:sz w:val="24"/>
        </w:rPr>
        <w:t>Driver</w:t>
      </w:r>
      <w:r w:rsidR="009F4385">
        <w:rPr>
          <w:rFonts w:ascii="Times New Roman" w:hAnsi="Times New Roman" w:hint="eastAsia"/>
          <w:sz w:val="24"/>
        </w:rPr>
        <w:t>组件用于管理</w:t>
      </w:r>
      <w:r w:rsidR="009F4385">
        <w:rPr>
          <w:rFonts w:ascii="Times New Roman" w:hAnsi="Times New Roman" w:hint="eastAsia"/>
          <w:sz w:val="24"/>
        </w:rPr>
        <w:t>Spark</w:t>
      </w:r>
      <w:r w:rsidR="009F4385">
        <w:rPr>
          <w:rFonts w:ascii="Times New Roman" w:hAnsi="Times New Roman" w:hint="eastAsia"/>
          <w:sz w:val="24"/>
        </w:rPr>
        <w:t>应用的执行</w:t>
      </w:r>
      <w:r w:rsidRPr="00441C70">
        <w:rPr>
          <w:rFonts w:ascii="Times New Roman" w:hAnsi="Times New Roman" w:hint="eastAsia"/>
          <w:sz w:val="24"/>
        </w:rPr>
        <w:t>，如图</w:t>
      </w:r>
      <w:r>
        <w:rPr>
          <w:rFonts w:ascii="Times New Roman" w:hAnsi="Times New Roman" w:hint="eastAsia"/>
          <w:sz w:val="24"/>
        </w:rPr>
        <w:t>2-3</w:t>
      </w:r>
      <w:r w:rsidRPr="00441C70">
        <w:rPr>
          <w:rFonts w:ascii="Times New Roman" w:hAnsi="Times New Roman" w:hint="eastAsia"/>
          <w:sz w:val="24"/>
        </w:rPr>
        <w:t>所示。</w:t>
      </w:r>
    </w:p>
    <w:p w:rsidR="00441C70" w:rsidRPr="00441C70" w:rsidRDefault="00441C70" w:rsidP="00063FFB">
      <w:pPr>
        <w:spacing w:line="400" w:lineRule="exact"/>
        <w:ind w:firstLine="420"/>
        <w:rPr>
          <w:rFonts w:ascii="Times New Roman" w:hAnsi="Times New Roman"/>
          <w:sz w:val="24"/>
        </w:rPr>
      </w:pPr>
      <w:r w:rsidRPr="00441C70">
        <w:rPr>
          <w:rFonts w:ascii="Times New Roman" w:hAnsi="Times New Roman" w:hint="eastAsia"/>
          <w:sz w:val="24"/>
        </w:rPr>
        <w:t>下面详细介绍</w:t>
      </w:r>
      <w:r w:rsidRPr="00441C70">
        <w:rPr>
          <w:rFonts w:ascii="Times New Roman" w:hAnsi="Times New Roman" w:hint="eastAsia"/>
          <w:sz w:val="24"/>
        </w:rPr>
        <w:t>Spark</w:t>
      </w:r>
      <w:r w:rsidRPr="00441C70">
        <w:rPr>
          <w:rFonts w:ascii="Times New Roman" w:hAnsi="Times New Roman" w:hint="eastAsia"/>
          <w:sz w:val="24"/>
        </w:rPr>
        <w:t>的架构中的基本组件。</w:t>
      </w:r>
    </w:p>
    <w:p w:rsidR="00441C70" w:rsidRPr="00441C70" w:rsidRDefault="00441C70" w:rsidP="00063FFB">
      <w:pPr>
        <w:spacing w:line="400" w:lineRule="exact"/>
        <w:ind w:firstLine="420"/>
        <w:rPr>
          <w:rFonts w:ascii="Times New Roman" w:hAnsi="Times New Roman"/>
          <w:sz w:val="24"/>
        </w:rPr>
      </w:pPr>
      <w:r w:rsidRPr="00441C70">
        <w:rPr>
          <w:rFonts w:ascii="Times New Roman" w:hAnsi="Times New Roman" w:hint="eastAsia"/>
          <w:sz w:val="24"/>
        </w:rPr>
        <w:t>·</w:t>
      </w:r>
      <w:r w:rsidRPr="00441C70">
        <w:rPr>
          <w:rFonts w:ascii="Times New Roman" w:hAnsi="Times New Roman" w:hint="eastAsia"/>
          <w:sz w:val="24"/>
        </w:rPr>
        <w:t>ClusterManager</w:t>
      </w:r>
      <w:r w:rsidRPr="00441C70">
        <w:rPr>
          <w:rFonts w:ascii="Times New Roman" w:hAnsi="Times New Roman" w:hint="eastAsia"/>
          <w:sz w:val="24"/>
        </w:rPr>
        <w:t>：</w:t>
      </w:r>
      <w:r w:rsidR="00FA1FE1">
        <w:rPr>
          <w:rFonts w:ascii="Times New Roman" w:hAnsi="Times New Roman" w:hint="eastAsia"/>
          <w:sz w:val="24"/>
        </w:rPr>
        <w:t>负责监控和管理整个集群</w:t>
      </w:r>
      <w:r w:rsidRPr="00441C70">
        <w:rPr>
          <w:rFonts w:ascii="Times New Roman" w:hAnsi="Times New Roman" w:hint="eastAsia"/>
          <w:sz w:val="24"/>
        </w:rPr>
        <w:t>。</w:t>
      </w:r>
    </w:p>
    <w:p w:rsidR="00441C70" w:rsidRPr="00441C70" w:rsidRDefault="00441C70" w:rsidP="00063FFB">
      <w:pPr>
        <w:spacing w:line="400" w:lineRule="exact"/>
        <w:ind w:firstLine="420"/>
        <w:rPr>
          <w:rFonts w:ascii="Times New Roman" w:hAnsi="Times New Roman"/>
          <w:sz w:val="24"/>
        </w:rPr>
      </w:pPr>
      <w:r w:rsidRPr="00441C70">
        <w:rPr>
          <w:rFonts w:ascii="Times New Roman" w:hAnsi="Times New Roman" w:hint="eastAsia"/>
          <w:sz w:val="24"/>
        </w:rPr>
        <w:lastRenderedPageBreak/>
        <w:t>·</w:t>
      </w:r>
      <w:r w:rsidRPr="00441C70">
        <w:rPr>
          <w:rFonts w:ascii="Times New Roman" w:hAnsi="Times New Roman" w:hint="eastAsia"/>
          <w:sz w:val="24"/>
        </w:rPr>
        <w:t>Worker</w:t>
      </w:r>
      <w:r w:rsidR="00E76DCC">
        <w:rPr>
          <w:rFonts w:ascii="Times New Roman" w:hAnsi="Times New Roman" w:hint="eastAsia"/>
          <w:sz w:val="24"/>
        </w:rPr>
        <w:t>：</w:t>
      </w:r>
      <w:r w:rsidR="00E76DCC">
        <w:rPr>
          <w:rFonts w:ascii="Times New Roman" w:hAnsi="Times New Roman" w:hint="eastAsia"/>
          <w:sz w:val="24"/>
        </w:rPr>
        <w:t>Slave</w:t>
      </w:r>
      <w:r w:rsidRPr="00441C70">
        <w:rPr>
          <w:rFonts w:ascii="Times New Roman" w:hAnsi="Times New Roman" w:hint="eastAsia"/>
          <w:sz w:val="24"/>
        </w:rPr>
        <w:t>节点，负责控制计算节点，启动</w:t>
      </w:r>
      <w:r w:rsidRPr="00441C70">
        <w:rPr>
          <w:rFonts w:ascii="Times New Roman" w:hAnsi="Times New Roman" w:hint="eastAsia"/>
          <w:sz w:val="24"/>
        </w:rPr>
        <w:t>Executor</w:t>
      </w:r>
      <w:r w:rsidRPr="00441C70">
        <w:rPr>
          <w:rFonts w:ascii="Times New Roman" w:hAnsi="Times New Roman" w:hint="eastAsia"/>
          <w:sz w:val="24"/>
        </w:rPr>
        <w:t>或</w:t>
      </w:r>
      <w:r w:rsidRPr="00441C70">
        <w:rPr>
          <w:rFonts w:ascii="Times New Roman" w:hAnsi="Times New Roman" w:hint="eastAsia"/>
          <w:sz w:val="24"/>
        </w:rPr>
        <w:t>Driver</w:t>
      </w:r>
      <w:r w:rsidRPr="00441C70">
        <w:rPr>
          <w:rFonts w:ascii="Times New Roman" w:hAnsi="Times New Roman" w:hint="eastAsia"/>
          <w:sz w:val="24"/>
        </w:rPr>
        <w:t>。</w:t>
      </w:r>
    </w:p>
    <w:p w:rsidR="00441C70" w:rsidRPr="00441C70" w:rsidRDefault="00441C70" w:rsidP="00063FFB">
      <w:pPr>
        <w:spacing w:line="400" w:lineRule="exact"/>
        <w:ind w:firstLine="420"/>
        <w:rPr>
          <w:rFonts w:ascii="Times New Roman" w:hAnsi="Times New Roman"/>
          <w:sz w:val="24"/>
        </w:rPr>
      </w:pPr>
      <w:r w:rsidRPr="00441C70">
        <w:rPr>
          <w:rFonts w:ascii="Times New Roman" w:hAnsi="Times New Roman" w:hint="eastAsia"/>
          <w:sz w:val="24"/>
        </w:rPr>
        <w:t>·</w:t>
      </w:r>
      <w:r w:rsidRPr="00441C70">
        <w:rPr>
          <w:rFonts w:ascii="Times New Roman" w:hAnsi="Times New Roman" w:hint="eastAsia"/>
          <w:sz w:val="24"/>
        </w:rPr>
        <w:t>Driver</w:t>
      </w:r>
      <w:r w:rsidR="00EE450A">
        <w:rPr>
          <w:rFonts w:ascii="Times New Roman" w:hAnsi="Times New Roman" w:hint="eastAsia"/>
          <w:sz w:val="24"/>
        </w:rPr>
        <w:t>：</w:t>
      </w:r>
      <w:r w:rsidR="00EE450A">
        <w:rPr>
          <w:rFonts w:ascii="Times New Roman" w:hAnsi="Times New Roman" w:hint="eastAsia"/>
          <w:sz w:val="24"/>
        </w:rPr>
        <w:t>Driver</w:t>
      </w:r>
      <w:r w:rsidR="00EE450A">
        <w:rPr>
          <w:rFonts w:ascii="Times New Roman" w:hAnsi="Times New Roman" w:hint="eastAsia"/>
          <w:sz w:val="24"/>
        </w:rPr>
        <w:t>主要负责运行</w:t>
      </w:r>
      <w:r w:rsidR="00EE450A">
        <w:rPr>
          <w:rFonts w:ascii="Times New Roman" w:hAnsi="Times New Roman" w:hint="eastAsia"/>
          <w:sz w:val="24"/>
        </w:rPr>
        <w:t>Spark Application</w:t>
      </w:r>
      <w:r w:rsidRPr="00441C70">
        <w:rPr>
          <w:rFonts w:ascii="Times New Roman" w:hAnsi="Times New Roman" w:hint="eastAsia"/>
          <w:sz w:val="24"/>
        </w:rPr>
        <w:t>并创建</w:t>
      </w:r>
      <w:r w:rsidRPr="00441C70">
        <w:rPr>
          <w:rFonts w:ascii="Times New Roman" w:hAnsi="Times New Roman" w:hint="eastAsia"/>
          <w:sz w:val="24"/>
        </w:rPr>
        <w:t>SparkContext</w:t>
      </w:r>
      <w:r w:rsidRPr="00441C70">
        <w:rPr>
          <w:rFonts w:ascii="Times New Roman" w:hAnsi="Times New Roman" w:hint="eastAsia"/>
          <w:sz w:val="24"/>
        </w:rPr>
        <w:t>。</w:t>
      </w:r>
    </w:p>
    <w:p w:rsidR="00441C70" w:rsidRPr="00441C70" w:rsidRDefault="00441C70" w:rsidP="00063FFB">
      <w:pPr>
        <w:spacing w:line="400" w:lineRule="exact"/>
        <w:ind w:firstLine="420"/>
        <w:rPr>
          <w:rFonts w:ascii="Times New Roman" w:hAnsi="Times New Roman"/>
          <w:sz w:val="24"/>
        </w:rPr>
      </w:pPr>
      <w:r w:rsidRPr="00441C70">
        <w:rPr>
          <w:rFonts w:ascii="Times New Roman" w:hAnsi="Times New Roman" w:hint="eastAsia"/>
          <w:sz w:val="24"/>
        </w:rPr>
        <w:t>·</w:t>
      </w:r>
      <w:bookmarkStart w:id="96" w:name="OLE_LINK186"/>
      <w:bookmarkStart w:id="97" w:name="OLE_LINK187"/>
      <w:r w:rsidRPr="00441C70">
        <w:rPr>
          <w:rFonts w:ascii="Times New Roman" w:hAnsi="Times New Roman" w:hint="eastAsia"/>
          <w:sz w:val="24"/>
        </w:rPr>
        <w:t>Executor</w:t>
      </w:r>
      <w:bookmarkEnd w:id="96"/>
      <w:bookmarkEnd w:id="97"/>
      <w:r w:rsidRPr="00441C70">
        <w:rPr>
          <w:rFonts w:ascii="Times New Roman" w:hAnsi="Times New Roman" w:hint="eastAsia"/>
          <w:sz w:val="24"/>
        </w:rPr>
        <w:t>：</w:t>
      </w:r>
      <w:r w:rsidR="00FA1FE1">
        <w:rPr>
          <w:rFonts w:ascii="Times New Roman" w:hAnsi="Times New Roman" w:hint="eastAsia"/>
          <w:sz w:val="24"/>
        </w:rPr>
        <w:t>具体负责执行</w:t>
      </w:r>
      <w:r w:rsidR="00FA1FE1">
        <w:rPr>
          <w:rFonts w:ascii="Times New Roman" w:hAnsi="Times New Roman" w:hint="eastAsia"/>
          <w:sz w:val="24"/>
        </w:rPr>
        <w:t>spark</w:t>
      </w:r>
      <w:r w:rsidR="00FA1FE1">
        <w:rPr>
          <w:rFonts w:ascii="Times New Roman" w:hAnsi="Times New Roman" w:hint="eastAsia"/>
          <w:sz w:val="24"/>
        </w:rPr>
        <w:t>任务的线程池</w:t>
      </w:r>
      <w:r w:rsidRPr="00441C70">
        <w:rPr>
          <w:rFonts w:ascii="Times New Roman" w:hAnsi="Times New Roman" w:hint="eastAsia"/>
          <w:sz w:val="24"/>
        </w:rPr>
        <w:t>。</w:t>
      </w:r>
    </w:p>
    <w:p w:rsidR="00441C70" w:rsidRPr="00441C70" w:rsidRDefault="00441C70" w:rsidP="00E76DCC">
      <w:pPr>
        <w:spacing w:line="400" w:lineRule="exact"/>
        <w:ind w:firstLine="420"/>
        <w:rPr>
          <w:rFonts w:ascii="Times New Roman" w:hAnsi="Times New Roman"/>
          <w:sz w:val="24"/>
        </w:rPr>
      </w:pPr>
      <w:r w:rsidRPr="00441C70">
        <w:rPr>
          <w:rFonts w:ascii="Times New Roman" w:hAnsi="Times New Roman" w:hint="eastAsia"/>
          <w:sz w:val="24"/>
        </w:rPr>
        <w:t>·</w:t>
      </w:r>
      <w:bookmarkStart w:id="98" w:name="OLE_LINK151"/>
      <w:r w:rsidRPr="00441C70">
        <w:rPr>
          <w:rFonts w:ascii="Times New Roman" w:hAnsi="Times New Roman" w:hint="eastAsia"/>
          <w:sz w:val="24"/>
        </w:rPr>
        <w:t>SparkContext</w:t>
      </w:r>
      <w:bookmarkEnd w:id="98"/>
      <w:r w:rsidR="00E76DCC">
        <w:rPr>
          <w:rFonts w:ascii="Times New Roman" w:hAnsi="Times New Roman" w:hint="eastAsia"/>
          <w:sz w:val="24"/>
        </w:rPr>
        <w:t>：</w:t>
      </w:r>
      <w:r w:rsidR="00FA1FE1">
        <w:rPr>
          <w:rFonts w:ascii="Times New Roman" w:hAnsi="Times New Roman" w:hint="eastAsia"/>
          <w:sz w:val="24"/>
        </w:rPr>
        <w:t>负</w:t>
      </w:r>
      <w:r w:rsidR="00E76DCC">
        <w:rPr>
          <w:rFonts w:ascii="Times New Roman" w:hAnsi="Times New Roman" w:hint="eastAsia"/>
          <w:sz w:val="24"/>
        </w:rPr>
        <w:t>责</w:t>
      </w:r>
      <w:r w:rsidRPr="00441C70">
        <w:rPr>
          <w:rFonts w:ascii="Times New Roman" w:hAnsi="Times New Roman" w:hint="eastAsia"/>
          <w:sz w:val="24"/>
        </w:rPr>
        <w:t>控制</w:t>
      </w:r>
      <w:r w:rsidR="00E76DCC">
        <w:rPr>
          <w:rFonts w:ascii="Times New Roman" w:hAnsi="Times New Roman" w:hint="eastAsia"/>
          <w:sz w:val="24"/>
        </w:rPr>
        <w:t>Spark</w:t>
      </w:r>
      <w:r w:rsidRPr="00441C70">
        <w:rPr>
          <w:rFonts w:ascii="Times New Roman" w:hAnsi="Times New Roman" w:hint="eastAsia"/>
          <w:sz w:val="24"/>
        </w:rPr>
        <w:t>应用的生命周期。</w:t>
      </w:r>
    </w:p>
    <w:p w:rsidR="00E76DCC" w:rsidRDefault="00441C70" w:rsidP="00063FFB">
      <w:pPr>
        <w:spacing w:line="400" w:lineRule="exact"/>
        <w:ind w:firstLine="420"/>
        <w:rPr>
          <w:rFonts w:ascii="Times New Roman" w:hAnsi="Times New Roman"/>
          <w:sz w:val="24"/>
        </w:rPr>
      </w:pPr>
      <w:r w:rsidRPr="00441C70">
        <w:rPr>
          <w:rFonts w:ascii="Times New Roman" w:hAnsi="Times New Roman" w:hint="eastAsia"/>
          <w:sz w:val="24"/>
        </w:rPr>
        <w:t>·</w:t>
      </w:r>
      <w:r w:rsidRPr="00441C70">
        <w:rPr>
          <w:rFonts w:ascii="Times New Roman" w:hAnsi="Times New Roman" w:hint="eastAsia"/>
          <w:sz w:val="24"/>
        </w:rPr>
        <w:t>RDD</w:t>
      </w:r>
      <w:r w:rsidRPr="00441C70">
        <w:rPr>
          <w:rFonts w:ascii="Times New Roman" w:hAnsi="Times New Roman" w:hint="eastAsia"/>
          <w:sz w:val="24"/>
        </w:rPr>
        <w:t>：</w:t>
      </w:r>
      <w:r w:rsidR="00E76DCC">
        <w:rPr>
          <w:rFonts w:ascii="Times New Roman" w:hAnsi="Times New Roman" w:hint="eastAsia"/>
          <w:sz w:val="24"/>
        </w:rPr>
        <w:t>弹性数据分布式数据集，</w:t>
      </w:r>
      <w:r w:rsidR="00E76DCC" w:rsidRPr="00E76DCC">
        <w:rPr>
          <w:rFonts w:ascii="Times New Roman" w:hAnsi="Times New Roman" w:hint="eastAsia"/>
          <w:sz w:val="24"/>
        </w:rPr>
        <w:t>是一个只读的分区记录集合</w:t>
      </w:r>
      <w:r w:rsidR="00E76DCC">
        <w:rPr>
          <w:rFonts w:ascii="Times New Roman" w:hAnsi="Times New Roman" w:hint="eastAsia"/>
          <w:sz w:val="24"/>
        </w:rPr>
        <w:t>。</w:t>
      </w:r>
    </w:p>
    <w:p w:rsidR="00441C70" w:rsidRPr="00441C70" w:rsidRDefault="00441C70" w:rsidP="00063FFB">
      <w:pPr>
        <w:spacing w:line="400" w:lineRule="exact"/>
        <w:ind w:firstLine="420"/>
        <w:rPr>
          <w:rFonts w:ascii="Times New Roman" w:hAnsi="Times New Roman"/>
          <w:sz w:val="24"/>
        </w:rPr>
      </w:pPr>
      <w:r w:rsidRPr="00441C70">
        <w:rPr>
          <w:rFonts w:ascii="Times New Roman" w:hAnsi="Times New Roman" w:hint="eastAsia"/>
          <w:sz w:val="24"/>
        </w:rPr>
        <w:t>·</w:t>
      </w:r>
      <w:r w:rsidRPr="00441C70">
        <w:rPr>
          <w:rFonts w:ascii="Times New Roman" w:hAnsi="Times New Roman" w:hint="eastAsia"/>
          <w:sz w:val="24"/>
        </w:rPr>
        <w:t>DAG Scheduler</w:t>
      </w:r>
      <w:r w:rsidR="00FA1FE1">
        <w:rPr>
          <w:rFonts w:ascii="Times New Roman" w:hAnsi="Times New Roman" w:hint="eastAsia"/>
          <w:sz w:val="24"/>
        </w:rPr>
        <w:t>：将作业划分为</w:t>
      </w:r>
      <w:r w:rsidRPr="00441C70">
        <w:rPr>
          <w:rFonts w:ascii="Times New Roman" w:hAnsi="Times New Roman" w:hint="eastAsia"/>
          <w:sz w:val="24"/>
        </w:rPr>
        <w:t>DAG</w:t>
      </w:r>
      <w:r w:rsidRPr="00441C70">
        <w:rPr>
          <w:rFonts w:ascii="Times New Roman" w:hAnsi="Times New Roman" w:hint="eastAsia"/>
          <w:sz w:val="24"/>
        </w:rPr>
        <w:t>，</w:t>
      </w:r>
      <w:r w:rsidR="00FA1FE1">
        <w:rPr>
          <w:rFonts w:ascii="Times New Roman" w:hAnsi="Times New Roman" w:hint="eastAsia"/>
          <w:sz w:val="24"/>
        </w:rPr>
        <w:t>然后将子任务提交</w:t>
      </w:r>
      <w:r w:rsidRPr="00441C70">
        <w:rPr>
          <w:rFonts w:ascii="Times New Roman" w:hAnsi="Times New Roman" w:hint="eastAsia"/>
          <w:sz w:val="24"/>
        </w:rPr>
        <w:t>给</w:t>
      </w:r>
      <w:r w:rsidRPr="00441C70">
        <w:rPr>
          <w:rFonts w:ascii="Times New Roman" w:hAnsi="Times New Roman" w:hint="eastAsia"/>
          <w:sz w:val="24"/>
        </w:rPr>
        <w:t>TaskScheduler</w:t>
      </w:r>
      <w:r w:rsidRPr="00441C70">
        <w:rPr>
          <w:rFonts w:ascii="Times New Roman" w:hAnsi="Times New Roman" w:hint="eastAsia"/>
          <w:sz w:val="24"/>
        </w:rPr>
        <w:t>。</w:t>
      </w:r>
    </w:p>
    <w:p w:rsidR="00441C70" w:rsidRDefault="00441C70" w:rsidP="00063FFB">
      <w:pPr>
        <w:spacing w:line="400" w:lineRule="exact"/>
        <w:ind w:firstLine="420"/>
        <w:rPr>
          <w:rFonts w:ascii="Times New Roman" w:hAnsi="Times New Roman"/>
          <w:sz w:val="24"/>
        </w:rPr>
      </w:pPr>
      <w:r w:rsidRPr="00441C70">
        <w:rPr>
          <w:rFonts w:ascii="Times New Roman" w:hAnsi="Times New Roman" w:hint="eastAsia"/>
          <w:sz w:val="24"/>
        </w:rPr>
        <w:t>·</w:t>
      </w:r>
      <w:r w:rsidRPr="00441C70">
        <w:rPr>
          <w:rFonts w:ascii="Times New Roman" w:hAnsi="Times New Roman" w:hint="eastAsia"/>
          <w:sz w:val="24"/>
        </w:rPr>
        <w:t>TaskScheduler</w:t>
      </w:r>
      <w:r w:rsidRPr="00441C70">
        <w:rPr>
          <w:rFonts w:ascii="Times New Roman" w:hAnsi="Times New Roman" w:hint="eastAsia"/>
          <w:sz w:val="24"/>
        </w:rPr>
        <w:t>：</w:t>
      </w:r>
      <w:r w:rsidR="00FA1FE1">
        <w:rPr>
          <w:rFonts w:ascii="Times New Roman" w:hAnsi="Times New Roman" w:hint="eastAsia"/>
          <w:sz w:val="24"/>
        </w:rPr>
        <w:t>负责调度子任务给</w:t>
      </w:r>
      <w:r w:rsidR="00FA1FE1" w:rsidRPr="00441C70">
        <w:rPr>
          <w:rFonts w:ascii="Times New Roman" w:hAnsi="Times New Roman" w:hint="eastAsia"/>
          <w:sz w:val="24"/>
        </w:rPr>
        <w:t>Executor</w:t>
      </w:r>
      <w:r w:rsidR="00FA1FE1">
        <w:rPr>
          <w:rFonts w:ascii="Times New Roman" w:hAnsi="Times New Roman" w:hint="eastAsia"/>
          <w:sz w:val="24"/>
        </w:rPr>
        <w:t>执行</w:t>
      </w:r>
      <w:r w:rsidRPr="00441C70">
        <w:rPr>
          <w:rFonts w:ascii="Times New Roman" w:hAnsi="Times New Roman" w:hint="eastAsia"/>
          <w:sz w:val="24"/>
        </w:rPr>
        <w:t>。</w:t>
      </w:r>
    </w:p>
    <w:p w:rsidR="001A6162" w:rsidRDefault="001A6162" w:rsidP="001A6162">
      <w:pPr>
        <w:jc w:val="center"/>
        <w:rPr>
          <w:rFonts w:ascii="Times New Roman" w:hAnsi="Times New Roman"/>
          <w:sz w:val="24"/>
        </w:rPr>
      </w:pPr>
      <w:r>
        <w:object w:dxaOrig="6236" w:dyaOrig="4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2.25pt;height:192pt" o:ole="">
            <v:imagedata r:id="rId25" o:title=""/>
          </v:shape>
          <o:OLEObject Type="Embed" ProgID="Visio.Drawing.11" ShapeID="_x0000_i1025" DrawAspect="Content" ObjectID="_1550648215" r:id="rId26"/>
        </w:object>
      </w:r>
    </w:p>
    <w:p w:rsidR="001A6162" w:rsidRDefault="001A6162" w:rsidP="001A6162">
      <w:pPr>
        <w:ind w:firstLine="420"/>
        <w:jc w:val="center"/>
        <w:rPr>
          <w:rFonts w:ascii="Times New Roman" w:eastAsia="楷体" w:hAnsi="Times New Roman"/>
        </w:rPr>
      </w:pPr>
      <w:bookmarkStart w:id="99" w:name="OLE_LINK134"/>
      <w:bookmarkStart w:id="100" w:name="OLE_LINK135"/>
      <w:r w:rsidRPr="005805FF">
        <w:rPr>
          <w:rFonts w:ascii="Times New Roman" w:eastAsia="楷体" w:hAnsi="Times New Roman" w:hint="eastAsia"/>
        </w:rPr>
        <w:t>图</w:t>
      </w:r>
      <w:r>
        <w:rPr>
          <w:rFonts w:ascii="Times New Roman" w:eastAsia="楷体" w:hAnsi="Times New Roman" w:hint="eastAsia"/>
        </w:rPr>
        <w:t xml:space="preserve"> 2-2</w:t>
      </w:r>
      <w:r w:rsidRPr="005805FF">
        <w:rPr>
          <w:rFonts w:ascii="Times New Roman" w:eastAsia="楷体" w:hAnsi="Times New Roman" w:hint="eastAsia"/>
        </w:rPr>
        <w:t xml:space="preserve"> Spark</w:t>
      </w:r>
      <w:r w:rsidRPr="005805FF">
        <w:rPr>
          <w:rFonts w:ascii="Times New Roman" w:eastAsia="楷体" w:hAnsi="Times New Roman" w:hint="eastAsia"/>
        </w:rPr>
        <w:t>的任务处理流程图</w:t>
      </w:r>
      <w:bookmarkEnd w:id="99"/>
      <w:bookmarkEnd w:id="100"/>
    </w:p>
    <w:p w:rsidR="001A6162" w:rsidRDefault="001A6162" w:rsidP="001A6162">
      <w:pPr>
        <w:jc w:val="center"/>
        <w:rPr>
          <w:rFonts w:ascii="Times New Roman" w:hAnsi="Times New Roman"/>
          <w:sz w:val="24"/>
        </w:rPr>
      </w:pPr>
      <w:r>
        <w:object w:dxaOrig="9120" w:dyaOrig="3390">
          <v:shape id="_x0000_i1026" type="#_x0000_t75" style="width:415.5pt;height:155.25pt" o:ole="">
            <v:imagedata r:id="rId27" o:title=""/>
          </v:shape>
          <o:OLEObject Type="Embed" ProgID="Visio.Drawing.15" ShapeID="_x0000_i1026" DrawAspect="Content" ObjectID="_1550648216" r:id="rId28"/>
        </w:object>
      </w:r>
    </w:p>
    <w:p w:rsidR="001A6162" w:rsidRPr="001A6162" w:rsidRDefault="001A6162" w:rsidP="001A6162">
      <w:pPr>
        <w:ind w:firstLine="420"/>
        <w:jc w:val="center"/>
        <w:rPr>
          <w:rFonts w:ascii="Times New Roman" w:eastAsia="楷体" w:hAnsi="Times New Roman"/>
        </w:rPr>
      </w:pPr>
      <w:r w:rsidRPr="005805FF">
        <w:rPr>
          <w:rFonts w:ascii="Times New Roman" w:eastAsia="楷体" w:hAnsi="Times New Roman" w:hint="eastAsia"/>
        </w:rPr>
        <w:t>图</w:t>
      </w:r>
      <w:r w:rsidRPr="005805FF">
        <w:rPr>
          <w:rFonts w:ascii="Times New Roman" w:eastAsia="楷体" w:hAnsi="Times New Roman" w:hint="eastAsia"/>
        </w:rPr>
        <w:t xml:space="preserve"> 2-3 Spark</w:t>
      </w:r>
      <w:r w:rsidRPr="005805FF">
        <w:rPr>
          <w:rFonts w:ascii="Times New Roman" w:eastAsia="楷体" w:hAnsi="Times New Roman" w:hint="eastAsia"/>
        </w:rPr>
        <w:t>架构图</w:t>
      </w:r>
    </w:p>
    <w:p w:rsidR="001A6162" w:rsidRPr="001A6162" w:rsidRDefault="00441C70" w:rsidP="001A6162">
      <w:pPr>
        <w:spacing w:line="400" w:lineRule="exact"/>
        <w:ind w:firstLine="420"/>
        <w:jc w:val="both"/>
        <w:rPr>
          <w:rFonts w:ascii="Times New Roman" w:hAnsi="Times New Roman"/>
          <w:sz w:val="24"/>
        </w:rPr>
      </w:pPr>
      <w:r w:rsidRPr="00441C70">
        <w:rPr>
          <w:rFonts w:ascii="Times New Roman" w:hAnsi="Times New Roman" w:hint="eastAsia"/>
          <w:sz w:val="24"/>
        </w:rPr>
        <w:t>Spark</w:t>
      </w:r>
      <w:r w:rsidR="00FA1FE1">
        <w:rPr>
          <w:rFonts w:ascii="Times New Roman" w:hAnsi="Times New Roman" w:hint="eastAsia"/>
          <w:sz w:val="24"/>
        </w:rPr>
        <w:t>整体的工作流程</w:t>
      </w:r>
      <w:r w:rsidRPr="00441C70">
        <w:rPr>
          <w:rFonts w:ascii="Times New Roman" w:hAnsi="Times New Roman" w:hint="eastAsia"/>
          <w:sz w:val="24"/>
        </w:rPr>
        <w:t>：</w:t>
      </w:r>
      <w:r w:rsidR="00E76DCC">
        <w:rPr>
          <w:rFonts w:ascii="Times New Roman" w:hAnsi="Times New Roman" w:hint="eastAsia"/>
          <w:sz w:val="24"/>
        </w:rPr>
        <w:t>用户通过</w:t>
      </w:r>
      <w:r w:rsidRPr="00441C70">
        <w:rPr>
          <w:rFonts w:ascii="Times New Roman" w:hAnsi="Times New Roman" w:hint="eastAsia"/>
          <w:sz w:val="24"/>
        </w:rPr>
        <w:t>Client</w:t>
      </w:r>
      <w:r w:rsidRPr="00441C70">
        <w:rPr>
          <w:rFonts w:ascii="Times New Roman" w:hAnsi="Times New Roman" w:hint="eastAsia"/>
          <w:sz w:val="24"/>
        </w:rPr>
        <w:t>提交应用</w:t>
      </w:r>
      <w:r w:rsidR="00E76DCC">
        <w:rPr>
          <w:rFonts w:ascii="Times New Roman" w:hAnsi="Times New Roman" w:hint="eastAsia"/>
          <w:sz w:val="24"/>
        </w:rPr>
        <w:t>后</w:t>
      </w:r>
      <w:r w:rsidRPr="00441C70">
        <w:rPr>
          <w:rFonts w:ascii="Times New Roman" w:hAnsi="Times New Roman" w:hint="eastAsia"/>
          <w:sz w:val="24"/>
        </w:rPr>
        <w:t>，</w:t>
      </w:r>
      <w:r w:rsidR="00FA1FE1">
        <w:rPr>
          <w:rFonts w:ascii="Times New Roman" w:hAnsi="Times New Roman" w:hint="eastAsia"/>
          <w:sz w:val="24"/>
        </w:rPr>
        <w:t>主</w:t>
      </w:r>
      <w:r w:rsidR="00E76DCC">
        <w:rPr>
          <w:rFonts w:ascii="Times New Roman" w:hAnsi="Times New Roman" w:hint="eastAsia"/>
          <w:sz w:val="24"/>
        </w:rPr>
        <w:t>节点通过相关算法指定</w:t>
      </w:r>
      <w:r w:rsidRPr="00441C70">
        <w:rPr>
          <w:rFonts w:ascii="Times New Roman" w:hAnsi="Times New Roman" w:hint="eastAsia"/>
          <w:sz w:val="24"/>
        </w:rPr>
        <w:t>一个</w:t>
      </w:r>
      <w:r w:rsidR="00FA1FE1">
        <w:rPr>
          <w:rFonts w:ascii="Times New Roman" w:hAnsi="Times New Roman" w:hint="eastAsia"/>
          <w:sz w:val="24"/>
        </w:rPr>
        <w:t>工作节点</w:t>
      </w:r>
      <w:r w:rsidRPr="00441C70">
        <w:rPr>
          <w:rFonts w:ascii="Times New Roman" w:hAnsi="Times New Roman" w:hint="eastAsia"/>
          <w:sz w:val="24"/>
        </w:rPr>
        <w:t>启动</w:t>
      </w:r>
      <w:r w:rsidRPr="00441C70">
        <w:rPr>
          <w:rFonts w:ascii="Times New Roman" w:hAnsi="Times New Roman" w:hint="eastAsia"/>
          <w:sz w:val="24"/>
        </w:rPr>
        <w:t>Driver</w:t>
      </w:r>
      <w:r w:rsidR="00FA1FE1">
        <w:rPr>
          <w:rFonts w:ascii="Times New Roman" w:hAnsi="Times New Roman" w:hint="eastAsia"/>
          <w:sz w:val="24"/>
        </w:rPr>
        <w:t>，主</w:t>
      </w:r>
      <w:r w:rsidR="00F10D34">
        <w:rPr>
          <w:rFonts w:ascii="Times New Roman" w:hAnsi="Times New Roman" w:hint="eastAsia"/>
          <w:sz w:val="24"/>
        </w:rPr>
        <w:t>节点或者资源管理器分配给</w:t>
      </w:r>
      <w:r w:rsidR="00F10D34" w:rsidRPr="00441C70">
        <w:rPr>
          <w:rFonts w:ascii="Times New Roman" w:hAnsi="Times New Roman" w:hint="eastAsia"/>
          <w:sz w:val="24"/>
        </w:rPr>
        <w:t>Driver</w:t>
      </w:r>
      <w:r w:rsidRPr="00441C70">
        <w:rPr>
          <w:rFonts w:ascii="Times New Roman" w:hAnsi="Times New Roman" w:hint="eastAsia"/>
          <w:sz w:val="24"/>
        </w:rPr>
        <w:t>资源</w:t>
      </w:r>
      <w:r w:rsidR="00F10D34">
        <w:rPr>
          <w:rFonts w:ascii="Times New Roman" w:hAnsi="Times New Roman" w:hint="eastAsia"/>
          <w:sz w:val="24"/>
        </w:rPr>
        <w:t>后</w:t>
      </w:r>
      <w:r w:rsidRPr="00441C70">
        <w:rPr>
          <w:rFonts w:ascii="Times New Roman" w:hAnsi="Times New Roman" w:hint="eastAsia"/>
          <w:sz w:val="24"/>
        </w:rPr>
        <w:t>，</w:t>
      </w:r>
      <w:r w:rsidR="002714D5">
        <w:rPr>
          <w:rFonts w:ascii="Times New Roman" w:hAnsi="Times New Roman" w:hint="eastAsia"/>
          <w:sz w:val="24"/>
        </w:rPr>
        <w:t>然后</w:t>
      </w:r>
      <w:r w:rsidR="002714D5">
        <w:rPr>
          <w:rFonts w:ascii="Times New Roman" w:hAnsi="Times New Roman" w:hint="eastAsia"/>
          <w:sz w:val="24"/>
        </w:rPr>
        <w:t>Driver</w:t>
      </w:r>
      <w:r w:rsidR="002714D5">
        <w:rPr>
          <w:rFonts w:ascii="Times New Roman" w:hAnsi="Times New Roman" w:hint="eastAsia"/>
          <w:sz w:val="24"/>
        </w:rPr>
        <w:t>组件将用户提交的</w:t>
      </w:r>
      <w:r w:rsidR="002714D5">
        <w:rPr>
          <w:rFonts w:ascii="Times New Roman" w:hAnsi="Times New Roman" w:hint="eastAsia"/>
          <w:sz w:val="24"/>
        </w:rPr>
        <w:t>Spark</w:t>
      </w:r>
      <w:r w:rsidR="002714D5">
        <w:rPr>
          <w:rFonts w:ascii="Times New Roman" w:hAnsi="Times New Roman" w:hint="eastAsia"/>
          <w:sz w:val="24"/>
        </w:rPr>
        <w:t>作业转换为</w:t>
      </w:r>
      <w:r w:rsidR="002714D5">
        <w:rPr>
          <w:rFonts w:ascii="Times New Roman" w:hAnsi="Times New Roman" w:hint="eastAsia"/>
          <w:sz w:val="24"/>
        </w:rPr>
        <w:t>RDD</w:t>
      </w:r>
      <w:r w:rsidR="002714D5">
        <w:rPr>
          <w:rFonts w:ascii="Times New Roman" w:hAnsi="Times New Roman" w:hint="eastAsia"/>
          <w:sz w:val="24"/>
        </w:rPr>
        <w:t>依赖图，之后</w:t>
      </w:r>
      <w:r w:rsidR="002714D5" w:rsidRPr="00441C70">
        <w:rPr>
          <w:rFonts w:ascii="Times New Roman" w:hAnsi="Times New Roman" w:hint="eastAsia"/>
          <w:sz w:val="24"/>
        </w:rPr>
        <w:t>DAGScheduler</w:t>
      </w:r>
      <w:r w:rsidR="002714D5">
        <w:rPr>
          <w:rFonts w:ascii="Times New Roman" w:hAnsi="Times New Roman" w:hint="eastAsia"/>
          <w:sz w:val="24"/>
        </w:rPr>
        <w:t>将各个子任务交给任务调度器，任务调度器根据调度算法将各个任务分配给相关的</w:t>
      </w:r>
      <w:r w:rsidR="002714D5" w:rsidRPr="00441C70">
        <w:rPr>
          <w:rFonts w:ascii="Times New Roman" w:hAnsi="Times New Roman" w:hint="eastAsia"/>
          <w:sz w:val="24"/>
        </w:rPr>
        <w:t>Executor</w:t>
      </w:r>
      <w:r w:rsidR="002714D5">
        <w:rPr>
          <w:rFonts w:ascii="Times New Roman" w:hAnsi="Times New Roman" w:hint="eastAsia"/>
          <w:sz w:val="24"/>
        </w:rPr>
        <w:t>执行</w:t>
      </w:r>
      <w:r w:rsidRPr="00441C70">
        <w:rPr>
          <w:rFonts w:ascii="Times New Roman" w:hAnsi="Times New Roman" w:hint="eastAsia"/>
          <w:sz w:val="24"/>
        </w:rPr>
        <w:t>。</w:t>
      </w:r>
    </w:p>
    <w:p w:rsidR="004922B2" w:rsidRPr="004922B2" w:rsidRDefault="003354A5" w:rsidP="003647B6">
      <w:pPr>
        <w:pStyle w:val="110"/>
        <w:spacing w:before="156" w:after="156"/>
        <w:rPr>
          <w:lang w:val="en-US" w:eastAsia="zh-CN"/>
        </w:rPr>
      </w:pPr>
      <w:bookmarkStart w:id="101" w:name="_Toc476847704"/>
      <w:r w:rsidRPr="00063FFB">
        <w:rPr>
          <w:lang w:val="en-US" w:eastAsia="zh-CN"/>
        </w:rPr>
        <w:lastRenderedPageBreak/>
        <w:t>2.</w:t>
      </w:r>
      <w:r w:rsidRPr="00063FFB">
        <w:rPr>
          <w:rFonts w:hint="eastAsia"/>
          <w:lang w:val="en-US" w:eastAsia="zh-CN"/>
        </w:rPr>
        <w:t>2</w:t>
      </w:r>
      <w:r w:rsidR="004922B2" w:rsidRPr="004922B2">
        <w:rPr>
          <w:rFonts w:hint="eastAsia"/>
          <w:lang w:val="en-US" w:eastAsia="zh-CN"/>
        </w:rPr>
        <w:t>HDFS分布式文件存储系统</w:t>
      </w:r>
      <w:bookmarkStart w:id="102" w:name="OLE_LINK23"/>
      <w:bookmarkStart w:id="103" w:name="OLE_LINK24"/>
      <w:bookmarkEnd w:id="101"/>
    </w:p>
    <w:p w:rsidR="00A959C1" w:rsidRDefault="006A321B" w:rsidP="00C4556A">
      <w:pPr>
        <w:snapToGrid w:val="0"/>
        <w:spacing w:line="400" w:lineRule="exact"/>
        <w:ind w:firstLine="420"/>
        <w:jc w:val="both"/>
        <w:rPr>
          <w:rFonts w:ascii="Times New Roman" w:hAnsi="Times New Roman"/>
          <w:sz w:val="24"/>
        </w:rPr>
      </w:pPr>
      <w:bookmarkStart w:id="104" w:name="OLE_LINK152"/>
      <w:bookmarkEnd w:id="102"/>
      <w:bookmarkEnd w:id="103"/>
      <w:r>
        <w:rPr>
          <w:rFonts w:ascii="Times New Roman" w:hAnsi="Times New Roman" w:hint="eastAsia"/>
          <w:sz w:val="24"/>
        </w:rPr>
        <w:t>HDFS</w:t>
      </w:r>
      <w:bookmarkEnd w:id="104"/>
      <w:r>
        <w:rPr>
          <w:rFonts w:ascii="Times New Roman" w:hAnsi="Times New Roman" w:hint="eastAsia"/>
          <w:sz w:val="24"/>
        </w:rPr>
        <w:t>是</w:t>
      </w:r>
      <w:r>
        <w:rPr>
          <w:rFonts w:ascii="Times New Roman" w:hAnsi="Times New Roman" w:hint="eastAsia"/>
          <w:sz w:val="24"/>
        </w:rPr>
        <w:t>Hadoop Didtribute File System</w:t>
      </w:r>
      <w:r>
        <w:rPr>
          <w:rFonts w:ascii="Times New Roman" w:hAnsi="Times New Roman" w:hint="eastAsia"/>
          <w:sz w:val="24"/>
        </w:rPr>
        <w:t>的简称</w:t>
      </w:r>
      <w:fldSimple w:instr="REF _Ref470530582 \r \h  \* MERGEFORMAT ">
        <w:r w:rsidR="005F7DD1">
          <w:rPr>
            <w:rFonts w:ascii="Times New Roman" w:hAnsi="Times New Roman"/>
            <w:sz w:val="24"/>
            <w:vertAlign w:val="superscript"/>
          </w:rPr>
          <w:t>[25]</w:t>
        </w:r>
      </w:fldSimple>
      <w:r>
        <w:rPr>
          <w:rFonts w:ascii="Times New Roman" w:hAnsi="Times New Roman" w:hint="eastAsia"/>
          <w:sz w:val="24"/>
        </w:rPr>
        <w:t>，即</w:t>
      </w:r>
      <w:r>
        <w:rPr>
          <w:rFonts w:ascii="Times New Roman" w:hAnsi="Times New Roman" w:hint="eastAsia"/>
          <w:sz w:val="24"/>
        </w:rPr>
        <w:t>Hadoop</w:t>
      </w:r>
      <w:r>
        <w:rPr>
          <w:rFonts w:ascii="Times New Roman" w:hAnsi="Times New Roman" w:hint="eastAsia"/>
          <w:sz w:val="24"/>
        </w:rPr>
        <w:t>分布式文件存储系统。</w:t>
      </w:r>
      <w:r>
        <w:rPr>
          <w:rFonts w:ascii="Times New Roman" w:hAnsi="Times New Roman" w:hint="eastAsia"/>
          <w:sz w:val="24"/>
        </w:rPr>
        <w:t>HDFS</w:t>
      </w:r>
      <w:r>
        <w:rPr>
          <w:rFonts w:ascii="Times New Roman" w:hAnsi="Times New Roman" w:hint="eastAsia"/>
          <w:sz w:val="24"/>
        </w:rPr>
        <w:t>的主要设计思想是存储超大文件、一次写入、多次读取、运行在廉价的服务器上。</w:t>
      </w:r>
      <w:r>
        <w:rPr>
          <w:rFonts w:ascii="Times New Roman" w:hAnsi="Times New Roman" w:hint="eastAsia"/>
          <w:sz w:val="24"/>
        </w:rPr>
        <w:t>HDFS</w:t>
      </w:r>
      <w:r w:rsidR="006D625D">
        <w:rPr>
          <w:rFonts w:ascii="Times New Roman" w:hAnsi="Times New Roman" w:hint="eastAsia"/>
          <w:sz w:val="24"/>
        </w:rPr>
        <w:t>的基本框架如</w:t>
      </w:r>
      <w:r>
        <w:rPr>
          <w:rFonts w:ascii="Times New Roman" w:hAnsi="Times New Roman" w:hint="eastAsia"/>
          <w:sz w:val="24"/>
        </w:rPr>
        <w:t>图</w:t>
      </w:r>
      <w:r w:rsidR="006D625D">
        <w:rPr>
          <w:rFonts w:ascii="Times New Roman" w:hAnsi="Times New Roman" w:hint="eastAsia"/>
          <w:sz w:val="24"/>
        </w:rPr>
        <w:t>2-5</w:t>
      </w:r>
      <w:r>
        <w:rPr>
          <w:rFonts w:ascii="Times New Roman" w:hAnsi="Times New Roman" w:hint="eastAsia"/>
          <w:sz w:val="24"/>
        </w:rPr>
        <w:t>所示</w:t>
      </w:r>
      <w:r w:rsidR="006D625D">
        <w:rPr>
          <w:rFonts w:ascii="Times New Roman" w:hAnsi="Times New Roman" w:hint="eastAsia"/>
          <w:sz w:val="24"/>
        </w:rPr>
        <w:t>，</w:t>
      </w:r>
      <w:r w:rsidR="005021D6">
        <w:rPr>
          <w:rFonts w:ascii="Times New Roman" w:hAnsi="Times New Roman" w:hint="eastAsia"/>
          <w:sz w:val="24"/>
        </w:rPr>
        <w:t>其组成部分包括</w:t>
      </w:r>
      <w:r w:rsidR="005021D6">
        <w:rPr>
          <w:rFonts w:ascii="Times New Roman" w:hAnsi="Times New Roman" w:hint="eastAsia"/>
          <w:sz w:val="24"/>
        </w:rPr>
        <w:t>NameNode</w:t>
      </w:r>
      <w:r w:rsidR="005021D6">
        <w:rPr>
          <w:rFonts w:ascii="Times New Roman" w:hAnsi="Times New Roman" w:hint="eastAsia"/>
          <w:sz w:val="24"/>
        </w:rPr>
        <w:t>、</w:t>
      </w:r>
      <w:r w:rsidR="005021D6">
        <w:rPr>
          <w:rFonts w:ascii="Times New Roman" w:hAnsi="Times New Roman" w:hint="eastAsia"/>
          <w:sz w:val="24"/>
        </w:rPr>
        <w:t>DataNode</w:t>
      </w:r>
      <w:r w:rsidR="005021D6">
        <w:rPr>
          <w:rFonts w:ascii="Times New Roman" w:hAnsi="Times New Roman" w:hint="eastAsia"/>
          <w:sz w:val="24"/>
        </w:rPr>
        <w:t>和</w:t>
      </w:r>
      <w:r w:rsidR="005021D6">
        <w:rPr>
          <w:rFonts w:ascii="Times New Roman" w:hAnsi="Times New Roman" w:hint="eastAsia"/>
          <w:sz w:val="24"/>
        </w:rPr>
        <w:t>Cilent</w:t>
      </w:r>
      <w:r w:rsidR="005021D6">
        <w:rPr>
          <w:rFonts w:ascii="Times New Roman" w:hAnsi="Times New Roman" w:hint="eastAsia"/>
          <w:sz w:val="24"/>
        </w:rPr>
        <w:t>三个部分组成。</w:t>
      </w:r>
    </w:p>
    <w:p w:rsidR="005021D6" w:rsidRPr="00C4556A" w:rsidRDefault="005021D6" w:rsidP="00AA011E">
      <w:pPr>
        <w:pStyle w:val="a5"/>
        <w:numPr>
          <w:ilvl w:val="0"/>
          <w:numId w:val="27"/>
        </w:numPr>
        <w:spacing w:line="400" w:lineRule="exact"/>
        <w:ind w:left="426" w:firstLineChars="0" w:hanging="6"/>
        <w:jc w:val="both"/>
        <w:rPr>
          <w:sz w:val="24"/>
        </w:rPr>
      </w:pPr>
      <w:r w:rsidRPr="00C4556A">
        <w:rPr>
          <w:rFonts w:hint="eastAsia"/>
          <w:sz w:val="24"/>
        </w:rPr>
        <w:t>NameNode</w:t>
      </w:r>
      <w:r w:rsidRPr="00C4556A">
        <w:rPr>
          <w:rFonts w:hint="eastAsia"/>
          <w:sz w:val="24"/>
        </w:rPr>
        <w:t>主要职责是管理整个文件系统的元数据信息，元数据指的是</w:t>
      </w:r>
      <w:r w:rsidRPr="00C4556A">
        <w:rPr>
          <w:rFonts w:hint="eastAsia"/>
          <w:sz w:val="24"/>
        </w:rPr>
        <w:t>File system namespace</w:t>
      </w:r>
      <w:r w:rsidRPr="00C4556A">
        <w:rPr>
          <w:rFonts w:hint="eastAsia"/>
          <w:sz w:val="24"/>
        </w:rPr>
        <w:t>、</w:t>
      </w:r>
      <w:r w:rsidRPr="00C4556A">
        <w:rPr>
          <w:rFonts w:hint="eastAsia"/>
          <w:sz w:val="24"/>
        </w:rPr>
        <w:t>Replication factor</w:t>
      </w:r>
      <w:r w:rsidRPr="00C4556A">
        <w:rPr>
          <w:rFonts w:hint="eastAsia"/>
          <w:sz w:val="24"/>
        </w:rPr>
        <w:t>、</w:t>
      </w:r>
      <w:r w:rsidRPr="00C4556A">
        <w:rPr>
          <w:rFonts w:hint="eastAsia"/>
          <w:sz w:val="24"/>
        </w:rPr>
        <w:t>Mapping of blocks to DataNodes</w:t>
      </w:r>
      <w:r w:rsidR="00514168" w:rsidRPr="00C4556A">
        <w:rPr>
          <w:rFonts w:hint="eastAsia"/>
          <w:sz w:val="24"/>
        </w:rPr>
        <w:t>。任何客户端或者</w:t>
      </w:r>
      <w:r w:rsidR="00514168" w:rsidRPr="00C4556A">
        <w:rPr>
          <w:rFonts w:hint="eastAsia"/>
          <w:sz w:val="24"/>
        </w:rPr>
        <w:t>DataNode</w:t>
      </w:r>
      <w:r w:rsidR="00514168" w:rsidRPr="00C4556A">
        <w:rPr>
          <w:rFonts w:hint="eastAsia"/>
          <w:sz w:val="24"/>
        </w:rPr>
        <w:t>的数据迁移、目录操作都是由</w:t>
      </w:r>
      <w:r w:rsidR="00514168" w:rsidRPr="00C4556A">
        <w:rPr>
          <w:rFonts w:hint="eastAsia"/>
          <w:sz w:val="24"/>
        </w:rPr>
        <w:t>NameNode</w:t>
      </w:r>
      <w:r w:rsidR="00514168" w:rsidRPr="00C4556A">
        <w:rPr>
          <w:rFonts w:hint="eastAsia"/>
          <w:sz w:val="24"/>
        </w:rPr>
        <w:t>来完成的。</w:t>
      </w:r>
    </w:p>
    <w:p w:rsidR="00514168" w:rsidRPr="00C4556A" w:rsidRDefault="00514168" w:rsidP="00AA011E">
      <w:pPr>
        <w:pStyle w:val="a5"/>
        <w:numPr>
          <w:ilvl w:val="0"/>
          <w:numId w:val="27"/>
        </w:numPr>
        <w:spacing w:line="400" w:lineRule="exact"/>
        <w:ind w:left="426" w:firstLineChars="0" w:hanging="6"/>
        <w:jc w:val="both"/>
        <w:rPr>
          <w:sz w:val="24"/>
        </w:rPr>
      </w:pPr>
      <w:r w:rsidRPr="00C4556A">
        <w:rPr>
          <w:rFonts w:hint="eastAsia"/>
          <w:sz w:val="24"/>
        </w:rPr>
        <w:t>DataNode</w:t>
      </w:r>
      <w:r w:rsidRPr="00C4556A">
        <w:rPr>
          <w:rFonts w:hint="eastAsia"/>
          <w:sz w:val="24"/>
        </w:rPr>
        <w:t>主要职责是存储文件块、服务响应</w:t>
      </w:r>
      <w:r w:rsidRPr="00C4556A">
        <w:rPr>
          <w:rFonts w:hint="eastAsia"/>
          <w:sz w:val="24"/>
        </w:rPr>
        <w:t>Client</w:t>
      </w:r>
      <w:r w:rsidR="00C4556A" w:rsidRPr="00C4556A">
        <w:rPr>
          <w:rFonts w:hint="eastAsia"/>
          <w:sz w:val="24"/>
        </w:rPr>
        <w:t>的文件读写请求、执行文件块的创建、</w:t>
      </w:r>
      <w:r w:rsidRPr="00C4556A">
        <w:rPr>
          <w:rFonts w:hint="eastAsia"/>
          <w:sz w:val="24"/>
        </w:rPr>
        <w:t>删除和复制</w:t>
      </w:r>
      <w:r w:rsidR="00C4556A" w:rsidRPr="00C4556A">
        <w:rPr>
          <w:rFonts w:hint="eastAsia"/>
          <w:sz w:val="24"/>
        </w:rPr>
        <w:t>。</w:t>
      </w:r>
    </w:p>
    <w:p w:rsidR="00800864" w:rsidRDefault="00514168" w:rsidP="00AA011E">
      <w:pPr>
        <w:pStyle w:val="a5"/>
        <w:numPr>
          <w:ilvl w:val="0"/>
          <w:numId w:val="27"/>
        </w:numPr>
        <w:spacing w:line="400" w:lineRule="exact"/>
        <w:ind w:left="426" w:firstLineChars="0" w:hanging="6"/>
        <w:jc w:val="both"/>
        <w:rPr>
          <w:sz w:val="24"/>
        </w:rPr>
      </w:pPr>
      <w:r>
        <w:rPr>
          <w:sz w:val="24"/>
        </w:rPr>
        <w:t>C</w:t>
      </w:r>
      <w:r>
        <w:rPr>
          <w:rFonts w:hint="eastAsia"/>
          <w:sz w:val="24"/>
        </w:rPr>
        <w:t>lient</w:t>
      </w:r>
      <w:r>
        <w:rPr>
          <w:rFonts w:hint="eastAsia"/>
          <w:sz w:val="24"/>
        </w:rPr>
        <w:t>提供了面向应用编程语言的一致</w:t>
      </w:r>
      <w:r>
        <w:rPr>
          <w:rFonts w:hint="eastAsia"/>
          <w:sz w:val="24"/>
        </w:rPr>
        <w:t>API</w:t>
      </w:r>
      <w:r>
        <w:rPr>
          <w:rFonts w:hint="eastAsia"/>
          <w:sz w:val="24"/>
        </w:rPr>
        <w:t>，大大简化的各种编程语言编程的复杂性。</w:t>
      </w:r>
      <w:r w:rsidR="00751E1E">
        <w:rPr>
          <w:rFonts w:hint="eastAsia"/>
          <w:sz w:val="24"/>
        </w:rPr>
        <w:t>同时针对读文件的操作提供缓存、针对写操作通过缓冲批量的方式提高访问</w:t>
      </w:r>
      <w:r w:rsidR="00751E1E">
        <w:rPr>
          <w:rFonts w:hint="eastAsia"/>
          <w:sz w:val="24"/>
        </w:rPr>
        <w:t>HDFS</w:t>
      </w:r>
      <w:r w:rsidR="00751E1E">
        <w:rPr>
          <w:rFonts w:hint="eastAsia"/>
          <w:sz w:val="24"/>
        </w:rPr>
        <w:t>的性能。</w:t>
      </w:r>
    </w:p>
    <w:p w:rsidR="00592883" w:rsidRDefault="005F7282" w:rsidP="00592883">
      <w:pPr>
        <w:jc w:val="center"/>
        <w:rPr>
          <w:rFonts w:ascii="Times New Roman" w:hAnsi="Times New Roman"/>
          <w:sz w:val="24"/>
        </w:rPr>
      </w:pPr>
      <w:r>
        <w:object w:dxaOrig="5818" w:dyaOrig="4124">
          <v:shape id="_x0000_i1027" type="#_x0000_t75" style="width:290.25pt;height:206.25pt" o:ole="">
            <v:imagedata r:id="rId29" o:title=""/>
          </v:shape>
          <o:OLEObject Type="Embed" ProgID="Visio.Drawing.11" ShapeID="_x0000_i1027" DrawAspect="Content" ObjectID="_1550648217" r:id="rId30"/>
        </w:object>
      </w:r>
    </w:p>
    <w:p w:rsidR="006D625D" w:rsidRPr="00751E1E" w:rsidRDefault="006D625D" w:rsidP="005805FF">
      <w:pPr>
        <w:ind w:firstLine="420"/>
        <w:jc w:val="center"/>
        <w:rPr>
          <w:rFonts w:ascii="Times New Roman" w:hAnsi="Times New Roman"/>
          <w:sz w:val="24"/>
        </w:rPr>
      </w:pPr>
      <w:r w:rsidRPr="005805FF">
        <w:rPr>
          <w:rFonts w:ascii="Times New Roman" w:eastAsia="楷体" w:hAnsi="Times New Roman" w:hint="eastAsia"/>
        </w:rPr>
        <w:t>图</w:t>
      </w:r>
      <w:r w:rsidRPr="005805FF">
        <w:rPr>
          <w:rFonts w:ascii="Times New Roman" w:eastAsia="楷体" w:hAnsi="Times New Roman" w:hint="eastAsia"/>
        </w:rPr>
        <w:t xml:space="preserve"> 2-5 HDFS</w:t>
      </w:r>
      <w:r w:rsidRPr="005805FF">
        <w:rPr>
          <w:rFonts w:ascii="Times New Roman" w:eastAsia="楷体" w:hAnsi="Times New Roman" w:hint="eastAsia"/>
        </w:rPr>
        <w:t>架构图</w:t>
      </w:r>
    </w:p>
    <w:p w:rsidR="004922B2" w:rsidRDefault="004922B2" w:rsidP="004922B2">
      <w:pPr>
        <w:snapToGrid w:val="0"/>
        <w:spacing w:line="400" w:lineRule="exact"/>
        <w:ind w:firstLine="420"/>
        <w:rPr>
          <w:rFonts w:ascii="Times New Roman" w:hAnsi="Times New Roman"/>
          <w:sz w:val="24"/>
        </w:rPr>
      </w:pPr>
      <w:r>
        <w:rPr>
          <w:rFonts w:ascii="Times New Roman" w:hAnsi="Times New Roman" w:hint="eastAsia"/>
          <w:sz w:val="24"/>
        </w:rPr>
        <w:t>HDFS</w:t>
      </w:r>
      <w:r>
        <w:rPr>
          <w:rFonts w:ascii="Times New Roman" w:hAnsi="Times New Roman" w:hint="eastAsia"/>
          <w:sz w:val="24"/>
        </w:rPr>
        <w:t>的优点：</w:t>
      </w:r>
    </w:p>
    <w:p w:rsidR="00040D87" w:rsidRDefault="00843F93" w:rsidP="00C9320C">
      <w:pPr>
        <w:pStyle w:val="a5"/>
        <w:numPr>
          <w:ilvl w:val="0"/>
          <w:numId w:val="28"/>
        </w:numPr>
        <w:spacing w:line="400" w:lineRule="exact"/>
        <w:ind w:left="851" w:firstLineChars="0" w:hanging="431"/>
        <w:jc w:val="both"/>
        <w:rPr>
          <w:sz w:val="24"/>
        </w:rPr>
      </w:pPr>
      <w:r>
        <w:rPr>
          <w:rFonts w:hint="eastAsia"/>
          <w:sz w:val="24"/>
        </w:rPr>
        <w:t>擅长</w:t>
      </w:r>
      <w:r w:rsidR="004922B2" w:rsidRPr="00040D87">
        <w:rPr>
          <w:rFonts w:hint="eastAsia"/>
          <w:sz w:val="24"/>
        </w:rPr>
        <w:t>处理超大文件</w:t>
      </w:r>
    </w:p>
    <w:p w:rsidR="004922B2" w:rsidRPr="00040D87" w:rsidRDefault="00040D87" w:rsidP="00AA011E">
      <w:pPr>
        <w:pStyle w:val="a5"/>
        <w:spacing w:line="400" w:lineRule="exact"/>
        <w:ind w:left="426" w:firstLineChars="177" w:firstLine="425"/>
        <w:jc w:val="both"/>
        <w:rPr>
          <w:sz w:val="24"/>
        </w:rPr>
      </w:pPr>
      <w:r w:rsidRPr="00040D87">
        <w:rPr>
          <w:rFonts w:hint="eastAsia"/>
          <w:sz w:val="24"/>
        </w:rPr>
        <w:t>HDFS</w:t>
      </w:r>
      <w:r w:rsidRPr="00040D87">
        <w:rPr>
          <w:rFonts w:hint="eastAsia"/>
          <w:sz w:val="24"/>
        </w:rPr>
        <w:t>擅长处理</w:t>
      </w:r>
      <w:r w:rsidRPr="00040D87">
        <w:rPr>
          <w:rFonts w:hint="eastAsia"/>
          <w:sz w:val="24"/>
        </w:rPr>
        <w:t>GB</w:t>
      </w:r>
      <w:r w:rsidRPr="00040D87">
        <w:rPr>
          <w:rFonts w:hint="eastAsia"/>
          <w:sz w:val="24"/>
        </w:rPr>
        <w:t>、</w:t>
      </w:r>
      <w:r w:rsidRPr="00040D87">
        <w:rPr>
          <w:rFonts w:hint="eastAsia"/>
          <w:sz w:val="24"/>
        </w:rPr>
        <w:t>TB</w:t>
      </w:r>
      <w:r w:rsidRPr="00040D87">
        <w:rPr>
          <w:rFonts w:hint="eastAsia"/>
          <w:sz w:val="24"/>
        </w:rPr>
        <w:t>级大小的文件。在目前的实际应用中</w:t>
      </w:r>
      <w:r w:rsidRPr="00040D87">
        <w:rPr>
          <w:rFonts w:hint="eastAsia"/>
          <w:sz w:val="24"/>
        </w:rPr>
        <w:t>HDFS</w:t>
      </w:r>
      <w:r w:rsidRPr="00040D87">
        <w:rPr>
          <w:rFonts w:hint="eastAsia"/>
          <w:sz w:val="24"/>
        </w:rPr>
        <w:t>已经可以用来管理</w:t>
      </w:r>
      <w:r w:rsidRPr="00040D87">
        <w:rPr>
          <w:rFonts w:hint="eastAsia"/>
          <w:sz w:val="24"/>
        </w:rPr>
        <w:t>PB</w:t>
      </w:r>
      <w:r w:rsidRPr="00040D87">
        <w:rPr>
          <w:rFonts w:hint="eastAsia"/>
          <w:sz w:val="24"/>
        </w:rPr>
        <w:t>级大小的数据了。</w:t>
      </w:r>
    </w:p>
    <w:p w:rsidR="00040D87" w:rsidRDefault="00843F93" w:rsidP="00C9320C">
      <w:pPr>
        <w:pStyle w:val="a5"/>
        <w:numPr>
          <w:ilvl w:val="0"/>
          <w:numId w:val="28"/>
        </w:numPr>
        <w:spacing w:line="400" w:lineRule="exact"/>
        <w:ind w:left="851" w:firstLineChars="0" w:hanging="431"/>
        <w:jc w:val="both"/>
        <w:rPr>
          <w:sz w:val="24"/>
        </w:rPr>
      </w:pPr>
      <w:r>
        <w:rPr>
          <w:rFonts w:hint="eastAsia"/>
          <w:sz w:val="24"/>
        </w:rPr>
        <w:t>擅长</w:t>
      </w:r>
      <w:r w:rsidR="00040D87" w:rsidRPr="00040D87">
        <w:rPr>
          <w:rFonts w:hint="eastAsia"/>
          <w:sz w:val="24"/>
        </w:rPr>
        <w:t>流式的访问数据</w:t>
      </w:r>
    </w:p>
    <w:p w:rsidR="00040D87" w:rsidRPr="00040D87" w:rsidRDefault="00040D87" w:rsidP="00AA011E">
      <w:pPr>
        <w:pStyle w:val="a5"/>
        <w:spacing w:line="400" w:lineRule="exact"/>
        <w:ind w:left="426" w:firstLineChars="177" w:firstLine="425"/>
        <w:jc w:val="both"/>
        <w:rPr>
          <w:sz w:val="24"/>
        </w:rPr>
      </w:pPr>
      <w:r w:rsidRPr="00040D87">
        <w:rPr>
          <w:rFonts w:hint="eastAsia"/>
          <w:sz w:val="24"/>
        </w:rPr>
        <w:t>HDFS</w:t>
      </w:r>
      <w:r w:rsidRPr="00040D87">
        <w:rPr>
          <w:rFonts w:hint="eastAsia"/>
          <w:sz w:val="24"/>
        </w:rPr>
        <w:t>的设计思想是“有一次写入、多次读写”，基于这个有原则，数据一旦写入</w:t>
      </w:r>
      <w:r w:rsidRPr="00040D87">
        <w:rPr>
          <w:rFonts w:hint="eastAsia"/>
          <w:sz w:val="24"/>
        </w:rPr>
        <w:t>HDFS</w:t>
      </w:r>
      <w:r w:rsidRPr="00040D87">
        <w:rPr>
          <w:rFonts w:hint="eastAsia"/>
          <w:sz w:val="24"/>
        </w:rPr>
        <w:t>中，会被复制多份副本存储在不同的节点上。在通常情况下，</w:t>
      </w:r>
      <w:r w:rsidRPr="00040D87">
        <w:rPr>
          <w:rFonts w:hint="eastAsia"/>
          <w:sz w:val="24"/>
        </w:rPr>
        <w:lastRenderedPageBreak/>
        <w:t>任务处理都会涉及到整个数据集，所以使用</w:t>
      </w:r>
      <w:r w:rsidRPr="00040D87">
        <w:rPr>
          <w:rFonts w:hint="eastAsia"/>
          <w:sz w:val="24"/>
        </w:rPr>
        <w:t>HDFS</w:t>
      </w:r>
      <w:r w:rsidRPr="00040D87">
        <w:rPr>
          <w:rFonts w:hint="eastAsia"/>
          <w:sz w:val="24"/>
        </w:rPr>
        <w:t>读取整个数据集比单独读取一条记录更加高效。</w:t>
      </w:r>
    </w:p>
    <w:p w:rsidR="00040D87" w:rsidRDefault="00040D87" w:rsidP="00C9320C">
      <w:pPr>
        <w:pStyle w:val="a5"/>
        <w:numPr>
          <w:ilvl w:val="0"/>
          <w:numId w:val="28"/>
        </w:numPr>
        <w:spacing w:line="400" w:lineRule="exact"/>
        <w:ind w:left="851" w:firstLineChars="0" w:hanging="431"/>
        <w:jc w:val="both"/>
        <w:rPr>
          <w:sz w:val="24"/>
        </w:rPr>
      </w:pPr>
      <w:r w:rsidRPr="00040D87">
        <w:rPr>
          <w:rFonts w:hint="eastAsia"/>
          <w:sz w:val="24"/>
        </w:rPr>
        <w:t>运行在廉价的机器上</w:t>
      </w:r>
    </w:p>
    <w:p w:rsidR="00040D87" w:rsidRPr="00040D87" w:rsidRDefault="00040D87" w:rsidP="00AA011E">
      <w:pPr>
        <w:pStyle w:val="a5"/>
        <w:spacing w:line="400" w:lineRule="exact"/>
        <w:ind w:left="426" w:firstLineChars="177" w:firstLine="425"/>
        <w:jc w:val="both"/>
        <w:rPr>
          <w:sz w:val="24"/>
        </w:rPr>
      </w:pPr>
      <w:r w:rsidRPr="00040D87">
        <w:rPr>
          <w:rFonts w:hint="eastAsia"/>
          <w:sz w:val="24"/>
        </w:rPr>
        <w:t>HDFS</w:t>
      </w:r>
      <w:r w:rsidRPr="00040D87">
        <w:rPr>
          <w:rFonts w:hint="eastAsia"/>
          <w:sz w:val="24"/>
        </w:rPr>
        <w:t>由于对数据容错性很高，所以</w:t>
      </w:r>
      <w:r w:rsidRPr="00040D87">
        <w:rPr>
          <w:rFonts w:hint="eastAsia"/>
          <w:sz w:val="24"/>
        </w:rPr>
        <w:t>HDFS</w:t>
      </w:r>
      <w:r w:rsidRPr="00040D87">
        <w:rPr>
          <w:rFonts w:hint="eastAsia"/>
          <w:sz w:val="24"/>
        </w:rPr>
        <w:t>对硬件设备的配置要求较低，可以使用廉价的商用机器搭建</w:t>
      </w:r>
      <w:r w:rsidRPr="00040D87">
        <w:rPr>
          <w:rFonts w:hint="eastAsia"/>
          <w:sz w:val="24"/>
        </w:rPr>
        <w:t>HDFS</w:t>
      </w:r>
      <w:r w:rsidRPr="00040D87">
        <w:rPr>
          <w:rFonts w:hint="eastAsia"/>
          <w:sz w:val="24"/>
        </w:rPr>
        <w:t>分布式文件系统</w:t>
      </w:r>
    </w:p>
    <w:p w:rsidR="00040D87" w:rsidRDefault="00040D87" w:rsidP="00040D87">
      <w:pPr>
        <w:snapToGrid w:val="0"/>
        <w:spacing w:line="400" w:lineRule="exact"/>
        <w:ind w:firstLine="420"/>
        <w:rPr>
          <w:rFonts w:ascii="Times New Roman" w:hAnsi="Times New Roman"/>
          <w:sz w:val="24"/>
        </w:rPr>
      </w:pPr>
      <w:r>
        <w:rPr>
          <w:rFonts w:ascii="Times New Roman" w:hAnsi="Times New Roman" w:hint="eastAsia"/>
          <w:sz w:val="24"/>
        </w:rPr>
        <w:t>HDFS</w:t>
      </w:r>
      <w:r>
        <w:rPr>
          <w:rFonts w:ascii="Times New Roman" w:hAnsi="Times New Roman" w:hint="eastAsia"/>
          <w:sz w:val="24"/>
        </w:rPr>
        <w:t>的缺点：</w:t>
      </w:r>
    </w:p>
    <w:p w:rsidR="00040D87" w:rsidRDefault="00040D87" w:rsidP="00C9320C">
      <w:pPr>
        <w:pStyle w:val="a5"/>
        <w:numPr>
          <w:ilvl w:val="0"/>
          <w:numId w:val="29"/>
        </w:numPr>
        <w:spacing w:line="400" w:lineRule="exact"/>
        <w:ind w:left="851" w:firstLineChars="0" w:hanging="431"/>
        <w:jc w:val="both"/>
        <w:rPr>
          <w:sz w:val="24"/>
        </w:rPr>
      </w:pPr>
      <w:r w:rsidRPr="00040D87">
        <w:rPr>
          <w:rFonts w:hint="eastAsia"/>
          <w:sz w:val="24"/>
        </w:rPr>
        <w:t>存储小文件时效率很低</w:t>
      </w:r>
    </w:p>
    <w:p w:rsidR="00040D87" w:rsidRDefault="00040D87" w:rsidP="00AA011E">
      <w:pPr>
        <w:pStyle w:val="a5"/>
        <w:spacing w:line="400" w:lineRule="exact"/>
        <w:ind w:left="426" w:firstLineChars="177" w:firstLine="425"/>
        <w:jc w:val="both"/>
        <w:rPr>
          <w:sz w:val="24"/>
        </w:rPr>
      </w:pPr>
      <w:r>
        <w:rPr>
          <w:rFonts w:hint="eastAsia"/>
          <w:sz w:val="24"/>
        </w:rPr>
        <w:t>在</w:t>
      </w:r>
      <w:r>
        <w:rPr>
          <w:rFonts w:hint="eastAsia"/>
          <w:sz w:val="24"/>
        </w:rPr>
        <w:t>HDFS</w:t>
      </w:r>
      <w:r>
        <w:rPr>
          <w:rFonts w:hint="eastAsia"/>
          <w:sz w:val="24"/>
        </w:rPr>
        <w:t>中每一个文件都要占据</w:t>
      </w:r>
      <w:r>
        <w:rPr>
          <w:rFonts w:hint="eastAsia"/>
          <w:sz w:val="24"/>
        </w:rPr>
        <w:t>N</w:t>
      </w:r>
      <w:r>
        <w:rPr>
          <w:sz w:val="24"/>
        </w:rPr>
        <w:t>a</w:t>
      </w:r>
      <w:r>
        <w:rPr>
          <w:rFonts w:hint="eastAsia"/>
          <w:sz w:val="24"/>
        </w:rPr>
        <w:t>meNode</w:t>
      </w:r>
      <w:r>
        <w:rPr>
          <w:rFonts w:hint="eastAsia"/>
          <w:sz w:val="24"/>
        </w:rPr>
        <w:t>节点中大约</w:t>
      </w:r>
      <w:r>
        <w:rPr>
          <w:rFonts w:hint="eastAsia"/>
          <w:sz w:val="24"/>
        </w:rPr>
        <w:t>150</w:t>
      </w:r>
      <w:r w:rsidR="005C268A">
        <w:rPr>
          <w:rFonts w:hint="eastAsia"/>
          <w:sz w:val="24"/>
        </w:rPr>
        <w:t>字节的内存空间，当存储大量的小文件时，会占据</w:t>
      </w:r>
      <w:r w:rsidR="005C268A">
        <w:rPr>
          <w:rFonts w:hint="eastAsia"/>
          <w:sz w:val="24"/>
        </w:rPr>
        <w:t>Namenode</w:t>
      </w:r>
      <w:r w:rsidR="005C268A">
        <w:rPr>
          <w:rFonts w:hint="eastAsia"/>
          <w:sz w:val="24"/>
        </w:rPr>
        <w:t>大量的存储空间，导致存储效率相比存储大文件大大降低。</w:t>
      </w:r>
    </w:p>
    <w:p w:rsidR="005C268A" w:rsidRDefault="005C268A" w:rsidP="00C9320C">
      <w:pPr>
        <w:pStyle w:val="a5"/>
        <w:numPr>
          <w:ilvl w:val="0"/>
          <w:numId w:val="29"/>
        </w:numPr>
        <w:spacing w:line="400" w:lineRule="exact"/>
        <w:ind w:left="851" w:firstLineChars="0" w:hanging="431"/>
        <w:jc w:val="both"/>
        <w:rPr>
          <w:sz w:val="24"/>
        </w:rPr>
      </w:pPr>
      <w:r>
        <w:rPr>
          <w:rFonts w:hint="eastAsia"/>
          <w:sz w:val="24"/>
        </w:rPr>
        <w:t>数据访问延迟较高</w:t>
      </w:r>
    </w:p>
    <w:p w:rsidR="005C268A" w:rsidRDefault="005C268A" w:rsidP="00AA011E">
      <w:pPr>
        <w:pStyle w:val="a5"/>
        <w:spacing w:line="400" w:lineRule="exact"/>
        <w:ind w:left="426" w:firstLineChars="177" w:firstLine="425"/>
        <w:jc w:val="both"/>
        <w:rPr>
          <w:sz w:val="24"/>
        </w:rPr>
      </w:pPr>
      <w:r>
        <w:rPr>
          <w:rFonts w:hint="eastAsia"/>
          <w:sz w:val="24"/>
        </w:rPr>
        <w:t>HDFS</w:t>
      </w:r>
      <w:r>
        <w:rPr>
          <w:rFonts w:hint="eastAsia"/>
          <w:sz w:val="24"/>
        </w:rPr>
        <w:t>设计的目的是处理大型数据集任务的，为了达到很高的数据吞吐量，就必须牺牲数据访问的延迟，导致数据访问延迟较高。</w:t>
      </w:r>
    </w:p>
    <w:p w:rsidR="002D3458" w:rsidRDefault="003354A5" w:rsidP="003647B6">
      <w:pPr>
        <w:pStyle w:val="110"/>
        <w:spacing w:before="156" w:after="156"/>
        <w:rPr>
          <w:lang w:val="en-US" w:eastAsia="zh-CN"/>
        </w:rPr>
      </w:pPr>
      <w:bookmarkStart w:id="105" w:name="_Toc476847705"/>
      <w:r w:rsidRPr="002D3458">
        <w:rPr>
          <w:lang w:val="en-US" w:eastAsia="zh-CN"/>
        </w:rPr>
        <w:t>2.</w:t>
      </w:r>
      <w:r w:rsidRPr="002D3458">
        <w:rPr>
          <w:rFonts w:hint="eastAsia"/>
          <w:lang w:val="en-US" w:eastAsia="zh-CN"/>
        </w:rPr>
        <w:t>3数据放置技术</w:t>
      </w:r>
      <w:bookmarkEnd w:id="105"/>
    </w:p>
    <w:p w:rsidR="00843F93" w:rsidRPr="00510975" w:rsidRDefault="00843F93" w:rsidP="008E1D83">
      <w:pPr>
        <w:pStyle w:val="af5"/>
        <w:spacing w:before="156" w:after="156"/>
        <w:ind w:firstLineChars="0" w:firstLine="0"/>
      </w:pPr>
      <w:bookmarkStart w:id="106" w:name="_Toc476847706"/>
      <w:r w:rsidRPr="00510975">
        <w:t>2.</w:t>
      </w:r>
      <w:r w:rsidRPr="00510975">
        <w:rPr>
          <w:rFonts w:hint="eastAsia"/>
        </w:rPr>
        <w:t>3.1</w:t>
      </w:r>
      <w:r w:rsidRPr="00510975">
        <w:rPr>
          <w:rFonts w:hint="eastAsia"/>
        </w:rPr>
        <w:t>数据放置策略</w:t>
      </w:r>
      <w:r w:rsidR="00552456" w:rsidRPr="00510975">
        <w:rPr>
          <w:rFonts w:hint="eastAsia"/>
        </w:rPr>
        <w:t>分类</w:t>
      </w:r>
      <w:bookmarkEnd w:id="106"/>
    </w:p>
    <w:p w:rsidR="00713878" w:rsidRPr="00B96BA1" w:rsidRDefault="006D625D" w:rsidP="00C9320C">
      <w:pPr>
        <w:tabs>
          <w:tab w:val="left" w:pos="426"/>
        </w:tabs>
        <w:spacing w:line="400" w:lineRule="exact"/>
        <w:ind w:firstLineChars="177" w:firstLine="425"/>
        <w:jc w:val="both"/>
        <w:rPr>
          <w:rFonts w:ascii="Times New Roman" w:hAnsi="Times New Roman"/>
          <w:sz w:val="24"/>
        </w:rPr>
      </w:pPr>
      <w:r>
        <w:rPr>
          <w:rFonts w:ascii="Times New Roman" w:hAnsi="Times New Roman" w:hint="eastAsia"/>
          <w:sz w:val="24"/>
          <w:lang/>
        </w:rPr>
        <w:tab/>
      </w:r>
      <w:r w:rsidR="00713878" w:rsidRPr="00B96BA1">
        <w:rPr>
          <w:rFonts w:ascii="Times New Roman" w:hAnsi="Times New Roman" w:hint="eastAsia"/>
          <w:sz w:val="24"/>
        </w:rPr>
        <w:t>近年来，随着大数据处理技术的兴起</w:t>
      </w:r>
      <w:r w:rsidR="003D3F19">
        <w:rPr>
          <w:rFonts w:ascii="Times New Roman" w:hAnsi="Times New Roman" w:hint="eastAsia"/>
          <w:sz w:val="24"/>
        </w:rPr>
        <w:t>，在处理数量庞大的数据是，如何高效快速的处理成为研究的热点问题，尤其是</w:t>
      </w:r>
      <w:bookmarkStart w:id="107" w:name="OLE_LINK169"/>
      <w:bookmarkStart w:id="108" w:name="OLE_LINK170"/>
      <w:r w:rsidR="003D3F19">
        <w:rPr>
          <w:rFonts w:ascii="Times New Roman" w:hAnsi="Times New Roman" w:hint="eastAsia"/>
          <w:sz w:val="24"/>
        </w:rPr>
        <w:t>数据存储和分布式计算协同问题</w:t>
      </w:r>
      <w:bookmarkEnd w:id="107"/>
      <w:bookmarkEnd w:id="108"/>
      <w:r w:rsidR="003D3F19">
        <w:rPr>
          <w:rFonts w:ascii="Times New Roman" w:hAnsi="Times New Roman" w:hint="eastAsia"/>
          <w:sz w:val="24"/>
        </w:rPr>
        <w:t>。数据存储和分布式计算协同问题中数据放置策略的研究主要</w:t>
      </w:r>
      <w:r w:rsidR="00713878" w:rsidRPr="00B96BA1">
        <w:rPr>
          <w:rFonts w:ascii="Times New Roman" w:hAnsi="Times New Roman" w:hint="eastAsia"/>
          <w:sz w:val="24"/>
        </w:rPr>
        <w:t>是</w:t>
      </w:r>
      <w:r w:rsidR="00B96BA1" w:rsidRPr="00B96BA1">
        <w:rPr>
          <w:rFonts w:ascii="Times New Roman" w:hAnsi="Times New Roman" w:hint="eastAsia"/>
          <w:sz w:val="24"/>
        </w:rPr>
        <w:t>在分布式</w:t>
      </w:r>
      <w:r w:rsidR="003D3F19">
        <w:rPr>
          <w:rFonts w:ascii="Times New Roman" w:hAnsi="Times New Roman" w:hint="eastAsia"/>
          <w:sz w:val="24"/>
        </w:rPr>
        <w:t>处理数量海量</w:t>
      </w:r>
      <w:r w:rsidR="00713878" w:rsidRPr="00B96BA1">
        <w:rPr>
          <w:rFonts w:ascii="Times New Roman" w:hAnsi="Times New Roman" w:hint="eastAsia"/>
          <w:sz w:val="24"/>
        </w:rPr>
        <w:t>数据时，尽量减少数据在不同的节点之间的传输，降低网络传输大量数据消耗的时间。与此同时</w:t>
      </w:r>
      <w:r w:rsidR="00B96BA1" w:rsidRPr="00B96BA1">
        <w:rPr>
          <w:rFonts w:ascii="Times New Roman" w:hAnsi="Times New Roman" w:hint="eastAsia"/>
          <w:sz w:val="24"/>
        </w:rPr>
        <w:t>，</w:t>
      </w:r>
      <w:r w:rsidR="003D3F19">
        <w:rPr>
          <w:rFonts w:ascii="Times New Roman" w:hAnsi="Times New Roman" w:hint="eastAsia"/>
          <w:sz w:val="24"/>
        </w:rPr>
        <w:t>尽量</w:t>
      </w:r>
      <w:r w:rsidR="00B96BA1" w:rsidRPr="00B96BA1">
        <w:rPr>
          <w:rFonts w:ascii="Times New Roman" w:hAnsi="Times New Roman" w:hint="eastAsia"/>
          <w:sz w:val="24"/>
        </w:rPr>
        <w:t>保证</w:t>
      </w:r>
      <w:r w:rsidR="003D3F19">
        <w:rPr>
          <w:rFonts w:ascii="Times New Roman" w:hAnsi="Times New Roman" w:hint="eastAsia"/>
          <w:sz w:val="24"/>
        </w:rPr>
        <w:t>集群中</w:t>
      </w:r>
      <w:r w:rsidR="00B96BA1" w:rsidRPr="00B96BA1">
        <w:rPr>
          <w:rFonts w:ascii="Times New Roman" w:hAnsi="Times New Roman" w:hint="eastAsia"/>
          <w:sz w:val="24"/>
        </w:rPr>
        <w:t>节点之间负载均衡，</w:t>
      </w:r>
      <w:r w:rsidR="003D3F19">
        <w:rPr>
          <w:rFonts w:ascii="Times New Roman" w:hAnsi="Times New Roman" w:hint="eastAsia"/>
          <w:sz w:val="24"/>
        </w:rPr>
        <w:t>提高集群的利用效率</w:t>
      </w:r>
      <w:r w:rsidR="00B96BA1" w:rsidRPr="00B96BA1">
        <w:rPr>
          <w:rFonts w:ascii="Times New Roman" w:hAnsi="Times New Roman" w:hint="eastAsia"/>
          <w:sz w:val="24"/>
        </w:rPr>
        <w:t>。</w:t>
      </w:r>
    </w:p>
    <w:p w:rsidR="00713878" w:rsidRDefault="00713878" w:rsidP="00C9320C">
      <w:pPr>
        <w:spacing w:line="400" w:lineRule="exact"/>
        <w:ind w:firstLine="390"/>
        <w:jc w:val="both"/>
        <w:rPr>
          <w:rFonts w:ascii="Times New Roman" w:hAnsi="Times New Roman"/>
          <w:sz w:val="24"/>
        </w:rPr>
      </w:pPr>
      <w:r w:rsidRPr="00B96BA1">
        <w:rPr>
          <w:rFonts w:ascii="Times New Roman" w:hAnsi="Times New Roman" w:hint="eastAsia"/>
          <w:sz w:val="24"/>
        </w:rPr>
        <w:t>通常数据放置策略主要可以分为</w:t>
      </w:r>
      <w:r w:rsidR="00552456">
        <w:rPr>
          <w:rFonts w:ascii="Times New Roman" w:hAnsi="Times New Roman" w:hint="eastAsia"/>
          <w:sz w:val="24"/>
        </w:rPr>
        <w:t>三</w:t>
      </w:r>
      <w:r w:rsidRPr="00B96BA1">
        <w:rPr>
          <w:rFonts w:ascii="Times New Roman" w:hAnsi="Times New Roman" w:hint="eastAsia"/>
          <w:sz w:val="24"/>
        </w:rPr>
        <w:t>类</w:t>
      </w:r>
      <w:r w:rsidR="00552456">
        <w:rPr>
          <w:rFonts w:ascii="Times New Roman" w:hAnsi="Times New Roman" w:hint="eastAsia"/>
          <w:sz w:val="24"/>
        </w:rPr>
        <w:t>：</w:t>
      </w:r>
      <w:r w:rsidR="00552456" w:rsidRPr="00062DB6">
        <w:rPr>
          <w:rFonts w:asciiTheme="minorEastAsia" w:eastAsiaTheme="minorEastAsia" w:hAnsiTheme="minorEastAsia" w:hint="eastAsia"/>
          <w:sz w:val="24"/>
        </w:rPr>
        <w:t>顺序放置策略</w:t>
      </w:r>
      <w:r w:rsidR="00552456">
        <w:rPr>
          <w:rFonts w:asciiTheme="minorEastAsia" w:eastAsiaTheme="minorEastAsia" w:hAnsiTheme="minorEastAsia" w:hint="eastAsia"/>
          <w:sz w:val="24"/>
        </w:rPr>
        <w:t>、随机分配策略、</w:t>
      </w:r>
      <w:r w:rsidR="00552456" w:rsidRPr="00552456">
        <w:rPr>
          <w:rFonts w:asciiTheme="minorEastAsia" w:eastAsiaTheme="minorEastAsia" w:hAnsiTheme="minorEastAsia" w:hint="eastAsia"/>
          <w:sz w:val="24"/>
        </w:rPr>
        <w:t>基于P2P网络的放置</w:t>
      </w:r>
      <w:fldSimple w:instr="REF _Ref470706298 \r \h \* MERGEFORMAT ">
        <w:r w:rsidR="005F7DD1">
          <w:rPr>
            <w:rFonts w:ascii="Times New Roman" w:hAnsi="Times New Roman"/>
            <w:sz w:val="24"/>
            <w:vertAlign w:val="superscript"/>
          </w:rPr>
          <w:t>[23]</w:t>
        </w:r>
      </w:fldSimple>
      <w:r w:rsidR="00552456">
        <w:rPr>
          <w:rFonts w:asciiTheme="minorEastAsia" w:eastAsiaTheme="minorEastAsia" w:hAnsiTheme="minorEastAsia" w:hint="eastAsia"/>
          <w:sz w:val="24"/>
        </w:rPr>
        <w:t>。下面分别介绍这三类数据放置策略：</w:t>
      </w:r>
    </w:p>
    <w:p w:rsidR="00552456" w:rsidRPr="00552456" w:rsidRDefault="00552456" w:rsidP="007C586B">
      <w:pPr>
        <w:spacing w:line="400" w:lineRule="exact"/>
        <w:rPr>
          <w:rFonts w:asciiTheme="minorEastAsia" w:eastAsiaTheme="minorEastAsia" w:hAnsiTheme="minorEastAsia"/>
          <w:sz w:val="24"/>
        </w:rPr>
      </w:pPr>
      <w:r>
        <w:rPr>
          <w:rFonts w:asciiTheme="minorEastAsia" w:eastAsiaTheme="minorEastAsia" w:hAnsiTheme="minorEastAsia" w:hint="eastAsia"/>
          <w:sz w:val="24"/>
        </w:rPr>
        <w:t>1.</w:t>
      </w:r>
      <w:r w:rsidRPr="00552456">
        <w:rPr>
          <w:rFonts w:asciiTheme="minorEastAsia" w:eastAsiaTheme="minorEastAsia" w:hAnsiTheme="minorEastAsia" w:hint="eastAsia"/>
          <w:sz w:val="24"/>
        </w:rPr>
        <w:t>顺序放置策略</w:t>
      </w:r>
    </w:p>
    <w:p w:rsidR="00552456" w:rsidRDefault="00F21CC7" w:rsidP="00C9320C">
      <w:pPr>
        <w:spacing w:line="400" w:lineRule="exact"/>
        <w:ind w:firstLine="425"/>
        <w:jc w:val="both"/>
        <w:rPr>
          <w:rFonts w:asciiTheme="minorEastAsia" w:eastAsiaTheme="minorEastAsia" w:hAnsiTheme="minorEastAsia"/>
          <w:sz w:val="24"/>
        </w:rPr>
      </w:pPr>
      <w:r>
        <w:rPr>
          <w:rFonts w:asciiTheme="minorEastAsia" w:eastAsiaTheme="minorEastAsia" w:hAnsiTheme="minorEastAsia" w:hint="eastAsia"/>
          <w:sz w:val="24"/>
        </w:rPr>
        <w:t>使用</w:t>
      </w:r>
      <w:r w:rsidR="00552456">
        <w:rPr>
          <w:rFonts w:asciiTheme="minorEastAsia" w:eastAsiaTheme="minorEastAsia" w:hAnsiTheme="minorEastAsia" w:hint="eastAsia"/>
          <w:sz w:val="24"/>
        </w:rPr>
        <w:t>顺序放置策略</w:t>
      </w:r>
      <w:r w:rsidR="00552456" w:rsidRPr="00062DB6">
        <w:rPr>
          <w:rFonts w:asciiTheme="minorEastAsia" w:eastAsiaTheme="minorEastAsia" w:hAnsiTheme="minorEastAsia" w:hint="eastAsia"/>
          <w:sz w:val="24"/>
        </w:rPr>
        <w:t>的</w:t>
      </w:r>
      <w:r>
        <w:rPr>
          <w:rFonts w:asciiTheme="minorEastAsia" w:eastAsiaTheme="minorEastAsia" w:hAnsiTheme="minorEastAsia" w:hint="eastAsia"/>
          <w:sz w:val="24"/>
        </w:rPr>
        <w:t>存储</w:t>
      </w:r>
      <w:r w:rsidR="00552456" w:rsidRPr="00062DB6">
        <w:rPr>
          <w:rFonts w:asciiTheme="minorEastAsia" w:eastAsiaTheme="minorEastAsia" w:hAnsiTheme="minorEastAsia" w:hint="eastAsia"/>
          <w:sz w:val="24"/>
        </w:rPr>
        <w:t>系统</w:t>
      </w:r>
      <w:r>
        <w:rPr>
          <w:rFonts w:asciiTheme="minorEastAsia" w:eastAsiaTheme="minorEastAsia" w:hAnsiTheme="minorEastAsia" w:hint="eastAsia"/>
          <w:sz w:val="24"/>
        </w:rPr>
        <w:t>，一般将所有的存储结点在</w:t>
      </w:r>
      <w:r w:rsidR="00552456" w:rsidRPr="00062DB6">
        <w:rPr>
          <w:rFonts w:asciiTheme="minorEastAsia" w:eastAsiaTheme="minorEastAsia" w:hAnsiTheme="minorEastAsia" w:hint="eastAsia"/>
          <w:sz w:val="24"/>
        </w:rPr>
        <w:t>逻辑</w:t>
      </w:r>
      <w:r>
        <w:rPr>
          <w:rFonts w:asciiTheme="minorEastAsia" w:eastAsiaTheme="minorEastAsia" w:hAnsiTheme="minorEastAsia" w:hint="eastAsia"/>
          <w:sz w:val="24"/>
        </w:rPr>
        <w:t>上</w:t>
      </w:r>
      <w:r w:rsidR="00E426A6">
        <w:rPr>
          <w:rFonts w:asciiTheme="minorEastAsia" w:eastAsiaTheme="minorEastAsia" w:hAnsiTheme="minorEastAsia" w:hint="eastAsia"/>
          <w:sz w:val="24"/>
        </w:rPr>
        <w:t>视为有顺序的，并将所有的数据进行编号，同时将每个数据的副本也进行排序，然后</w:t>
      </w:r>
      <w:r w:rsidR="00531479">
        <w:rPr>
          <w:rFonts w:asciiTheme="minorEastAsia" w:eastAsiaTheme="minorEastAsia" w:hAnsiTheme="minorEastAsia" w:hint="eastAsia"/>
          <w:sz w:val="24"/>
        </w:rPr>
        <w:t>按照</w:t>
      </w:r>
      <w:r w:rsidR="00E426A6">
        <w:rPr>
          <w:rFonts w:asciiTheme="minorEastAsia" w:eastAsiaTheme="minorEastAsia" w:hAnsiTheme="minorEastAsia" w:hint="eastAsia"/>
          <w:sz w:val="24"/>
        </w:rPr>
        <w:t>一定规则将所有的数据</w:t>
      </w:r>
      <w:r>
        <w:rPr>
          <w:rFonts w:asciiTheme="minorEastAsia" w:eastAsiaTheme="minorEastAsia" w:hAnsiTheme="minorEastAsia" w:hint="eastAsia"/>
          <w:sz w:val="24"/>
        </w:rPr>
        <w:t>存储在</w:t>
      </w:r>
      <w:r w:rsidR="00E426A6">
        <w:rPr>
          <w:rFonts w:asciiTheme="minorEastAsia" w:eastAsiaTheme="minorEastAsia" w:hAnsiTheme="minorEastAsia" w:hint="eastAsia"/>
          <w:sz w:val="24"/>
        </w:rPr>
        <w:t>相关</w:t>
      </w:r>
      <w:r>
        <w:rPr>
          <w:rFonts w:asciiTheme="minorEastAsia" w:eastAsiaTheme="minorEastAsia" w:hAnsiTheme="minorEastAsia" w:hint="eastAsia"/>
          <w:sz w:val="24"/>
        </w:rPr>
        <w:t>的节点上。</w:t>
      </w:r>
      <w:r w:rsidR="00552456">
        <w:rPr>
          <w:rFonts w:asciiTheme="minorEastAsia" w:eastAsiaTheme="minorEastAsia" w:hAnsiTheme="minorEastAsia" w:hint="eastAsia"/>
          <w:sz w:val="24"/>
        </w:rPr>
        <w:t>例如，</w:t>
      </w:r>
      <w:r>
        <w:rPr>
          <w:rFonts w:asciiTheme="minorEastAsia" w:eastAsiaTheme="minorEastAsia" w:hAnsiTheme="minorEastAsia" w:hint="eastAsia"/>
          <w:sz w:val="24"/>
        </w:rPr>
        <w:t>采用顺序放置策略的</w:t>
      </w:r>
      <w:r w:rsidR="00552456" w:rsidRPr="00062DB6">
        <w:rPr>
          <w:rFonts w:asciiTheme="minorEastAsia" w:eastAsiaTheme="minorEastAsia" w:hAnsiTheme="minorEastAsia" w:hint="eastAsia"/>
          <w:sz w:val="24"/>
        </w:rPr>
        <w:t>分布式虚拟磁盘系统Petal</w:t>
      </w:r>
      <w:fldSimple w:instr="REF _Ref470708306 \r \h  \* MERGEFORMAT ">
        <w:r w:rsidR="005F7DD1">
          <w:rPr>
            <w:rFonts w:ascii="Times New Roman" w:hAnsi="Times New Roman"/>
            <w:sz w:val="24"/>
            <w:vertAlign w:val="superscript"/>
          </w:rPr>
          <w:t>[24]</w:t>
        </w:r>
      </w:fldSimple>
      <w:r>
        <w:rPr>
          <w:rFonts w:asciiTheme="minorEastAsia" w:eastAsiaTheme="minorEastAsia" w:hAnsiTheme="minorEastAsia" w:hint="eastAsia"/>
          <w:sz w:val="24"/>
        </w:rPr>
        <w:t>中，它利用典型的菊花链式结构实现了高效的数据容错机制，只有当连续的存储节点出现问题时才会导致数据丢失，同时当单独的节点数据</w:t>
      </w:r>
      <w:r w:rsidR="00DD1B4C">
        <w:rPr>
          <w:rFonts w:asciiTheme="minorEastAsia" w:eastAsiaTheme="minorEastAsia" w:hAnsiTheme="minorEastAsia" w:hint="eastAsia"/>
          <w:sz w:val="24"/>
        </w:rPr>
        <w:t>发生丢失时，能够很快恢复该数据</w:t>
      </w:r>
      <w:r w:rsidR="00552456" w:rsidRPr="00062DB6">
        <w:rPr>
          <w:rFonts w:asciiTheme="minorEastAsia" w:eastAsiaTheme="minorEastAsia" w:hAnsiTheme="minorEastAsia" w:hint="eastAsia"/>
          <w:sz w:val="24"/>
        </w:rPr>
        <w:t>。</w:t>
      </w:r>
    </w:p>
    <w:p w:rsidR="00552456" w:rsidRDefault="0077683F" w:rsidP="00C9320C">
      <w:pPr>
        <w:spacing w:line="400" w:lineRule="exact"/>
        <w:ind w:firstLine="425"/>
        <w:jc w:val="both"/>
        <w:rPr>
          <w:rFonts w:asciiTheme="minorEastAsia" w:eastAsiaTheme="minorEastAsia" w:hAnsiTheme="minorEastAsia"/>
          <w:sz w:val="24"/>
        </w:rPr>
      </w:pPr>
      <w:r>
        <w:rPr>
          <w:rFonts w:asciiTheme="minorEastAsia" w:eastAsiaTheme="minorEastAsia" w:hAnsiTheme="minorEastAsia" w:hint="eastAsia"/>
          <w:sz w:val="24"/>
        </w:rPr>
        <w:t>文献</w:t>
      </w:r>
      <w:fldSimple w:instr=" REF _Ref470706298 \r \h  \* MERGEFORMAT ">
        <w:r w:rsidR="005F7DD1">
          <w:rPr>
            <w:rFonts w:ascii="Times New Roman" w:eastAsiaTheme="minorEastAsia" w:hAnsi="Times New Roman" w:cstheme="minorBidi"/>
            <w:sz w:val="24"/>
          </w:rPr>
          <w:t>[23]</w:t>
        </w:r>
      </w:fldSimple>
      <w:r w:rsidRPr="00883B50">
        <w:rPr>
          <w:rFonts w:asciiTheme="minorEastAsia" w:eastAsiaTheme="minorEastAsia" w:hAnsiTheme="minorEastAsia" w:hint="eastAsia"/>
          <w:sz w:val="24"/>
        </w:rPr>
        <w:t>在</w:t>
      </w:r>
      <w:r w:rsidRPr="00062DB6">
        <w:rPr>
          <w:rFonts w:asciiTheme="minorEastAsia" w:eastAsiaTheme="minorEastAsia" w:hAnsiTheme="minorEastAsia" w:hint="eastAsia"/>
          <w:sz w:val="24"/>
        </w:rPr>
        <w:t>此基础上</w:t>
      </w:r>
      <w:r>
        <w:rPr>
          <w:rFonts w:asciiTheme="minorEastAsia" w:eastAsiaTheme="minorEastAsia" w:hAnsiTheme="minorEastAsia" w:hint="eastAsia"/>
          <w:sz w:val="24"/>
        </w:rPr>
        <w:t>定义了一种</w:t>
      </w:r>
      <w:r w:rsidRPr="00062DB6">
        <w:rPr>
          <w:rFonts w:asciiTheme="minorEastAsia" w:eastAsiaTheme="minorEastAsia" w:hAnsiTheme="minorEastAsia" w:hint="eastAsia"/>
          <w:sz w:val="24"/>
        </w:rPr>
        <w:t>通用的基本顺序放置策略</w:t>
      </w:r>
      <w:r>
        <w:rPr>
          <w:rFonts w:asciiTheme="minorEastAsia" w:eastAsiaTheme="minorEastAsia" w:hAnsiTheme="minorEastAsia" w:hint="eastAsia"/>
          <w:sz w:val="24"/>
        </w:rPr>
        <w:t>，</w:t>
      </w:r>
      <w:r w:rsidR="00552456" w:rsidRPr="00062DB6">
        <w:rPr>
          <w:rFonts w:asciiTheme="minorEastAsia" w:eastAsiaTheme="minorEastAsia" w:hAnsiTheme="minorEastAsia" w:hint="eastAsia"/>
          <w:sz w:val="24"/>
        </w:rPr>
        <w:t>假设系统中存在</w:t>
      </w:r>
      <w:r w:rsidR="00531479" w:rsidRPr="00531479">
        <w:rPr>
          <w:rFonts w:asciiTheme="minorEastAsia" w:eastAsiaTheme="minorEastAsia" w:hAnsiTheme="minorEastAsia" w:hint="eastAsia"/>
          <w:sz w:val="24"/>
        </w:rPr>
        <w:t>若干</w:t>
      </w:r>
      <w:r w:rsidR="00552456" w:rsidRPr="00062DB6">
        <w:rPr>
          <w:rFonts w:asciiTheme="minorEastAsia" w:eastAsiaTheme="minorEastAsia" w:hAnsiTheme="minorEastAsia" w:hint="eastAsia"/>
          <w:sz w:val="24"/>
        </w:rPr>
        <w:t>个存储结点</w:t>
      </w:r>
      <w:r w:rsidR="00531479">
        <w:rPr>
          <w:rFonts w:asciiTheme="minorEastAsia" w:eastAsiaTheme="minorEastAsia" w:hAnsiTheme="minorEastAsia" w:hint="eastAsia"/>
          <w:sz w:val="24"/>
        </w:rPr>
        <w:t>，</w:t>
      </w:r>
      <w:r w:rsidR="00564648" w:rsidRPr="00564648">
        <w:rPr>
          <w:rFonts w:asciiTheme="minorEastAsia" w:eastAsiaTheme="minorEastAsia" w:hAnsiTheme="minorEastAsia" w:hint="eastAsia"/>
          <w:sz w:val="24"/>
        </w:rPr>
        <w:t>且</w:t>
      </w:r>
      <w:r w:rsidR="00531479">
        <w:rPr>
          <w:rFonts w:asciiTheme="minorEastAsia" w:eastAsiaTheme="minorEastAsia" w:hAnsiTheme="minorEastAsia" w:hint="eastAsia"/>
          <w:sz w:val="24"/>
        </w:rPr>
        <w:t>该系统中存储节点的</w:t>
      </w:r>
      <w:r w:rsidR="00564648">
        <w:rPr>
          <w:rFonts w:asciiTheme="minorEastAsia" w:eastAsiaTheme="minorEastAsia" w:hAnsiTheme="minorEastAsia" w:hint="eastAsia"/>
          <w:sz w:val="24"/>
        </w:rPr>
        <w:t>都按照一定的顺序进行编号</w:t>
      </w:r>
      <w:r w:rsidR="00531479">
        <w:rPr>
          <w:rFonts w:asciiTheme="minorEastAsia" w:eastAsiaTheme="minorEastAsia" w:hAnsiTheme="minorEastAsia" w:hint="eastAsia"/>
          <w:sz w:val="24"/>
        </w:rPr>
        <w:t>，同时有</w:t>
      </w:r>
      <w:r w:rsidR="00564648">
        <w:rPr>
          <w:rFonts w:asciiTheme="minorEastAsia" w:eastAsiaTheme="minorEastAsia" w:hAnsiTheme="minorEastAsia" w:hint="eastAsia"/>
          <w:sz w:val="24"/>
        </w:rPr>
        <w:t>若干个带存储的数据块，也按照一定的顺序进行编号</w:t>
      </w:r>
      <w:r>
        <w:rPr>
          <w:rFonts w:asciiTheme="minorEastAsia" w:eastAsiaTheme="minorEastAsia" w:hAnsiTheme="minorEastAsia" w:hint="eastAsia"/>
          <w:sz w:val="24"/>
        </w:rPr>
        <w:t>。为了保证存储系统的容错性，需要存储数据块的若干个副本。</w:t>
      </w:r>
      <w:r w:rsidR="00531479">
        <w:rPr>
          <w:rFonts w:asciiTheme="minorEastAsia" w:eastAsiaTheme="minorEastAsia" w:hAnsiTheme="minorEastAsia" w:hint="eastAsia"/>
          <w:sz w:val="24"/>
        </w:rPr>
        <w:t>则顺序数据放置策略就是要将</w:t>
      </w:r>
      <w:r>
        <w:rPr>
          <w:rFonts w:asciiTheme="minorEastAsia" w:eastAsiaTheme="minorEastAsia" w:hAnsiTheme="minorEastAsia" w:hint="eastAsia"/>
          <w:sz w:val="24"/>
        </w:rPr>
        <w:t>某个</w:t>
      </w:r>
      <w:r w:rsidR="00531479">
        <w:rPr>
          <w:rFonts w:asciiTheme="minorEastAsia" w:eastAsiaTheme="minorEastAsia" w:hAnsiTheme="minorEastAsia" w:hint="eastAsia"/>
          <w:sz w:val="24"/>
        </w:rPr>
        <w:t>数据块</w:t>
      </w:r>
      <w:r>
        <w:rPr>
          <w:rFonts w:asciiTheme="minorEastAsia" w:eastAsiaTheme="minorEastAsia" w:hAnsiTheme="minorEastAsia" w:hint="eastAsia"/>
          <w:sz w:val="24"/>
        </w:rPr>
        <w:t>以及其</w:t>
      </w:r>
      <w:r>
        <w:rPr>
          <w:rFonts w:asciiTheme="minorEastAsia" w:eastAsiaTheme="minorEastAsia" w:hAnsiTheme="minorEastAsia" w:hint="eastAsia"/>
          <w:sz w:val="24"/>
        </w:rPr>
        <w:lastRenderedPageBreak/>
        <w:t>副本放置按照某种策略</w:t>
      </w:r>
      <w:r w:rsidR="00531479">
        <w:rPr>
          <w:rFonts w:asciiTheme="minorEastAsia" w:eastAsiaTheme="minorEastAsia" w:hAnsiTheme="minorEastAsia" w:hint="eastAsia"/>
          <w:sz w:val="24"/>
        </w:rPr>
        <w:t>放置到该存储系统的各个节点</w:t>
      </w:r>
      <w:r w:rsidR="00552456" w:rsidRPr="00062DB6">
        <w:rPr>
          <w:rFonts w:asciiTheme="minorEastAsia" w:eastAsiaTheme="minorEastAsia" w:hAnsiTheme="minorEastAsia" w:hint="eastAsia"/>
          <w:sz w:val="24"/>
        </w:rPr>
        <w:t>上</w:t>
      </w:r>
      <w:r>
        <w:rPr>
          <w:rFonts w:asciiTheme="minorEastAsia" w:eastAsiaTheme="minorEastAsia" w:hAnsiTheme="minorEastAsia" w:hint="eastAsia"/>
          <w:sz w:val="24"/>
        </w:rPr>
        <w:t>的过程，具体的放置策略为</w:t>
      </w:r>
      <w:r w:rsidR="00552456" w:rsidRPr="00062DB6">
        <w:rPr>
          <w:rFonts w:asciiTheme="minorEastAsia" w:eastAsiaTheme="minorEastAsia" w:hAnsiTheme="minorEastAsia" w:hint="eastAsia"/>
          <w:sz w:val="24"/>
        </w:rPr>
        <w:t>：</w:t>
      </w:r>
    </w:p>
    <w:p w:rsidR="00564648" w:rsidRPr="00062DB6" w:rsidRDefault="00564648" w:rsidP="00AA011E">
      <w:pPr>
        <w:pStyle w:val="a5"/>
        <w:numPr>
          <w:ilvl w:val="0"/>
          <w:numId w:val="30"/>
        </w:numPr>
        <w:spacing w:line="400" w:lineRule="exact"/>
        <w:ind w:left="426" w:firstLineChars="0" w:hanging="6"/>
        <w:jc w:val="both"/>
        <w:rPr>
          <w:rFonts w:asciiTheme="minorEastAsia" w:eastAsiaTheme="minorEastAsia" w:hAnsiTheme="minorEastAsia"/>
          <w:sz w:val="24"/>
        </w:rPr>
      </w:pPr>
      <w:r>
        <w:rPr>
          <w:rFonts w:asciiTheme="minorEastAsia" w:eastAsiaTheme="minorEastAsia" w:hAnsiTheme="minorEastAsia" w:hint="eastAsia"/>
          <w:sz w:val="24"/>
        </w:rPr>
        <w:t>按照数据块的编号和系统中存储节点的个数取模之后，按照模值存放到对应</w:t>
      </w:r>
      <w:r w:rsidR="0077683F">
        <w:rPr>
          <w:rFonts w:asciiTheme="minorEastAsia" w:eastAsiaTheme="minorEastAsia" w:hAnsiTheme="minorEastAsia" w:hint="eastAsia"/>
          <w:sz w:val="24"/>
        </w:rPr>
        <w:t>编号</w:t>
      </w:r>
      <w:r>
        <w:rPr>
          <w:rFonts w:asciiTheme="minorEastAsia" w:eastAsiaTheme="minorEastAsia" w:hAnsiTheme="minorEastAsia" w:hint="eastAsia"/>
          <w:sz w:val="24"/>
        </w:rPr>
        <w:t>的存储节点上。</w:t>
      </w:r>
    </w:p>
    <w:p w:rsidR="007C586B" w:rsidRDefault="00564648" w:rsidP="00C9320C">
      <w:pPr>
        <w:pStyle w:val="a5"/>
        <w:numPr>
          <w:ilvl w:val="0"/>
          <w:numId w:val="30"/>
        </w:numPr>
        <w:spacing w:line="400" w:lineRule="exact"/>
        <w:ind w:left="851" w:firstLineChars="0" w:hanging="431"/>
        <w:jc w:val="both"/>
        <w:rPr>
          <w:rFonts w:asciiTheme="minorEastAsia" w:eastAsiaTheme="minorEastAsia" w:hAnsiTheme="minorEastAsia"/>
          <w:sz w:val="24"/>
        </w:rPr>
      </w:pPr>
      <w:r>
        <w:rPr>
          <w:rFonts w:asciiTheme="minorEastAsia" w:eastAsiaTheme="minorEastAsia" w:hAnsiTheme="minorEastAsia" w:hint="eastAsia"/>
          <w:sz w:val="24"/>
        </w:rPr>
        <w:t>将</w:t>
      </w:r>
      <w:r w:rsidR="0077683F">
        <w:rPr>
          <w:rFonts w:asciiTheme="minorEastAsia" w:eastAsiaTheme="minorEastAsia" w:hAnsiTheme="minorEastAsia" w:hint="eastAsia"/>
          <w:sz w:val="24"/>
        </w:rPr>
        <w:t>该</w:t>
      </w:r>
      <w:r>
        <w:rPr>
          <w:rFonts w:asciiTheme="minorEastAsia" w:eastAsiaTheme="minorEastAsia" w:hAnsiTheme="minorEastAsia" w:hint="eastAsia"/>
          <w:sz w:val="24"/>
        </w:rPr>
        <w:t>数据块的其他副本依次放置到</w:t>
      </w:r>
      <w:r w:rsidR="0077683F">
        <w:rPr>
          <w:rFonts w:asciiTheme="minorEastAsia" w:eastAsiaTheme="minorEastAsia" w:hAnsiTheme="minorEastAsia" w:hint="eastAsia"/>
          <w:sz w:val="24"/>
        </w:rPr>
        <w:t>该数据块</w:t>
      </w:r>
      <w:r>
        <w:rPr>
          <w:rFonts w:asciiTheme="minorEastAsia" w:eastAsiaTheme="minorEastAsia" w:hAnsiTheme="minorEastAsia" w:hint="eastAsia"/>
          <w:sz w:val="24"/>
        </w:rPr>
        <w:t>放置节点之后的存储节点上。</w:t>
      </w:r>
    </w:p>
    <w:p w:rsidR="00552456" w:rsidRPr="00062DB6" w:rsidRDefault="0077683F" w:rsidP="00C9320C">
      <w:pPr>
        <w:spacing w:line="400" w:lineRule="exact"/>
        <w:ind w:firstLine="425"/>
        <w:jc w:val="both"/>
        <w:rPr>
          <w:rFonts w:asciiTheme="minorEastAsia" w:eastAsiaTheme="minorEastAsia" w:hAnsiTheme="minorEastAsia"/>
          <w:sz w:val="24"/>
        </w:rPr>
      </w:pPr>
      <w:r>
        <w:rPr>
          <w:rFonts w:asciiTheme="minorEastAsia" w:eastAsiaTheme="minorEastAsia" w:hAnsiTheme="minorEastAsia" w:hint="eastAsia"/>
          <w:sz w:val="24"/>
        </w:rPr>
        <w:t>使用这种数据放置策略能够通过数据块的副本数</w:t>
      </w:r>
      <w:r w:rsidR="00DD1B4C">
        <w:rPr>
          <w:rFonts w:asciiTheme="minorEastAsia" w:eastAsiaTheme="minorEastAsia" w:hAnsiTheme="minorEastAsia" w:hint="eastAsia"/>
          <w:sz w:val="24"/>
        </w:rPr>
        <w:t>来控制系统的冗余度，从而实现数据的容错机制。只有当存储系统连续的</w:t>
      </w:r>
      <w:r w:rsidR="0091281A">
        <w:rPr>
          <w:rFonts w:asciiTheme="minorEastAsia" w:eastAsiaTheme="minorEastAsia" w:hAnsiTheme="minorEastAsia" w:hint="eastAsia"/>
          <w:i/>
          <w:sz w:val="24"/>
        </w:rPr>
        <w:t>m</w:t>
      </w:r>
      <w:r w:rsidR="00DD1B4C">
        <w:rPr>
          <w:rFonts w:asciiTheme="minorEastAsia" w:eastAsiaTheme="minorEastAsia" w:hAnsiTheme="minorEastAsia" w:hint="eastAsia"/>
          <w:sz w:val="24"/>
        </w:rPr>
        <w:t>个节点发生故障时</w:t>
      </w:r>
      <w:r>
        <w:rPr>
          <w:rFonts w:asciiTheme="minorEastAsia" w:eastAsiaTheme="minorEastAsia" w:hAnsiTheme="minorEastAsia" w:hint="eastAsia"/>
          <w:sz w:val="24"/>
        </w:rPr>
        <w:t>（</w:t>
      </w:r>
      <w:r w:rsidR="0091281A">
        <w:rPr>
          <w:rFonts w:asciiTheme="minorEastAsia" w:eastAsiaTheme="minorEastAsia" w:hAnsiTheme="minorEastAsia" w:hint="eastAsia"/>
          <w:i/>
          <w:sz w:val="24"/>
        </w:rPr>
        <w:t>m</w:t>
      </w:r>
      <w:r>
        <w:rPr>
          <w:rFonts w:asciiTheme="minorEastAsia" w:eastAsiaTheme="minorEastAsia" w:hAnsiTheme="minorEastAsia" w:hint="eastAsia"/>
          <w:sz w:val="24"/>
        </w:rPr>
        <w:t>为数据块的副本数），才会导致数据丢失，从而为系统提供了不错的容错能力。但是如果</w:t>
      </w:r>
      <w:r w:rsidR="00DD1B4C">
        <w:rPr>
          <w:rFonts w:asciiTheme="minorEastAsia" w:eastAsiaTheme="minorEastAsia" w:hAnsiTheme="minorEastAsia" w:hint="eastAsia"/>
          <w:sz w:val="24"/>
        </w:rPr>
        <w:t>某个存储节点发生故障，那么与其相邻的</w:t>
      </w:r>
      <w:r w:rsidR="0091281A" w:rsidRPr="0091281A">
        <w:rPr>
          <w:rFonts w:asciiTheme="minorEastAsia" w:eastAsiaTheme="minorEastAsia" w:hAnsiTheme="minorEastAsia" w:hint="eastAsia"/>
          <w:i/>
          <w:sz w:val="24"/>
        </w:rPr>
        <w:t>m</w:t>
      </w:r>
      <w:r w:rsidR="00DD1B4C">
        <w:rPr>
          <w:rFonts w:asciiTheme="minorEastAsia" w:eastAsiaTheme="minorEastAsia" w:hAnsiTheme="minorEastAsia" w:hint="eastAsia"/>
          <w:sz w:val="24"/>
        </w:rPr>
        <w:t>个节点不但</w:t>
      </w:r>
      <w:r>
        <w:rPr>
          <w:rFonts w:asciiTheme="minorEastAsia" w:eastAsiaTheme="minorEastAsia" w:hAnsiTheme="minorEastAsia" w:hint="eastAsia"/>
          <w:sz w:val="24"/>
        </w:rPr>
        <w:t>要</w:t>
      </w:r>
      <w:r w:rsidR="00DD1B4C">
        <w:rPr>
          <w:rFonts w:asciiTheme="minorEastAsia" w:eastAsiaTheme="minorEastAsia" w:hAnsiTheme="minorEastAsia" w:hint="eastAsia"/>
          <w:sz w:val="24"/>
        </w:rPr>
        <w:t>恢复该数据，还要迁移数据的源端，导致存储系统中产生</w:t>
      </w:r>
      <w:r w:rsidR="00D1469D">
        <w:rPr>
          <w:rFonts w:asciiTheme="minorEastAsia" w:eastAsiaTheme="minorEastAsia" w:hAnsiTheme="minorEastAsia" w:hint="eastAsia"/>
          <w:sz w:val="24"/>
        </w:rPr>
        <w:t>大量的</w:t>
      </w:r>
      <w:r w:rsidR="00DD1B4C">
        <w:rPr>
          <w:rFonts w:asciiTheme="minorEastAsia" w:eastAsiaTheme="minorEastAsia" w:hAnsiTheme="minorEastAsia" w:hint="eastAsia"/>
          <w:sz w:val="24"/>
        </w:rPr>
        <w:t>网络传输，</w:t>
      </w:r>
      <w:r w:rsidR="00D1469D">
        <w:rPr>
          <w:rFonts w:asciiTheme="minorEastAsia" w:eastAsiaTheme="minorEastAsia" w:hAnsiTheme="minorEastAsia" w:hint="eastAsia"/>
          <w:sz w:val="24"/>
        </w:rPr>
        <w:t>如果存储系统多个节点发生发生故障，那么存储系统中的网络带宽会被占用殆尽，极大地降低了系统的恢复错误数据的速度，降低了系统的性能。</w:t>
      </w:r>
    </w:p>
    <w:p w:rsidR="00552456" w:rsidRDefault="00552456" w:rsidP="007C586B">
      <w:pPr>
        <w:spacing w:line="400" w:lineRule="exact"/>
        <w:rPr>
          <w:rFonts w:asciiTheme="minorEastAsia" w:eastAsiaTheme="minorEastAsia" w:hAnsiTheme="minorEastAsia"/>
          <w:sz w:val="24"/>
        </w:rPr>
      </w:pPr>
      <w:r>
        <w:rPr>
          <w:rFonts w:asciiTheme="minorEastAsia" w:eastAsiaTheme="minorEastAsia" w:hAnsiTheme="minorEastAsia" w:hint="eastAsia"/>
          <w:sz w:val="24"/>
        </w:rPr>
        <w:t>2.随机放置策略</w:t>
      </w:r>
    </w:p>
    <w:p w:rsidR="00552456" w:rsidRPr="00062DB6" w:rsidRDefault="00D1469D" w:rsidP="00C9320C">
      <w:pPr>
        <w:spacing w:line="400" w:lineRule="exact"/>
        <w:ind w:firstLine="425"/>
        <w:jc w:val="both"/>
        <w:rPr>
          <w:rFonts w:asciiTheme="minorEastAsia" w:eastAsiaTheme="minorEastAsia" w:hAnsiTheme="minorEastAsia"/>
          <w:sz w:val="24"/>
        </w:rPr>
      </w:pPr>
      <w:r>
        <w:rPr>
          <w:rFonts w:asciiTheme="minorEastAsia" w:eastAsiaTheme="minorEastAsia" w:hAnsiTheme="minorEastAsia" w:hint="eastAsia"/>
          <w:sz w:val="24"/>
        </w:rPr>
        <w:t>使用随机放置</w:t>
      </w:r>
      <w:r w:rsidR="00552456" w:rsidRPr="00062DB6">
        <w:rPr>
          <w:rFonts w:asciiTheme="minorEastAsia" w:eastAsiaTheme="minorEastAsia" w:hAnsiTheme="minorEastAsia" w:hint="eastAsia"/>
          <w:sz w:val="24"/>
        </w:rPr>
        <w:t>策略的系统中，</w:t>
      </w:r>
      <w:r>
        <w:rPr>
          <w:rFonts w:asciiTheme="minorEastAsia" w:eastAsiaTheme="minorEastAsia" w:hAnsiTheme="minorEastAsia" w:hint="eastAsia"/>
          <w:sz w:val="24"/>
        </w:rPr>
        <w:t>在确定数据放置节点时会产生一个随机值，这个随机值就是该数据在系统的存放位置。下面我们来介绍随机放置策略的优缺点。</w:t>
      </w:r>
    </w:p>
    <w:p w:rsidR="00D1469D" w:rsidRDefault="00D1469D" w:rsidP="00AA011E">
      <w:pPr>
        <w:pStyle w:val="a5"/>
        <w:numPr>
          <w:ilvl w:val="0"/>
          <w:numId w:val="31"/>
        </w:numPr>
        <w:spacing w:line="400" w:lineRule="exact"/>
        <w:ind w:left="426" w:firstLineChars="0" w:hanging="6"/>
        <w:jc w:val="both"/>
        <w:rPr>
          <w:rFonts w:asciiTheme="minorEastAsia" w:eastAsiaTheme="minorEastAsia" w:hAnsiTheme="minorEastAsia"/>
          <w:sz w:val="24"/>
        </w:rPr>
      </w:pPr>
      <w:r>
        <w:rPr>
          <w:rFonts w:asciiTheme="minorEastAsia" w:eastAsiaTheme="minorEastAsia" w:hAnsiTheme="minorEastAsia" w:hint="eastAsia"/>
          <w:sz w:val="24"/>
        </w:rPr>
        <w:t>随机放置策略能够是数据近似均匀的被放置在系统中的存储节点上，这样有利于存储系统的负载均衡，</w:t>
      </w:r>
      <w:r w:rsidR="006E6BC5">
        <w:rPr>
          <w:rFonts w:asciiTheme="minorEastAsia" w:eastAsiaTheme="minorEastAsia" w:hAnsiTheme="minorEastAsia" w:hint="eastAsia"/>
          <w:sz w:val="24"/>
        </w:rPr>
        <w:t>尤其是对于一些经常需要对数据进行随机访问的场景时。但是现实中对数据访问一般都是局部相关的，在这样的场景下，随机数据放置策略，会导致系统的负载不均衡，从到导致系统的性能降低。</w:t>
      </w:r>
    </w:p>
    <w:p w:rsidR="006E6BC5" w:rsidRPr="006E6BC5" w:rsidRDefault="006E6BC5" w:rsidP="00AA011E">
      <w:pPr>
        <w:pStyle w:val="a5"/>
        <w:numPr>
          <w:ilvl w:val="0"/>
          <w:numId w:val="31"/>
        </w:numPr>
        <w:spacing w:line="400" w:lineRule="exact"/>
        <w:ind w:left="426" w:firstLineChars="0" w:hanging="6"/>
        <w:jc w:val="both"/>
        <w:rPr>
          <w:rFonts w:asciiTheme="minorEastAsia" w:eastAsiaTheme="minorEastAsia" w:hAnsiTheme="minorEastAsia"/>
          <w:sz w:val="24"/>
        </w:rPr>
      </w:pPr>
      <w:r>
        <w:rPr>
          <w:rFonts w:asciiTheme="minorEastAsia" w:eastAsiaTheme="minorEastAsia" w:hAnsiTheme="minorEastAsia" w:hint="eastAsia"/>
          <w:sz w:val="24"/>
        </w:rPr>
        <w:t>单个节点出现故障时的快速恢复能力，</w:t>
      </w:r>
      <w:r w:rsidR="00552456" w:rsidRPr="00062DB6">
        <w:rPr>
          <w:rFonts w:asciiTheme="minorEastAsia" w:eastAsiaTheme="minorEastAsia" w:hAnsiTheme="minorEastAsia" w:hint="eastAsia"/>
          <w:sz w:val="24"/>
        </w:rPr>
        <w:t>当发生单点故障时，</w:t>
      </w:r>
      <w:r>
        <w:rPr>
          <w:rFonts w:asciiTheme="minorEastAsia" w:eastAsiaTheme="minorEastAsia" w:hAnsiTheme="minorEastAsia" w:hint="eastAsia"/>
          <w:sz w:val="24"/>
        </w:rPr>
        <w:t>存储</w:t>
      </w:r>
      <w:r w:rsidR="00552456" w:rsidRPr="00062DB6">
        <w:rPr>
          <w:rFonts w:asciiTheme="minorEastAsia" w:eastAsiaTheme="minorEastAsia" w:hAnsiTheme="minorEastAsia" w:hint="eastAsia"/>
          <w:sz w:val="24"/>
        </w:rPr>
        <w:t>系统可以</w:t>
      </w:r>
      <w:r>
        <w:rPr>
          <w:rFonts w:asciiTheme="minorEastAsia" w:eastAsiaTheme="minorEastAsia" w:hAnsiTheme="minorEastAsia" w:hint="eastAsia"/>
          <w:sz w:val="24"/>
        </w:rPr>
        <w:t>很快的从相关的节点上读取数据来恢复丢失的数据。同时相比顺序存储策略，随机存储策略再发生单点故障时不需要进行大量的数据进行迁移，从而不需要占用系统的网络传输资源，大大提高了系统的性能。同时在容错方面相比顺序放置策略，随机放置策略的容错能力较差。</w:t>
      </w:r>
    </w:p>
    <w:p w:rsidR="00552456" w:rsidRPr="00552456" w:rsidRDefault="00552456" w:rsidP="007C586B">
      <w:pPr>
        <w:spacing w:line="400" w:lineRule="exact"/>
        <w:rPr>
          <w:rFonts w:asciiTheme="minorEastAsia" w:hAnsiTheme="minorEastAsia"/>
          <w:sz w:val="24"/>
        </w:rPr>
      </w:pPr>
      <w:r>
        <w:rPr>
          <w:rFonts w:asciiTheme="minorEastAsia" w:hAnsiTheme="minorEastAsia" w:hint="eastAsia"/>
          <w:sz w:val="24"/>
        </w:rPr>
        <w:t>3.</w:t>
      </w:r>
      <w:r w:rsidRPr="002F5780">
        <w:rPr>
          <w:rFonts w:asciiTheme="minorEastAsia" w:hAnsiTheme="minorEastAsia" w:hint="eastAsia"/>
          <w:sz w:val="24"/>
        </w:rPr>
        <w:t>基于P2P</w:t>
      </w:r>
      <w:r>
        <w:rPr>
          <w:rFonts w:asciiTheme="minorEastAsia" w:hAnsiTheme="minorEastAsia" w:hint="eastAsia"/>
          <w:sz w:val="24"/>
        </w:rPr>
        <w:t>网络中的数据</w:t>
      </w:r>
      <w:r w:rsidRPr="002F5780">
        <w:rPr>
          <w:rFonts w:asciiTheme="minorEastAsia" w:hAnsiTheme="minorEastAsia" w:hint="eastAsia"/>
          <w:sz w:val="24"/>
        </w:rPr>
        <w:t>放置</w:t>
      </w:r>
      <w:r>
        <w:rPr>
          <w:rFonts w:asciiTheme="minorEastAsia" w:hAnsiTheme="minorEastAsia" w:hint="eastAsia"/>
          <w:sz w:val="24"/>
        </w:rPr>
        <w:t>策略</w:t>
      </w:r>
    </w:p>
    <w:p w:rsidR="006E6BC5" w:rsidRDefault="00552456" w:rsidP="00C9320C">
      <w:pPr>
        <w:spacing w:line="400" w:lineRule="exact"/>
        <w:ind w:firstLine="420"/>
        <w:jc w:val="both"/>
        <w:rPr>
          <w:rFonts w:asciiTheme="minorEastAsia" w:eastAsiaTheme="minorEastAsia" w:hAnsiTheme="minorEastAsia"/>
          <w:sz w:val="24"/>
        </w:rPr>
      </w:pPr>
      <w:r w:rsidRPr="002F5780">
        <w:rPr>
          <w:rFonts w:asciiTheme="minorEastAsia" w:hAnsiTheme="minorEastAsia" w:hint="eastAsia"/>
          <w:sz w:val="24"/>
        </w:rPr>
        <w:t>P2P</w:t>
      </w:r>
      <w:r>
        <w:rPr>
          <w:rFonts w:asciiTheme="minorEastAsia" w:hAnsiTheme="minorEastAsia" w:hint="eastAsia"/>
          <w:sz w:val="24"/>
        </w:rPr>
        <w:t>网络中的数据</w:t>
      </w:r>
      <w:r w:rsidRPr="002F5780">
        <w:rPr>
          <w:rFonts w:asciiTheme="minorEastAsia" w:hAnsiTheme="minorEastAsia" w:hint="eastAsia"/>
          <w:sz w:val="24"/>
        </w:rPr>
        <w:t>放置</w:t>
      </w:r>
      <w:r>
        <w:rPr>
          <w:rFonts w:asciiTheme="minorEastAsia" w:hAnsiTheme="minorEastAsia" w:hint="eastAsia"/>
          <w:sz w:val="24"/>
        </w:rPr>
        <w:t>策略</w:t>
      </w:r>
      <w:r w:rsidR="006E6BC5">
        <w:rPr>
          <w:rFonts w:asciiTheme="minorEastAsia" w:eastAsiaTheme="minorEastAsia" w:hAnsiTheme="minorEastAsia" w:hint="eastAsia"/>
          <w:sz w:val="24"/>
        </w:rPr>
        <w:t>本质上是</w:t>
      </w:r>
      <w:r w:rsidRPr="00062DB6">
        <w:rPr>
          <w:rFonts w:asciiTheme="minorEastAsia" w:eastAsiaTheme="minorEastAsia" w:hAnsiTheme="minorEastAsia" w:hint="eastAsia"/>
          <w:sz w:val="24"/>
        </w:rPr>
        <w:t>一种顺序放置策略，</w:t>
      </w:r>
      <w:r w:rsidR="006E6BC5">
        <w:rPr>
          <w:rFonts w:asciiTheme="minorEastAsia" w:eastAsiaTheme="minorEastAsia" w:hAnsiTheme="minorEastAsia" w:hint="eastAsia"/>
          <w:sz w:val="24"/>
        </w:rPr>
        <w:t>但是在P2P这种复杂的</w:t>
      </w:r>
      <w:r w:rsidR="001E4947">
        <w:rPr>
          <w:rFonts w:asciiTheme="minorEastAsia" w:eastAsiaTheme="minorEastAsia" w:hAnsiTheme="minorEastAsia" w:hint="eastAsia"/>
          <w:sz w:val="24"/>
        </w:rPr>
        <w:t>网络环境下进行数据放置策略的研究，需要考虑许多在传统的数据系统中不需要考虑的问题。P2P网络中的存储设备是多种多样的，设备的稳定性、可靠性一般都很差，同时网络中存储界节点的数据很多，对数据的管理和使用更加具有挑战性。而且网络中存储节点流动性较强，可能有节点会频繁的加入存储系统，同时一些节点从存储节点中消失。所以有必要将这种恶劣环境的数据放置策略单独作为一个研究方向。</w:t>
      </w:r>
    </w:p>
    <w:p w:rsidR="00552456" w:rsidRPr="00062DB6" w:rsidRDefault="001E4947" w:rsidP="00C744D3">
      <w:pPr>
        <w:spacing w:line="400" w:lineRule="exact"/>
        <w:ind w:firstLine="420"/>
        <w:jc w:val="both"/>
        <w:rPr>
          <w:rFonts w:asciiTheme="minorEastAsia" w:eastAsiaTheme="minorEastAsia" w:hAnsiTheme="minorEastAsia"/>
          <w:sz w:val="24"/>
        </w:rPr>
      </w:pPr>
      <w:r>
        <w:rPr>
          <w:rFonts w:asciiTheme="minorEastAsia" w:eastAsiaTheme="minorEastAsia" w:hAnsiTheme="minorEastAsia" w:hint="eastAsia"/>
          <w:sz w:val="24"/>
        </w:rPr>
        <w:t>目前在使用较为广泛的网络存储系统中，简单的使用顺序放置的策略，很难实现系统的稳定性和可靠性。目前通用的一种做法是通过分布式哈希表</w:t>
      </w:r>
      <w:r w:rsidR="00865360">
        <w:rPr>
          <w:rFonts w:asciiTheme="minorEastAsia" w:eastAsiaTheme="minorEastAsia" w:hAnsiTheme="minorEastAsia" w:hint="eastAsia"/>
          <w:sz w:val="24"/>
        </w:rPr>
        <w:t>（DHT）</w:t>
      </w:r>
      <w:r>
        <w:rPr>
          <w:rFonts w:asciiTheme="minorEastAsia" w:eastAsiaTheme="minorEastAsia" w:hAnsiTheme="minorEastAsia" w:hint="eastAsia"/>
          <w:sz w:val="24"/>
        </w:rPr>
        <w:lastRenderedPageBreak/>
        <w:t>来维护网络中的存储节点。</w:t>
      </w:r>
      <w:r w:rsidR="00865360">
        <w:rPr>
          <w:rFonts w:asciiTheme="minorEastAsia" w:eastAsiaTheme="minorEastAsia" w:hAnsiTheme="minorEastAsia" w:hint="eastAsia"/>
          <w:sz w:val="24"/>
        </w:rPr>
        <w:t>DHT一般只存放数据的元数据信息，主要作用是能够通过DHT锁定相关数据在存储节点上的存储地址。但是网络中的存储设备多种多样，很难保证设备的可靠性，需要实现有效的数据容错机制，以保证系统的可靠性。相比于传统系统的数据放置策略和随机放置策略，P2P网络中的数据放置策略需要维护一个DHT用来索引数据，增加了额外的存储空间，同时降低了数据读写的速度。为了保证系统可靠性，需要复杂度更高的算法来实现系统的容错能力。</w:t>
      </w:r>
    </w:p>
    <w:p w:rsidR="006F3394" w:rsidRPr="00510975" w:rsidRDefault="004922B2" w:rsidP="008E1D83">
      <w:pPr>
        <w:pStyle w:val="af5"/>
        <w:spacing w:before="156" w:after="156"/>
        <w:ind w:firstLineChars="0" w:firstLine="0"/>
      </w:pPr>
      <w:bookmarkStart w:id="109" w:name="_Toc476847707"/>
      <w:r w:rsidRPr="00510975">
        <w:t>2.</w:t>
      </w:r>
      <w:r w:rsidRPr="00510975">
        <w:rPr>
          <w:rFonts w:hint="eastAsia"/>
        </w:rPr>
        <w:t>3.</w:t>
      </w:r>
      <w:r w:rsidR="00843F93" w:rsidRPr="00510975">
        <w:rPr>
          <w:rFonts w:hint="eastAsia"/>
        </w:rPr>
        <w:t>2</w:t>
      </w:r>
      <w:r w:rsidRPr="00510975">
        <w:rPr>
          <w:rFonts w:hint="eastAsia"/>
        </w:rPr>
        <w:t>HDFS</w:t>
      </w:r>
      <w:r w:rsidRPr="00510975">
        <w:rPr>
          <w:rFonts w:hint="eastAsia"/>
        </w:rPr>
        <w:t>分布式文件存储系统中的数据放置策略</w:t>
      </w:r>
      <w:bookmarkEnd w:id="109"/>
    </w:p>
    <w:p w:rsidR="001D40B3" w:rsidRDefault="00990C14" w:rsidP="00C9320C">
      <w:pPr>
        <w:snapToGrid w:val="0"/>
        <w:spacing w:line="400" w:lineRule="exact"/>
        <w:ind w:firstLine="420"/>
        <w:jc w:val="both"/>
        <w:rPr>
          <w:rFonts w:ascii="Times New Roman" w:hAnsi="Times New Roman"/>
          <w:sz w:val="24"/>
        </w:rPr>
      </w:pPr>
      <w:r w:rsidRPr="00AE62D0">
        <w:rPr>
          <w:rFonts w:ascii="Times New Roman" w:hAnsi="Times New Roman" w:hint="eastAsia"/>
          <w:sz w:val="24"/>
        </w:rPr>
        <w:t>HDFS</w:t>
      </w:r>
      <w:r w:rsidR="00865360">
        <w:rPr>
          <w:rFonts w:ascii="Times New Roman" w:hAnsi="Times New Roman" w:hint="eastAsia"/>
          <w:sz w:val="24"/>
        </w:rPr>
        <w:t>分布式文件系统</w:t>
      </w:r>
      <w:r w:rsidRPr="00AE62D0">
        <w:rPr>
          <w:rFonts w:ascii="Times New Roman" w:hAnsi="Times New Roman" w:hint="eastAsia"/>
          <w:sz w:val="24"/>
        </w:rPr>
        <w:t>运行在</w:t>
      </w:r>
      <w:r w:rsidR="00865360">
        <w:rPr>
          <w:rFonts w:ascii="Times New Roman" w:hAnsi="Times New Roman" w:hint="eastAsia"/>
          <w:sz w:val="24"/>
        </w:rPr>
        <w:t>由跨越大量机架的节点组成的集群</w:t>
      </w:r>
      <w:r w:rsidRPr="00AE62D0">
        <w:rPr>
          <w:rFonts w:ascii="Times New Roman" w:hAnsi="Times New Roman" w:hint="eastAsia"/>
          <w:sz w:val="24"/>
        </w:rPr>
        <w:t>上。</w:t>
      </w:r>
      <w:r w:rsidR="00865360">
        <w:rPr>
          <w:rFonts w:ascii="Times New Roman" w:hAnsi="Times New Roman" w:hint="eastAsia"/>
          <w:sz w:val="24"/>
        </w:rPr>
        <w:t>属于</w:t>
      </w:r>
      <w:r w:rsidRPr="00AE62D0">
        <w:rPr>
          <w:rFonts w:ascii="Times New Roman" w:hAnsi="Times New Roman" w:hint="eastAsia"/>
          <w:sz w:val="24"/>
        </w:rPr>
        <w:t>不同机架上的</w:t>
      </w:r>
      <w:r w:rsidR="00865360">
        <w:rPr>
          <w:rFonts w:ascii="Times New Roman" w:hAnsi="Times New Roman" w:hint="eastAsia"/>
          <w:sz w:val="24"/>
        </w:rPr>
        <w:t>两个节点需要通过网络交换机实现数据传输</w:t>
      </w:r>
      <w:r w:rsidRPr="00AE62D0">
        <w:rPr>
          <w:rFonts w:ascii="Times New Roman" w:hAnsi="Times New Roman" w:hint="eastAsia"/>
          <w:sz w:val="24"/>
        </w:rPr>
        <w:t>，</w:t>
      </w:r>
      <w:r w:rsidR="00865360">
        <w:rPr>
          <w:rFonts w:ascii="Times New Roman" w:hAnsi="Times New Roman" w:hint="eastAsia"/>
          <w:sz w:val="24"/>
        </w:rPr>
        <w:t>显然</w:t>
      </w:r>
      <w:r w:rsidRPr="00AE62D0">
        <w:rPr>
          <w:rFonts w:ascii="Times New Roman" w:hAnsi="Times New Roman" w:hint="eastAsia"/>
          <w:sz w:val="24"/>
        </w:rPr>
        <w:t>，</w:t>
      </w:r>
      <w:r w:rsidR="00865360">
        <w:rPr>
          <w:rFonts w:ascii="Times New Roman" w:hAnsi="Times New Roman" w:hint="eastAsia"/>
          <w:sz w:val="24"/>
        </w:rPr>
        <w:t>位于同一个机架上的存储节点</w:t>
      </w:r>
      <w:r w:rsidR="001D40B3">
        <w:rPr>
          <w:rFonts w:ascii="Times New Roman" w:hAnsi="Times New Roman" w:hint="eastAsia"/>
          <w:sz w:val="24"/>
        </w:rPr>
        <w:t>在进行数据传输时相比位于不同机架上的节点会耗费更少的网络的资源，从而提高系统性能。同时相比机架内两个节点同时发生故障的概率远远大于集群中两个机架发生故障的概率，所以为了保证系统容错性，将数据的不同副本放在来两个机架上会降低数据丢失的概率。所以</w:t>
      </w:r>
      <w:r w:rsidR="001D40B3">
        <w:rPr>
          <w:rFonts w:ascii="Times New Roman" w:hAnsi="Times New Roman" w:hint="eastAsia"/>
          <w:sz w:val="24"/>
        </w:rPr>
        <w:t>HDFS</w:t>
      </w:r>
      <w:r w:rsidR="001D40B3">
        <w:rPr>
          <w:rFonts w:ascii="Times New Roman" w:hAnsi="Times New Roman" w:hint="eastAsia"/>
          <w:sz w:val="24"/>
        </w:rPr>
        <w:t>中每个节点都会维护自己机架的</w:t>
      </w:r>
      <w:r w:rsidR="001D40B3">
        <w:rPr>
          <w:rFonts w:ascii="Times New Roman" w:hAnsi="Times New Roman" w:hint="eastAsia"/>
          <w:sz w:val="24"/>
        </w:rPr>
        <w:t>ID</w:t>
      </w:r>
      <w:r w:rsidR="001D40B3">
        <w:rPr>
          <w:rFonts w:ascii="Times New Roman" w:hAnsi="Times New Roman" w:hint="eastAsia"/>
          <w:sz w:val="24"/>
        </w:rPr>
        <w:t>，同时向</w:t>
      </w:r>
      <w:r w:rsidR="001D40B3">
        <w:rPr>
          <w:rFonts w:ascii="Times New Roman" w:hAnsi="Times New Roman" w:hint="eastAsia"/>
          <w:sz w:val="24"/>
        </w:rPr>
        <w:t>NameNode</w:t>
      </w:r>
      <w:r w:rsidR="001D40B3">
        <w:rPr>
          <w:rFonts w:ascii="Times New Roman" w:hAnsi="Times New Roman" w:hint="eastAsia"/>
          <w:sz w:val="24"/>
        </w:rPr>
        <w:t>的节点报告自己的所属机架的信息</w:t>
      </w:r>
      <w:r w:rsidRPr="00AE62D0">
        <w:rPr>
          <w:rFonts w:ascii="Times New Roman" w:hAnsi="Times New Roman" w:hint="eastAsia"/>
          <w:sz w:val="24"/>
        </w:rPr>
        <w:t>。</w:t>
      </w:r>
    </w:p>
    <w:p w:rsidR="000F18BB" w:rsidRDefault="001D40B3" w:rsidP="00C9320C">
      <w:pPr>
        <w:snapToGrid w:val="0"/>
        <w:spacing w:line="400" w:lineRule="exact"/>
        <w:ind w:firstLine="420"/>
        <w:jc w:val="both"/>
        <w:rPr>
          <w:rFonts w:ascii="Times New Roman" w:hAnsi="Times New Roman"/>
          <w:sz w:val="24"/>
        </w:rPr>
      </w:pPr>
      <w:r>
        <w:rPr>
          <w:rFonts w:ascii="Times New Roman" w:hAnsi="Times New Roman" w:hint="eastAsia"/>
          <w:sz w:val="24"/>
        </w:rPr>
        <w:t>为了提高数据的容错性，同时能够快速读取数据，</w:t>
      </w:r>
      <w:r>
        <w:rPr>
          <w:rFonts w:ascii="Times New Roman" w:hAnsi="Times New Roman" w:hint="eastAsia"/>
          <w:sz w:val="24"/>
        </w:rPr>
        <w:t>HDFS</w:t>
      </w:r>
      <w:r>
        <w:rPr>
          <w:rFonts w:ascii="Times New Roman" w:hAnsi="Times New Roman" w:hint="eastAsia"/>
          <w:sz w:val="24"/>
        </w:rPr>
        <w:t>数据放置策略的思路</w:t>
      </w:r>
      <w:r w:rsidR="00990C14" w:rsidRPr="00AE62D0">
        <w:rPr>
          <w:rFonts w:ascii="Times New Roman" w:hAnsi="Times New Roman" w:hint="eastAsia"/>
          <w:sz w:val="24"/>
        </w:rPr>
        <w:t>将</w:t>
      </w:r>
      <w:r>
        <w:rPr>
          <w:rFonts w:ascii="Times New Roman" w:hAnsi="Times New Roman" w:hint="eastAsia"/>
          <w:sz w:val="24"/>
        </w:rPr>
        <w:t>数据的各个副本放置到两个的机架上，这样就避免了</w:t>
      </w:r>
      <w:r w:rsidR="00990C14" w:rsidRPr="00AE62D0">
        <w:rPr>
          <w:rFonts w:ascii="Times New Roman" w:hAnsi="Times New Roman" w:hint="eastAsia"/>
          <w:sz w:val="24"/>
        </w:rPr>
        <w:t>机架故障时</w:t>
      </w:r>
      <w:r>
        <w:rPr>
          <w:rFonts w:ascii="Times New Roman" w:hAnsi="Times New Roman" w:hint="eastAsia"/>
          <w:sz w:val="24"/>
        </w:rPr>
        <w:t>，</w:t>
      </w:r>
      <w:r w:rsidR="000F18BB">
        <w:rPr>
          <w:rFonts w:ascii="Times New Roman" w:hAnsi="Times New Roman" w:hint="eastAsia"/>
          <w:sz w:val="24"/>
        </w:rPr>
        <w:t>存储在</w:t>
      </w:r>
      <w:r>
        <w:rPr>
          <w:rFonts w:ascii="Times New Roman" w:hAnsi="Times New Roman" w:hint="eastAsia"/>
          <w:sz w:val="24"/>
        </w:rPr>
        <w:t>该</w:t>
      </w:r>
      <w:r w:rsidR="000F18BB">
        <w:rPr>
          <w:rFonts w:ascii="Times New Roman" w:hAnsi="Times New Roman" w:hint="eastAsia"/>
          <w:sz w:val="24"/>
        </w:rPr>
        <w:t>机架上</w:t>
      </w:r>
      <w:r>
        <w:rPr>
          <w:rFonts w:ascii="Times New Roman" w:hAnsi="Times New Roman" w:hint="eastAsia"/>
          <w:sz w:val="24"/>
        </w:rPr>
        <w:t>所有数据都会</w:t>
      </w:r>
      <w:r w:rsidR="00990C14" w:rsidRPr="00AE62D0">
        <w:rPr>
          <w:rFonts w:ascii="Times New Roman" w:hAnsi="Times New Roman" w:hint="eastAsia"/>
          <w:sz w:val="24"/>
        </w:rPr>
        <w:t>丢失</w:t>
      </w:r>
      <w:r>
        <w:rPr>
          <w:rFonts w:ascii="Times New Roman" w:hAnsi="Times New Roman" w:hint="eastAsia"/>
          <w:sz w:val="24"/>
        </w:rPr>
        <w:t>的可能性，同时读取系统中的</w:t>
      </w:r>
      <w:r w:rsidR="00990C14" w:rsidRPr="00AE62D0">
        <w:rPr>
          <w:rFonts w:ascii="Times New Roman" w:hAnsi="Times New Roman" w:hint="eastAsia"/>
          <w:sz w:val="24"/>
        </w:rPr>
        <w:t>数</w:t>
      </w:r>
      <w:r>
        <w:rPr>
          <w:rFonts w:ascii="Times New Roman" w:hAnsi="Times New Roman" w:hint="eastAsia"/>
          <w:sz w:val="24"/>
        </w:rPr>
        <w:t>据时，还可以</w:t>
      </w:r>
      <w:r w:rsidR="00990C14" w:rsidRPr="00AE62D0">
        <w:rPr>
          <w:rFonts w:ascii="Times New Roman" w:hAnsi="Times New Roman" w:hint="eastAsia"/>
          <w:sz w:val="24"/>
        </w:rPr>
        <w:t>利用不同机架的带宽</w:t>
      </w:r>
      <w:r>
        <w:rPr>
          <w:rFonts w:ascii="Times New Roman" w:hAnsi="Times New Roman" w:hint="eastAsia"/>
          <w:sz w:val="24"/>
        </w:rPr>
        <w:t>加快数据读取速度</w:t>
      </w:r>
      <w:r w:rsidR="00990C14" w:rsidRPr="00AE62D0">
        <w:rPr>
          <w:rFonts w:ascii="Times New Roman" w:hAnsi="Times New Roman" w:hint="eastAsia"/>
          <w:sz w:val="24"/>
        </w:rPr>
        <w:t>。</w:t>
      </w:r>
      <w:r w:rsidR="00DD6B97">
        <w:rPr>
          <w:rFonts w:ascii="Times New Roman" w:hAnsi="Times New Roman" w:hint="eastAsia"/>
          <w:sz w:val="24"/>
        </w:rPr>
        <w:t>HDFS</w:t>
      </w:r>
      <w:r w:rsidR="00DD6B97" w:rsidRPr="00AE62D0">
        <w:rPr>
          <w:rFonts w:ascii="Times New Roman" w:hAnsi="Times New Roman" w:hint="eastAsia"/>
          <w:sz w:val="24"/>
        </w:rPr>
        <w:t>的</w:t>
      </w:r>
      <w:r w:rsidR="00DD6B97">
        <w:rPr>
          <w:rFonts w:ascii="Times New Roman" w:hAnsi="Times New Roman" w:hint="eastAsia"/>
          <w:sz w:val="24"/>
        </w:rPr>
        <w:t>具体的数据</w:t>
      </w:r>
      <w:r w:rsidR="00DD6B97" w:rsidRPr="00AE62D0">
        <w:rPr>
          <w:rFonts w:ascii="Times New Roman" w:hAnsi="Times New Roman" w:hint="eastAsia"/>
          <w:sz w:val="24"/>
        </w:rPr>
        <w:t>放置策略</w:t>
      </w:r>
      <w:r w:rsidR="00DD6B97">
        <w:rPr>
          <w:rFonts w:ascii="Times New Roman" w:hAnsi="Times New Roman" w:hint="eastAsia"/>
          <w:sz w:val="24"/>
        </w:rPr>
        <w:t>如下：</w:t>
      </w:r>
    </w:p>
    <w:p w:rsidR="00DD6B97" w:rsidRPr="00DD6B97" w:rsidRDefault="000F18BB" w:rsidP="00C9320C">
      <w:pPr>
        <w:pStyle w:val="a5"/>
        <w:numPr>
          <w:ilvl w:val="0"/>
          <w:numId w:val="32"/>
        </w:numPr>
        <w:spacing w:line="400" w:lineRule="exact"/>
        <w:ind w:left="851" w:firstLineChars="0" w:hanging="431"/>
        <w:jc w:val="both"/>
        <w:rPr>
          <w:sz w:val="24"/>
        </w:rPr>
      </w:pPr>
      <w:r w:rsidRPr="00DD6B97">
        <w:rPr>
          <w:rFonts w:hint="eastAsia"/>
          <w:sz w:val="24"/>
        </w:rPr>
        <w:t>将</w:t>
      </w:r>
      <w:r w:rsidR="00DD6B97">
        <w:rPr>
          <w:rFonts w:hint="eastAsia"/>
          <w:sz w:val="24"/>
        </w:rPr>
        <w:t>数据块的第一个副本放置提交该数据块的那个节点上</w:t>
      </w:r>
    </w:p>
    <w:p w:rsidR="00DD6B97" w:rsidRDefault="000F18BB" w:rsidP="00AA011E">
      <w:pPr>
        <w:pStyle w:val="a5"/>
        <w:numPr>
          <w:ilvl w:val="0"/>
          <w:numId w:val="32"/>
        </w:numPr>
        <w:spacing w:line="400" w:lineRule="exact"/>
        <w:ind w:left="426" w:firstLineChars="0" w:hanging="6"/>
        <w:jc w:val="both"/>
        <w:rPr>
          <w:sz w:val="24"/>
        </w:rPr>
      </w:pPr>
      <w:r w:rsidRPr="00DD6B97">
        <w:rPr>
          <w:rFonts w:hint="eastAsia"/>
          <w:sz w:val="24"/>
        </w:rPr>
        <w:t>将</w:t>
      </w:r>
      <w:r w:rsidR="00DD6B97">
        <w:rPr>
          <w:rFonts w:hint="eastAsia"/>
          <w:sz w:val="24"/>
        </w:rPr>
        <w:t>数据块的第二个副本随机放置到与放置第一个副本相同机架上的另外一个节点上。这样能够保证在一个数据块丢失是，能够听过本机架内的数据恢复，加快数据恢复的速度。</w:t>
      </w:r>
    </w:p>
    <w:p w:rsidR="00DD6B97" w:rsidRPr="00DD6B97" w:rsidRDefault="00DD6B97" w:rsidP="00AA011E">
      <w:pPr>
        <w:pStyle w:val="a5"/>
        <w:numPr>
          <w:ilvl w:val="0"/>
          <w:numId w:val="32"/>
        </w:numPr>
        <w:spacing w:line="400" w:lineRule="exact"/>
        <w:ind w:left="426" w:firstLineChars="0" w:hanging="6"/>
        <w:jc w:val="both"/>
        <w:rPr>
          <w:sz w:val="24"/>
        </w:rPr>
      </w:pPr>
      <w:r>
        <w:rPr>
          <w:rFonts w:hint="eastAsia"/>
          <w:sz w:val="24"/>
        </w:rPr>
        <w:t>将数据块的第三个副本随机放置到与前两个放置节点位于</w:t>
      </w:r>
      <w:r w:rsidR="000F18BB" w:rsidRPr="00DD6B97">
        <w:rPr>
          <w:rFonts w:hint="eastAsia"/>
          <w:sz w:val="24"/>
        </w:rPr>
        <w:t>不同机架上的节点。</w:t>
      </w:r>
      <w:r>
        <w:rPr>
          <w:rFonts w:hint="eastAsia"/>
          <w:sz w:val="24"/>
        </w:rPr>
        <w:t>这样做是为了提高数据的容错性，避免将所有数据放置到同一个机架上，发生数据丢失的可能性。</w:t>
      </w:r>
    </w:p>
    <w:p w:rsidR="000F18BB" w:rsidRDefault="00DD6B97" w:rsidP="00C9320C">
      <w:pPr>
        <w:spacing w:line="400" w:lineRule="exact"/>
        <w:ind w:firstLine="420"/>
        <w:jc w:val="both"/>
        <w:rPr>
          <w:sz w:val="24"/>
        </w:rPr>
      </w:pPr>
      <w:r>
        <w:rPr>
          <w:rFonts w:hint="eastAsia"/>
          <w:sz w:val="24"/>
        </w:rPr>
        <w:t>HDFS</w:t>
      </w:r>
      <w:r>
        <w:rPr>
          <w:rFonts w:hint="eastAsia"/>
          <w:sz w:val="24"/>
        </w:rPr>
        <w:t>的这种数据放置策略大大</w:t>
      </w:r>
      <w:r w:rsidR="00AA1E26">
        <w:rPr>
          <w:rFonts w:hint="eastAsia"/>
          <w:sz w:val="24"/>
        </w:rPr>
        <w:t>减少了机架间的网络传输量，同时充分利用了机架故障的概率</w:t>
      </w:r>
      <w:r w:rsidR="000F18BB" w:rsidRPr="00DD6B97">
        <w:rPr>
          <w:rFonts w:hint="eastAsia"/>
          <w:sz w:val="24"/>
        </w:rPr>
        <w:t>远小于节点故障</w:t>
      </w:r>
      <w:r w:rsidR="00AA1E26">
        <w:rPr>
          <w:rFonts w:hint="eastAsia"/>
          <w:sz w:val="24"/>
        </w:rPr>
        <w:t>的概率，巧妙的实提高了系统的数据容错性</w:t>
      </w:r>
      <w:r w:rsidR="000F18BB" w:rsidRPr="00DD6B97">
        <w:rPr>
          <w:rFonts w:hint="eastAsia"/>
          <w:sz w:val="24"/>
        </w:rPr>
        <w:t>。</w:t>
      </w:r>
      <w:r w:rsidR="00AA1E26">
        <w:rPr>
          <w:rFonts w:hint="eastAsia"/>
          <w:sz w:val="24"/>
        </w:rPr>
        <w:t>同时由于随机的放置数据块，在概率上将数据平均分布在系统中，降低了系统负载不均衡的概率，但是这种放置策略也大大增加了系统的冗余性以及在写入数据时的网络传输量。</w:t>
      </w:r>
    </w:p>
    <w:p w:rsidR="00CC26A7" w:rsidRPr="00AA1E26" w:rsidRDefault="00AA1E26" w:rsidP="00C9320C">
      <w:pPr>
        <w:spacing w:line="400" w:lineRule="exact"/>
        <w:ind w:firstLine="420"/>
        <w:jc w:val="both"/>
        <w:rPr>
          <w:sz w:val="24"/>
        </w:rPr>
      </w:pPr>
      <w:bookmarkStart w:id="110" w:name="OLE_LINK153"/>
      <w:bookmarkStart w:id="111" w:name="OLE_LINK154"/>
      <w:r>
        <w:rPr>
          <w:rFonts w:hint="eastAsia"/>
          <w:sz w:val="24"/>
        </w:rPr>
        <w:t>HDFS</w:t>
      </w:r>
      <w:r>
        <w:rPr>
          <w:rFonts w:hint="eastAsia"/>
          <w:sz w:val="24"/>
        </w:rPr>
        <w:t>的数据放置策略本质上是个随机放置策略，尤其是当数据中心只有一个机架时。这时候数据可靠性能够很难保证，同时</w:t>
      </w:r>
      <w:r>
        <w:rPr>
          <w:rFonts w:hint="eastAsia"/>
          <w:sz w:val="24"/>
        </w:rPr>
        <w:t>HDFS</w:t>
      </w:r>
      <w:r>
        <w:rPr>
          <w:rFonts w:hint="eastAsia"/>
          <w:sz w:val="24"/>
        </w:rPr>
        <w:t>放置数据块时没有考虑到数据存储节点的负载情况，可能导致某个节点的负载很高，某个节点的负载很低。</w:t>
      </w:r>
      <w:r w:rsidR="00CC26A7">
        <w:rPr>
          <w:rFonts w:hint="eastAsia"/>
          <w:sz w:val="24"/>
        </w:rPr>
        <w:t>HDFS</w:t>
      </w:r>
      <w:r w:rsidR="00CC26A7">
        <w:rPr>
          <w:rFonts w:hint="eastAsia"/>
          <w:sz w:val="24"/>
        </w:rPr>
        <w:t>分布式文件系统虽然实现了</w:t>
      </w:r>
      <w:r w:rsidR="00CC26A7" w:rsidRPr="000F18BB">
        <w:rPr>
          <w:rFonts w:hint="eastAsia"/>
          <w:sz w:val="24"/>
        </w:rPr>
        <w:t>均衡器（</w:t>
      </w:r>
      <w:r w:rsidR="00CC26A7" w:rsidRPr="000F18BB">
        <w:rPr>
          <w:rFonts w:hint="eastAsia"/>
          <w:sz w:val="24"/>
        </w:rPr>
        <w:t>Balancer</w:t>
      </w:r>
      <w:r w:rsidR="00CC26A7" w:rsidRPr="000F18BB">
        <w:rPr>
          <w:rFonts w:hint="eastAsia"/>
          <w:sz w:val="24"/>
        </w:rPr>
        <w:t>）的守护进程</w:t>
      </w:r>
      <w:r w:rsidR="00CC26A7">
        <w:rPr>
          <w:rFonts w:hint="eastAsia"/>
          <w:sz w:val="24"/>
        </w:rPr>
        <w:t>，该进程会</w:t>
      </w:r>
      <w:r w:rsidR="00CC26A7">
        <w:rPr>
          <w:rFonts w:hint="eastAsia"/>
          <w:sz w:val="24"/>
        </w:rPr>
        <w:lastRenderedPageBreak/>
        <w:t>检测集群中节点的负载情况，将负载较大的存储节点上的数据迁移到负载较低的节点上，来保证系统在发生负载不均衡的情况下，进行的负载平衡策略，但是该数据平衡策略是滞后的，同时在集群内进行大量数据迁移时，会导致大量的网络传输，消耗网络资源。</w:t>
      </w:r>
    </w:p>
    <w:p w:rsidR="00CC26A7" w:rsidRPr="00CE2463" w:rsidRDefault="00CC26A7" w:rsidP="00C9320C">
      <w:pPr>
        <w:spacing w:line="400" w:lineRule="exact"/>
        <w:ind w:firstLine="420"/>
        <w:jc w:val="both"/>
        <w:rPr>
          <w:sz w:val="24"/>
        </w:rPr>
      </w:pPr>
      <w:r w:rsidRPr="00AA1E26">
        <w:rPr>
          <w:rFonts w:hint="eastAsia"/>
          <w:sz w:val="24"/>
        </w:rPr>
        <w:t>同时</w:t>
      </w:r>
      <w:r w:rsidRPr="00AA1E26">
        <w:rPr>
          <w:rFonts w:hint="eastAsia"/>
          <w:sz w:val="24"/>
        </w:rPr>
        <w:t>HDFS</w:t>
      </w:r>
      <w:r w:rsidRPr="00AA1E26">
        <w:rPr>
          <w:rFonts w:hint="eastAsia"/>
          <w:sz w:val="24"/>
        </w:rPr>
        <w:t>默认的数据放置策略没有和分布式计算的协同问题，</w:t>
      </w:r>
      <w:r>
        <w:rPr>
          <w:rFonts w:hint="eastAsia"/>
          <w:sz w:val="24"/>
        </w:rPr>
        <w:t>即</w:t>
      </w:r>
      <w:r>
        <w:rPr>
          <w:rFonts w:hint="eastAsia"/>
          <w:sz w:val="24"/>
        </w:rPr>
        <w:t>HDFS</w:t>
      </w:r>
      <w:r>
        <w:rPr>
          <w:rFonts w:hint="eastAsia"/>
          <w:sz w:val="24"/>
        </w:rPr>
        <w:t>的数据放置策略仅仅是面向存储数据考虑的，没有考虑到如何将数据放置策略和分布式计算协同起来。这样可能导致在对任务进行分布式处理时，集群内会产生大量的网络传输，同时节点之间出出现负载不均衡的情况，这一点尤其在处理视频大数据时十分明显。</w:t>
      </w:r>
      <w:r w:rsidRPr="00AA1E26">
        <w:rPr>
          <w:rFonts w:hint="eastAsia"/>
          <w:sz w:val="24"/>
        </w:rPr>
        <w:t>使用基于</w:t>
      </w:r>
      <w:r w:rsidRPr="00AA1E26">
        <w:rPr>
          <w:rFonts w:hint="eastAsia"/>
          <w:sz w:val="24"/>
        </w:rPr>
        <w:t>HDFS</w:t>
      </w:r>
      <w:r w:rsidRPr="00AA1E26">
        <w:rPr>
          <w:rFonts w:hint="eastAsia"/>
          <w:sz w:val="24"/>
        </w:rPr>
        <w:t>分布式计算平台处理大量视频数据时，可能会</w:t>
      </w:r>
      <w:r>
        <w:rPr>
          <w:rFonts w:hint="eastAsia"/>
          <w:sz w:val="24"/>
        </w:rPr>
        <w:t>导致集群内产生大量的网络传输，并且集群负载也会出现不均衡的情况，大大降低了集群的处理效率。</w:t>
      </w:r>
    </w:p>
    <w:p w:rsidR="002D3458" w:rsidRPr="002D3458" w:rsidRDefault="003354A5" w:rsidP="003647B6">
      <w:pPr>
        <w:pStyle w:val="110"/>
        <w:spacing w:before="156" w:after="156"/>
        <w:rPr>
          <w:lang w:val="en-US" w:eastAsia="zh-CN"/>
        </w:rPr>
      </w:pPr>
      <w:bookmarkStart w:id="112" w:name="_Toc476847708"/>
      <w:bookmarkEnd w:id="110"/>
      <w:bookmarkEnd w:id="111"/>
      <w:r w:rsidRPr="002D3458">
        <w:rPr>
          <w:lang w:val="en-US" w:eastAsia="zh-CN"/>
        </w:rPr>
        <w:t>2.</w:t>
      </w:r>
      <w:r w:rsidRPr="002D3458">
        <w:rPr>
          <w:rFonts w:hint="eastAsia"/>
          <w:lang w:val="en-US" w:eastAsia="zh-CN"/>
        </w:rPr>
        <w:t>4</w:t>
      </w:r>
      <w:r w:rsidR="00F91B1E">
        <w:rPr>
          <w:rFonts w:hint="eastAsia"/>
          <w:lang w:val="en-US" w:eastAsia="zh-CN"/>
        </w:rPr>
        <w:t>视频浓缩</w:t>
      </w:r>
      <w:r w:rsidRPr="002D3458">
        <w:rPr>
          <w:rFonts w:hint="eastAsia"/>
          <w:lang w:val="en-US" w:eastAsia="zh-CN"/>
        </w:rPr>
        <w:t>相关技术</w:t>
      </w:r>
      <w:bookmarkEnd w:id="112"/>
    </w:p>
    <w:p w:rsidR="002D3458" w:rsidRDefault="00F91B1E" w:rsidP="00C744D3">
      <w:pPr>
        <w:spacing w:line="400" w:lineRule="exact"/>
        <w:ind w:firstLine="420"/>
        <w:jc w:val="both"/>
        <w:rPr>
          <w:rFonts w:ascii="Times New Roman" w:hAnsi="Times New Roman"/>
          <w:sz w:val="24"/>
        </w:rPr>
      </w:pPr>
      <w:r>
        <w:rPr>
          <w:rFonts w:ascii="Times New Roman" w:hAnsi="Times New Roman" w:hint="eastAsia"/>
          <w:sz w:val="24"/>
        </w:rPr>
        <w:t>本文的主要数据放置策略主要针对监控</w:t>
      </w:r>
      <w:r w:rsidR="004E4709" w:rsidRPr="004E4709">
        <w:rPr>
          <w:rFonts w:ascii="Times New Roman" w:hAnsi="Times New Roman" w:hint="eastAsia"/>
          <w:sz w:val="24"/>
        </w:rPr>
        <w:t>视频离线处理，</w:t>
      </w:r>
      <w:r>
        <w:rPr>
          <w:rFonts w:ascii="Times New Roman" w:hAnsi="Times New Roman" w:hint="eastAsia"/>
          <w:sz w:val="24"/>
        </w:rPr>
        <w:t>为了验证本文提出的数据放置策略的效果，我们使用典型的视频浓缩任务来验证算法的有效性。</w:t>
      </w:r>
      <w:r w:rsidR="004E4709" w:rsidRPr="004E4709">
        <w:rPr>
          <w:rFonts w:ascii="Times New Roman" w:hAnsi="Times New Roman" w:hint="eastAsia"/>
          <w:sz w:val="24"/>
        </w:rPr>
        <w:t>本节</w:t>
      </w:r>
      <w:r>
        <w:rPr>
          <w:rFonts w:ascii="Times New Roman" w:hAnsi="Times New Roman" w:hint="eastAsia"/>
          <w:sz w:val="24"/>
        </w:rPr>
        <w:t>我们主要分析视频浓缩算法所涉及的目标计算检测等技术。</w:t>
      </w:r>
    </w:p>
    <w:p w:rsidR="002D3458" w:rsidRPr="00510975" w:rsidRDefault="00C46CE3" w:rsidP="008E1D83">
      <w:pPr>
        <w:pStyle w:val="af5"/>
        <w:spacing w:before="156" w:after="156"/>
        <w:ind w:firstLineChars="0" w:firstLine="0"/>
      </w:pPr>
      <w:bookmarkStart w:id="113" w:name="_Toc476847709"/>
      <w:bookmarkStart w:id="114" w:name="OLE_LINK35"/>
      <w:bookmarkStart w:id="115" w:name="OLE_LINK36"/>
      <w:r w:rsidRPr="00510975">
        <w:t>2.</w:t>
      </w:r>
      <w:r w:rsidR="003354A5" w:rsidRPr="00510975">
        <w:rPr>
          <w:rFonts w:hint="eastAsia"/>
        </w:rPr>
        <w:t>4</w:t>
      </w:r>
      <w:r w:rsidRPr="00510975">
        <w:rPr>
          <w:rFonts w:hint="eastAsia"/>
        </w:rPr>
        <w:t>.1</w:t>
      </w:r>
      <w:r w:rsidRPr="00510975">
        <w:rPr>
          <w:rFonts w:hint="eastAsia"/>
        </w:rPr>
        <w:t>目标检测技术</w:t>
      </w:r>
      <w:bookmarkEnd w:id="113"/>
    </w:p>
    <w:bookmarkEnd w:id="114"/>
    <w:bookmarkEnd w:id="115"/>
    <w:p w:rsidR="00D73271" w:rsidRDefault="0040705C" w:rsidP="00C9320C">
      <w:pPr>
        <w:spacing w:line="400" w:lineRule="exact"/>
        <w:ind w:firstLine="420"/>
        <w:jc w:val="both"/>
        <w:rPr>
          <w:rFonts w:ascii="Times New Roman" w:hAnsi="Times New Roman"/>
          <w:sz w:val="24"/>
        </w:rPr>
      </w:pPr>
      <w:r w:rsidRPr="0040705C">
        <w:rPr>
          <w:rFonts w:ascii="Times New Roman" w:hAnsi="Times New Roman" w:hint="eastAsia"/>
          <w:sz w:val="24"/>
        </w:rPr>
        <w:t>目标检测</w:t>
      </w:r>
      <w:r w:rsidR="00CC26A7">
        <w:rPr>
          <w:rFonts w:ascii="Times New Roman" w:hAnsi="Times New Roman" w:hint="eastAsia"/>
          <w:sz w:val="24"/>
        </w:rPr>
        <w:t>技术</w:t>
      </w:r>
      <w:r w:rsidRPr="0040705C">
        <w:rPr>
          <w:rFonts w:ascii="Times New Roman" w:hAnsi="Times New Roman" w:hint="eastAsia"/>
          <w:sz w:val="24"/>
        </w:rPr>
        <w:t>是智能视频监</w:t>
      </w:r>
      <w:r w:rsidR="00CC26A7">
        <w:rPr>
          <w:rFonts w:ascii="Times New Roman" w:hAnsi="Times New Roman" w:hint="eastAsia"/>
          <w:sz w:val="24"/>
        </w:rPr>
        <w:t>控系统中最为</w:t>
      </w:r>
      <w:r w:rsidRPr="0040705C">
        <w:rPr>
          <w:rFonts w:ascii="Times New Roman" w:hAnsi="Times New Roman" w:hint="eastAsia"/>
          <w:sz w:val="24"/>
        </w:rPr>
        <w:t>关键技术</w:t>
      </w:r>
      <w:r w:rsidR="00CC26A7">
        <w:rPr>
          <w:rFonts w:ascii="Times New Roman" w:hAnsi="Times New Roman" w:hint="eastAsia"/>
          <w:sz w:val="24"/>
        </w:rPr>
        <w:t>的之一</w:t>
      </w:r>
      <w:r w:rsidR="00F91B1E">
        <w:rPr>
          <w:rFonts w:ascii="Times New Roman" w:hAnsi="Times New Roman" w:hint="eastAsia"/>
          <w:sz w:val="24"/>
        </w:rPr>
        <w:t>，</w:t>
      </w:r>
      <w:r w:rsidR="004156D2">
        <w:rPr>
          <w:rFonts w:ascii="Times New Roman" w:hAnsi="Times New Roman" w:hint="eastAsia"/>
          <w:sz w:val="24"/>
        </w:rPr>
        <w:t>也是其他智能视频处理算法，例如目标跟踪、视频浓缩、越界检测等更高层次处理算法的基础。目标检测是为了能够将用户关心的对象从视频数据</w:t>
      </w:r>
      <w:r w:rsidRPr="0040705C">
        <w:rPr>
          <w:rFonts w:ascii="Times New Roman" w:hAnsi="Times New Roman" w:hint="eastAsia"/>
          <w:sz w:val="24"/>
        </w:rPr>
        <w:t>中提取出来</w:t>
      </w:r>
      <w:r w:rsidR="00843F93">
        <w:rPr>
          <w:rFonts w:ascii="Times New Roman" w:hAnsi="Times New Roman" w:hint="eastAsia"/>
          <w:sz w:val="24"/>
        </w:rPr>
        <w:t>，</w:t>
      </w:r>
      <w:r w:rsidR="004156D2">
        <w:rPr>
          <w:rFonts w:ascii="Times New Roman" w:hAnsi="Times New Roman" w:hint="eastAsia"/>
          <w:sz w:val="24"/>
        </w:rPr>
        <w:t>然后将检测的</w:t>
      </w:r>
      <w:r w:rsidRPr="0040705C">
        <w:rPr>
          <w:rFonts w:ascii="Times New Roman" w:hAnsi="Times New Roman" w:hint="eastAsia"/>
          <w:sz w:val="24"/>
        </w:rPr>
        <w:t>结果提交给更高层次的视觉算法做进一步的分析处理。目标检测的结果</w:t>
      </w:r>
      <w:r w:rsidR="004156D2">
        <w:rPr>
          <w:rFonts w:ascii="Times New Roman" w:hAnsi="Times New Roman" w:hint="eastAsia"/>
          <w:sz w:val="24"/>
        </w:rPr>
        <w:t>直接影响到后续算法处理的效果。</w:t>
      </w:r>
      <w:r w:rsidRPr="0040705C">
        <w:rPr>
          <w:rFonts w:ascii="Times New Roman" w:hAnsi="Times New Roman" w:hint="eastAsia"/>
          <w:sz w:val="24"/>
        </w:rPr>
        <w:t>在智能视频监控系统中</w:t>
      </w:r>
      <w:r w:rsidR="00843F93">
        <w:rPr>
          <w:rFonts w:ascii="Times New Roman" w:hAnsi="Times New Roman" w:hint="eastAsia"/>
          <w:sz w:val="24"/>
        </w:rPr>
        <w:t>，</w:t>
      </w:r>
      <w:r w:rsidR="004156D2">
        <w:rPr>
          <w:rFonts w:ascii="Times New Roman" w:hAnsi="Times New Roman" w:hint="eastAsia"/>
          <w:sz w:val="24"/>
        </w:rPr>
        <w:t>我们可以从目标检测的结果中得到很多有价值的信息</w:t>
      </w:r>
      <w:fldSimple w:instr="REF _Ref470530638 \r \h \* MERGEFORMAT ">
        <w:r w:rsidR="005F7DD1">
          <w:rPr>
            <w:rFonts w:ascii="Times New Roman" w:hAnsi="Times New Roman"/>
            <w:sz w:val="24"/>
            <w:vertAlign w:val="superscript"/>
          </w:rPr>
          <w:t>[26]</w:t>
        </w:r>
      </w:fldSimple>
      <w:r w:rsidR="00843F93">
        <w:rPr>
          <w:rFonts w:ascii="Times New Roman" w:hAnsi="Times New Roman" w:hint="eastAsia"/>
          <w:sz w:val="24"/>
        </w:rPr>
        <w:t>。目标检测技术在</w:t>
      </w:r>
      <w:r w:rsidRPr="0040705C">
        <w:rPr>
          <w:rFonts w:ascii="Times New Roman" w:hAnsi="Times New Roman" w:hint="eastAsia"/>
          <w:sz w:val="24"/>
        </w:rPr>
        <w:t>视频</w:t>
      </w:r>
      <w:r w:rsidR="00843F93">
        <w:rPr>
          <w:rFonts w:ascii="Times New Roman" w:hAnsi="Times New Roman" w:hint="eastAsia"/>
          <w:sz w:val="24"/>
        </w:rPr>
        <w:t>浓缩算法实现的基础。我们大体介绍下目标检测算法的实现方式</w:t>
      </w:r>
    </w:p>
    <w:p w:rsidR="00CF05DF" w:rsidRDefault="004156D2" w:rsidP="002D3458">
      <w:pPr>
        <w:spacing w:line="400" w:lineRule="exact"/>
        <w:ind w:firstLine="420"/>
        <w:rPr>
          <w:rFonts w:ascii="Times New Roman" w:hAnsi="Times New Roman"/>
          <w:sz w:val="24"/>
        </w:rPr>
      </w:pPr>
      <w:r w:rsidRPr="0040705C">
        <w:rPr>
          <w:rFonts w:ascii="Times New Roman" w:hAnsi="Times New Roman" w:hint="eastAsia"/>
          <w:sz w:val="24"/>
        </w:rPr>
        <w:t>帧间差分法、背景减除法和光流法</w:t>
      </w:r>
      <w:r>
        <w:rPr>
          <w:rFonts w:ascii="Times New Roman" w:hAnsi="Times New Roman" w:hint="eastAsia"/>
          <w:sz w:val="24"/>
        </w:rPr>
        <w:t>是</w:t>
      </w:r>
      <w:r w:rsidR="0040705C" w:rsidRPr="0040705C">
        <w:rPr>
          <w:rFonts w:ascii="Times New Roman" w:hAnsi="Times New Roman" w:hint="eastAsia"/>
          <w:sz w:val="24"/>
        </w:rPr>
        <w:t>目前运动目标检测</w:t>
      </w:r>
      <w:r>
        <w:rPr>
          <w:rFonts w:ascii="Times New Roman" w:hAnsi="Times New Roman" w:hint="eastAsia"/>
          <w:sz w:val="24"/>
        </w:rPr>
        <w:t>常用的三种方法：</w:t>
      </w:r>
    </w:p>
    <w:p w:rsidR="00AB0D47" w:rsidRDefault="00AB0D47" w:rsidP="00C9320C">
      <w:pPr>
        <w:pStyle w:val="a5"/>
        <w:numPr>
          <w:ilvl w:val="0"/>
          <w:numId w:val="33"/>
        </w:numPr>
        <w:spacing w:line="400" w:lineRule="exact"/>
        <w:ind w:left="851" w:firstLineChars="0" w:hanging="431"/>
        <w:jc w:val="both"/>
        <w:rPr>
          <w:sz w:val="24"/>
        </w:rPr>
      </w:pPr>
      <w:bookmarkStart w:id="116" w:name="OLE_LINK157"/>
      <w:r w:rsidRPr="0040705C">
        <w:rPr>
          <w:rFonts w:hint="eastAsia"/>
          <w:sz w:val="24"/>
        </w:rPr>
        <w:t>帧间差分法</w:t>
      </w:r>
      <w:bookmarkEnd w:id="116"/>
    </w:p>
    <w:p w:rsidR="00AB0D47" w:rsidRDefault="00C51FC4" w:rsidP="00AA011E">
      <w:pPr>
        <w:spacing w:line="400" w:lineRule="exact"/>
        <w:ind w:leftChars="202" w:left="424" w:firstLineChars="176" w:firstLine="422"/>
        <w:jc w:val="both"/>
        <w:rPr>
          <w:rFonts w:ascii="Times New Roman" w:hAnsi="Times New Roman"/>
          <w:sz w:val="24"/>
        </w:rPr>
      </w:pPr>
      <w:r>
        <w:rPr>
          <w:rFonts w:ascii="Times New Roman" w:hAnsi="Times New Roman" w:hint="eastAsia"/>
          <w:sz w:val="24"/>
        </w:rPr>
        <w:t>帧间差分法是通过对视频图像序列中连续两帧或三顿之间的残差图像进行腐蚀来检测</w:t>
      </w:r>
      <w:r w:rsidR="00AB0D47" w:rsidRPr="00AB0D47">
        <w:rPr>
          <w:rFonts w:ascii="Times New Roman" w:hAnsi="Times New Roman" w:hint="eastAsia"/>
          <w:sz w:val="24"/>
        </w:rPr>
        <w:t>运动的区域。</w:t>
      </w:r>
      <w:r>
        <w:rPr>
          <w:rFonts w:ascii="Times New Roman" w:hAnsi="Times New Roman" w:hint="eastAsia"/>
          <w:sz w:val="24"/>
        </w:rPr>
        <w:t>帧间差法相比背景减除法和光流法的算法复杂度最小，计算速度很快，而且能够检测</w:t>
      </w:r>
      <w:r w:rsidR="00AB0D47" w:rsidRPr="00AB0D47">
        <w:rPr>
          <w:rFonts w:ascii="Times New Roman" w:hAnsi="Times New Roman" w:hint="eastAsia"/>
          <w:sz w:val="24"/>
        </w:rPr>
        <w:t>背景</w:t>
      </w:r>
      <w:r>
        <w:rPr>
          <w:rFonts w:ascii="Times New Roman" w:hAnsi="Times New Roman" w:hint="eastAsia"/>
          <w:sz w:val="24"/>
        </w:rPr>
        <w:t>发生变化时的</w:t>
      </w:r>
      <w:r w:rsidR="00AB0D47" w:rsidRPr="00AB0D47">
        <w:rPr>
          <w:rFonts w:ascii="Times New Roman" w:hAnsi="Times New Roman" w:hint="eastAsia"/>
          <w:sz w:val="24"/>
        </w:rPr>
        <w:t>运动目标检测。但是</w:t>
      </w:r>
      <w:r>
        <w:rPr>
          <w:rFonts w:ascii="Times New Roman" w:hAnsi="Times New Roman" w:hint="eastAsia"/>
          <w:sz w:val="24"/>
        </w:rPr>
        <w:t>帧间差分法检测出的运动对象的轮廓不够理想</w:t>
      </w:r>
      <w:r w:rsidR="00AB0D47">
        <w:rPr>
          <w:rFonts w:ascii="Times New Roman" w:hAnsi="Times New Roman" w:hint="eastAsia"/>
          <w:sz w:val="24"/>
        </w:rPr>
        <w:t>，</w:t>
      </w:r>
      <w:r>
        <w:rPr>
          <w:rFonts w:ascii="Times New Roman" w:hAnsi="Times New Roman" w:hint="eastAsia"/>
          <w:sz w:val="24"/>
        </w:rPr>
        <w:t>优势甚至不能够准确检测到运动目标的轮廓</w:t>
      </w:r>
      <w:fldSimple w:instr="REF _Ref470530652 \r \h  \* MERGEFORMAT ">
        <w:r w:rsidR="005F7DD1">
          <w:rPr>
            <w:rFonts w:ascii="Times New Roman" w:hAnsi="Times New Roman"/>
            <w:sz w:val="24"/>
            <w:vertAlign w:val="superscript"/>
          </w:rPr>
          <w:t>[27]</w:t>
        </w:r>
      </w:fldSimple>
      <w:r w:rsidR="00AB0D47" w:rsidRPr="00AB0D47">
        <w:rPr>
          <w:rFonts w:ascii="Times New Roman" w:hAnsi="Times New Roman" w:hint="eastAsia"/>
          <w:sz w:val="24"/>
        </w:rPr>
        <w:t>。</w:t>
      </w:r>
    </w:p>
    <w:p w:rsidR="00AB0D47" w:rsidRDefault="00AB0D47" w:rsidP="00C9320C">
      <w:pPr>
        <w:pStyle w:val="a5"/>
        <w:numPr>
          <w:ilvl w:val="0"/>
          <w:numId w:val="33"/>
        </w:numPr>
        <w:spacing w:line="400" w:lineRule="exact"/>
        <w:ind w:left="851" w:firstLineChars="0" w:hanging="431"/>
        <w:jc w:val="both"/>
        <w:rPr>
          <w:sz w:val="24"/>
        </w:rPr>
      </w:pPr>
      <w:r w:rsidRPr="0040705C">
        <w:rPr>
          <w:rFonts w:hint="eastAsia"/>
          <w:sz w:val="24"/>
        </w:rPr>
        <w:t>背景减除法</w:t>
      </w:r>
    </w:p>
    <w:p w:rsidR="00AB0D47" w:rsidRDefault="00C51FC4" w:rsidP="00AA011E">
      <w:pPr>
        <w:spacing w:line="400" w:lineRule="exact"/>
        <w:ind w:leftChars="202" w:left="424" w:firstLineChars="176" w:firstLine="422"/>
        <w:jc w:val="both"/>
        <w:rPr>
          <w:rFonts w:ascii="Times New Roman" w:hAnsi="Times New Roman"/>
          <w:sz w:val="24"/>
        </w:rPr>
      </w:pPr>
      <w:r>
        <w:rPr>
          <w:rFonts w:ascii="Times New Roman" w:hAnsi="Times New Roman" w:hint="eastAsia"/>
          <w:sz w:val="24"/>
        </w:rPr>
        <w:lastRenderedPageBreak/>
        <w:t>背景减除算法通常需要对视频中若干画面进行学习，从而建立起视频的背景模型，然后通过对比当前帧与背景的模型之间的差值进行运动目标检测。这种方法计算的复杂度很高，同时需要耗费大量的内存。</w:t>
      </w:r>
      <w:r w:rsidR="00BB1A00">
        <w:rPr>
          <w:rFonts w:ascii="Times New Roman" w:hAnsi="Times New Roman" w:hint="eastAsia"/>
          <w:sz w:val="24"/>
        </w:rPr>
        <w:t>而且背景经常发生变化的视频或者运动对象移动缓慢的场景，这种方法的效果也不是很理想。常用的背景建模算法包括</w:t>
      </w:r>
      <w:r w:rsidR="00BB1A00">
        <w:rPr>
          <w:rFonts w:ascii="Times New Roman" w:hAnsi="Times New Roman" w:hint="eastAsia"/>
          <w:sz w:val="24"/>
        </w:rPr>
        <w:t>VIBE</w:t>
      </w:r>
      <w:r w:rsidR="00BB1A00">
        <w:rPr>
          <w:rFonts w:ascii="Times New Roman" w:hAnsi="Times New Roman" w:hint="eastAsia"/>
          <w:sz w:val="24"/>
        </w:rPr>
        <w:t>建模算法</w:t>
      </w:r>
      <w:fldSimple w:instr="REF _Ref470530671 \r \h  \* MERGEFORMAT ">
        <w:r w:rsidR="005F7DD1">
          <w:rPr>
            <w:rFonts w:ascii="Times New Roman" w:hAnsi="Times New Roman"/>
            <w:sz w:val="24"/>
            <w:vertAlign w:val="superscript"/>
          </w:rPr>
          <w:t>[28]</w:t>
        </w:r>
      </w:fldSimple>
      <w:r w:rsidR="00BB1A00">
        <w:rPr>
          <w:rFonts w:ascii="Times New Roman" w:hAnsi="Times New Roman" w:hint="eastAsia"/>
          <w:sz w:val="24"/>
        </w:rPr>
        <w:t>、基于高斯混合模型的背景建模</w:t>
      </w:r>
      <w:fldSimple w:instr=" REF _Ref470530674 \r \h  \* MERGEFORMAT ">
        <w:r w:rsidR="005F7DD1">
          <w:rPr>
            <w:rFonts w:ascii="Times New Roman" w:hAnsi="Times New Roman"/>
            <w:sz w:val="24"/>
            <w:vertAlign w:val="superscript"/>
          </w:rPr>
          <w:t>[29]</w:t>
        </w:r>
      </w:fldSimple>
      <w:fldSimple w:instr=" REF _Ref470530675 \r \h  \* MERGEFORMAT ">
        <w:r w:rsidR="005F7DD1">
          <w:rPr>
            <w:rFonts w:ascii="Times New Roman" w:hAnsi="Times New Roman"/>
            <w:sz w:val="24"/>
            <w:vertAlign w:val="superscript"/>
          </w:rPr>
          <w:t>[30]</w:t>
        </w:r>
      </w:fldSimple>
      <w:r w:rsidR="00BB1A00">
        <w:rPr>
          <w:rFonts w:ascii="Times New Roman" w:hAnsi="Times New Roman" w:hint="eastAsia"/>
          <w:sz w:val="24"/>
        </w:rPr>
        <w:t>等。</w:t>
      </w:r>
    </w:p>
    <w:p w:rsidR="00AB0D47" w:rsidRDefault="00AB0D47" w:rsidP="00C9320C">
      <w:pPr>
        <w:pStyle w:val="a5"/>
        <w:numPr>
          <w:ilvl w:val="0"/>
          <w:numId w:val="33"/>
        </w:numPr>
        <w:spacing w:line="400" w:lineRule="exact"/>
        <w:ind w:left="851" w:firstLineChars="0" w:hanging="431"/>
        <w:jc w:val="both"/>
        <w:rPr>
          <w:sz w:val="24"/>
        </w:rPr>
      </w:pPr>
      <w:bookmarkStart w:id="117" w:name="OLE_LINK165"/>
      <w:r w:rsidRPr="00AB0D47">
        <w:rPr>
          <w:rFonts w:hint="eastAsia"/>
          <w:sz w:val="24"/>
        </w:rPr>
        <w:t>光流</w:t>
      </w:r>
      <w:r w:rsidRPr="0040705C">
        <w:rPr>
          <w:rFonts w:hint="eastAsia"/>
          <w:sz w:val="24"/>
        </w:rPr>
        <w:t>法</w:t>
      </w:r>
      <w:bookmarkEnd w:id="117"/>
    </w:p>
    <w:p w:rsidR="00BB1A00" w:rsidRDefault="00CC2BD9" w:rsidP="00AA011E">
      <w:pPr>
        <w:spacing w:line="400" w:lineRule="exact"/>
        <w:ind w:leftChars="202" w:left="424" w:firstLineChars="176" w:firstLine="422"/>
        <w:jc w:val="both"/>
        <w:rPr>
          <w:rFonts w:ascii="Times New Roman" w:hAnsi="Times New Roman"/>
          <w:sz w:val="24"/>
        </w:rPr>
      </w:pPr>
      <w:r>
        <w:rPr>
          <w:rFonts w:ascii="Times New Roman" w:hAnsi="Times New Roman" w:hint="eastAsia"/>
          <w:sz w:val="24"/>
        </w:rPr>
        <w:t>光流法的原理是通过计算光流方程得出每个像素的运动矢量，从而检测出运动对象的大致区域。</w:t>
      </w:r>
      <w:r w:rsidR="00BB1A00">
        <w:rPr>
          <w:rFonts w:ascii="Times New Roman" w:hAnsi="Times New Roman" w:hint="eastAsia"/>
          <w:sz w:val="24"/>
        </w:rPr>
        <w:t>相比于</w:t>
      </w:r>
      <w:r w:rsidR="00BB1A00" w:rsidRPr="0040705C">
        <w:rPr>
          <w:rFonts w:ascii="Times New Roman" w:hAnsi="Times New Roman" w:hint="eastAsia"/>
          <w:sz w:val="24"/>
        </w:rPr>
        <w:t>帧间差分法</w:t>
      </w:r>
      <w:r w:rsidR="00BB1A00">
        <w:rPr>
          <w:rFonts w:ascii="Times New Roman" w:hAnsi="Times New Roman" w:hint="eastAsia"/>
          <w:sz w:val="24"/>
        </w:rPr>
        <w:t>和</w:t>
      </w:r>
      <w:r w:rsidR="00BB1A00" w:rsidRPr="0040705C">
        <w:rPr>
          <w:rFonts w:ascii="Times New Roman" w:hAnsi="Times New Roman" w:hint="eastAsia"/>
          <w:sz w:val="24"/>
        </w:rPr>
        <w:t>背景减除法</w:t>
      </w:r>
      <w:r w:rsidR="00BB1A00">
        <w:rPr>
          <w:rFonts w:ascii="Times New Roman" w:hAnsi="Times New Roman" w:hint="eastAsia"/>
          <w:sz w:val="24"/>
        </w:rPr>
        <w:t>，光流法能够在背景变化、摄像头移动时也能够检测出运动对象，但是该方法的时间复杂度非常高，没有特殊计算设备的支持很难做到实时检测。同时该方法对光照变化也是十分的敏感，会导致检测的准确性。基于光流法目标检测，检测出来</w:t>
      </w:r>
      <w:r>
        <w:rPr>
          <w:rFonts w:ascii="Times New Roman" w:hAnsi="Times New Roman" w:hint="eastAsia"/>
          <w:sz w:val="24"/>
        </w:rPr>
        <w:t>的目标的轮廓很不完整，所以不适用于要求轮廓精确的场景</w:t>
      </w:r>
      <w:fldSimple w:instr="REF _Ref470530702 \r \h  \* MERGEFORMAT ">
        <w:r w:rsidR="005F7DD1">
          <w:rPr>
            <w:rFonts w:ascii="Times New Roman" w:hAnsi="Times New Roman"/>
            <w:sz w:val="24"/>
            <w:vertAlign w:val="superscript"/>
          </w:rPr>
          <w:t>[31]</w:t>
        </w:r>
      </w:fldSimple>
      <w:fldSimple w:instr=" REF _Ref470530703 \r \h  \* MERGEFORMAT ">
        <w:r w:rsidR="005F7DD1">
          <w:rPr>
            <w:rFonts w:ascii="Times New Roman" w:hAnsi="Times New Roman"/>
            <w:sz w:val="24"/>
            <w:vertAlign w:val="superscript"/>
          </w:rPr>
          <w:t>[32]</w:t>
        </w:r>
      </w:fldSimple>
      <w:r>
        <w:rPr>
          <w:rFonts w:ascii="Times New Roman" w:hAnsi="Times New Roman" w:hint="eastAsia"/>
          <w:sz w:val="24"/>
        </w:rPr>
        <w:t>。</w:t>
      </w:r>
    </w:p>
    <w:p w:rsidR="002D3458" w:rsidRDefault="00AB0D47" w:rsidP="00C744D3">
      <w:pPr>
        <w:spacing w:line="400" w:lineRule="exact"/>
        <w:ind w:firstLine="420"/>
        <w:rPr>
          <w:rFonts w:ascii="Times New Roman" w:hAnsi="Times New Roman"/>
          <w:sz w:val="24"/>
        </w:rPr>
      </w:pPr>
      <w:r>
        <w:rPr>
          <w:rFonts w:ascii="Times New Roman" w:hAnsi="Times New Roman" w:hint="eastAsia"/>
          <w:sz w:val="24"/>
        </w:rPr>
        <w:t>以上三种方法，</w:t>
      </w:r>
      <w:r w:rsidR="00414E04">
        <w:rPr>
          <w:rFonts w:ascii="Times New Roman" w:hAnsi="Times New Roman" w:hint="eastAsia"/>
          <w:sz w:val="24"/>
        </w:rPr>
        <w:t>背景减除法</w:t>
      </w:r>
      <w:bookmarkStart w:id="118" w:name="OLE_LINK28"/>
      <w:bookmarkStart w:id="119" w:name="OLE_LINK29"/>
      <w:r w:rsidR="00414E04">
        <w:rPr>
          <w:rFonts w:ascii="Times New Roman" w:hAnsi="Times New Roman" w:hint="eastAsia"/>
          <w:sz w:val="24"/>
        </w:rPr>
        <w:t>是目前使用最为广泛的目标检测技术的实现方式。本文也是使用这种方法实现的活动目标检测的。</w:t>
      </w:r>
    </w:p>
    <w:p w:rsidR="002D3458" w:rsidRPr="00510975" w:rsidRDefault="00C46CE3" w:rsidP="008E1D83">
      <w:pPr>
        <w:pStyle w:val="af5"/>
        <w:spacing w:before="156" w:after="156"/>
        <w:ind w:firstLineChars="0" w:firstLine="0"/>
      </w:pPr>
      <w:bookmarkStart w:id="120" w:name="_Toc476847710"/>
      <w:r w:rsidRPr="00510975">
        <w:t>2.</w:t>
      </w:r>
      <w:r w:rsidR="003354A5" w:rsidRPr="00510975">
        <w:rPr>
          <w:rFonts w:hint="eastAsia"/>
        </w:rPr>
        <w:t>4</w:t>
      </w:r>
      <w:r w:rsidRPr="00510975">
        <w:rPr>
          <w:rFonts w:hint="eastAsia"/>
        </w:rPr>
        <w:t>.2</w:t>
      </w:r>
      <w:r w:rsidR="00CD0A5D" w:rsidRPr="00510975">
        <w:rPr>
          <w:rFonts w:hint="eastAsia"/>
        </w:rPr>
        <w:t>视频浓缩</w:t>
      </w:r>
      <w:r w:rsidR="00582BB8" w:rsidRPr="00510975">
        <w:rPr>
          <w:rFonts w:hint="eastAsia"/>
        </w:rPr>
        <w:t>算法</w:t>
      </w:r>
      <w:bookmarkEnd w:id="120"/>
    </w:p>
    <w:bookmarkEnd w:id="118"/>
    <w:bookmarkEnd w:id="119"/>
    <w:p w:rsidR="004E4709" w:rsidRPr="004E4709" w:rsidRDefault="004E4709" w:rsidP="00C9320C">
      <w:pPr>
        <w:spacing w:line="400" w:lineRule="exact"/>
        <w:ind w:firstLine="420"/>
        <w:jc w:val="both"/>
        <w:rPr>
          <w:rFonts w:ascii="Times New Roman" w:hAnsi="Times New Roman"/>
          <w:sz w:val="24"/>
        </w:rPr>
      </w:pPr>
      <w:r w:rsidRPr="004E4709">
        <w:rPr>
          <w:rFonts w:ascii="Times New Roman" w:hAnsi="Times New Roman" w:hint="eastAsia"/>
          <w:sz w:val="24"/>
        </w:rPr>
        <w:t>随着互联网的迅猛发展，产生了大量的多媒体数据。数字视频在多媒体数据中占的比重不断提升，已经成为多媒体数据的主要载体。数字视频虽然使人们的生活以及工作变得丰富多彩，但是却给视频存储、传输、归档和检索带来巨大压力</w:t>
      </w:r>
      <w:fldSimple w:instr=" REF _Ref470530721 \r \h  \* MERGEFORMAT ">
        <w:r w:rsidR="005F7DD1">
          <w:rPr>
            <w:rFonts w:ascii="Times New Roman" w:hAnsi="Times New Roman"/>
            <w:sz w:val="24"/>
            <w:vertAlign w:val="superscript"/>
          </w:rPr>
          <w:t>[33]</w:t>
        </w:r>
      </w:fldSimple>
      <w:r w:rsidRPr="004E4709">
        <w:rPr>
          <w:rFonts w:ascii="Times New Roman" w:hAnsi="Times New Roman" w:hint="eastAsia"/>
          <w:sz w:val="24"/>
        </w:rPr>
        <w:t>。</w:t>
      </w:r>
      <w:r w:rsidR="00511AE7">
        <w:rPr>
          <w:rFonts w:ascii="Times New Roman" w:hAnsi="Times New Roman" w:hint="eastAsia"/>
          <w:sz w:val="24"/>
        </w:rPr>
        <w:t>尤其是近年来随着监控视频的海量增加，</w:t>
      </w:r>
      <w:r w:rsidRPr="004E4709">
        <w:rPr>
          <w:rFonts w:ascii="Times New Roman" w:hAnsi="Times New Roman" w:hint="eastAsia"/>
          <w:sz w:val="24"/>
        </w:rPr>
        <w:t>视频</w:t>
      </w:r>
      <w:r w:rsidR="00511AE7">
        <w:rPr>
          <w:rFonts w:ascii="Times New Roman" w:hAnsi="Times New Roman" w:hint="eastAsia"/>
          <w:sz w:val="24"/>
        </w:rPr>
        <w:t>浓缩</w:t>
      </w:r>
      <w:r w:rsidRPr="004E4709">
        <w:rPr>
          <w:rFonts w:ascii="Times New Roman" w:hAnsi="Times New Roman" w:hint="eastAsia"/>
          <w:sz w:val="24"/>
        </w:rPr>
        <w:t>技术应运而生。</w:t>
      </w:r>
      <w:r w:rsidR="00511AE7">
        <w:rPr>
          <w:rFonts w:ascii="Times New Roman" w:hAnsi="Times New Roman" w:hint="eastAsia"/>
          <w:sz w:val="24"/>
        </w:rPr>
        <w:t>视频浓缩</w:t>
      </w:r>
      <w:r w:rsidRPr="004E4709">
        <w:rPr>
          <w:rFonts w:ascii="Times New Roman" w:hAnsi="Times New Roman" w:hint="eastAsia"/>
          <w:sz w:val="24"/>
        </w:rPr>
        <w:t>是对</w:t>
      </w:r>
      <w:r w:rsidR="00511AE7">
        <w:rPr>
          <w:rFonts w:ascii="Times New Roman" w:hAnsi="Times New Roman" w:hint="eastAsia"/>
          <w:sz w:val="24"/>
        </w:rPr>
        <w:t>通过原有的视频进行分析，检测出其中的运动对象，将这些运动对象重新按照一定的规则进行组合的过程</w:t>
      </w:r>
      <w:fldSimple w:instr="REF _Ref470530793 \r \h \* MERGEFORMAT ">
        <w:r w:rsidR="005F7DD1">
          <w:rPr>
            <w:rFonts w:ascii="Times New Roman" w:hAnsi="Times New Roman"/>
            <w:sz w:val="24"/>
            <w:vertAlign w:val="superscript"/>
          </w:rPr>
          <w:t>[34]</w:t>
        </w:r>
      </w:fldSimple>
      <w:r w:rsidRPr="004E4709">
        <w:rPr>
          <w:rFonts w:ascii="Times New Roman" w:hAnsi="Times New Roman" w:hint="eastAsia"/>
          <w:sz w:val="24"/>
        </w:rPr>
        <w:t>。</w:t>
      </w:r>
    </w:p>
    <w:p w:rsidR="004E4709" w:rsidRPr="004E4709" w:rsidRDefault="004E4709" w:rsidP="00C9320C">
      <w:pPr>
        <w:spacing w:line="400" w:lineRule="exact"/>
        <w:ind w:firstLine="390"/>
        <w:jc w:val="both"/>
        <w:rPr>
          <w:rFonts w:ascii="Times New Roman" w:hAnsi="Times New Roman"/>
          <w:sz w:val="24"/>
        </w:rPr>
      </w:pPr>
      <w:r w:rsidRPr="004E4709">
        <w:rPr>
          <w:rFonts w:ascii="Times New Roman" w:hAnsi="Times New Roman" w:hint="eastAsia"/>
          <w:sz w:val="24"/>
        </w:rPr>
        <w:t>本文主要研究对安防监控视频的浓缩，将在时间和空间上存在大量冗余信息的监控视频行浓缩，如图</w:t>
      </w:r>
      <w:r w:rsidR="005805FF" w:rsidRPr="005805FF">
        <w:rPr>
          <w:rFonts w:ascii="Times New Roman" w:hAnsi="Times New Roman"/>
          <w:sz w:val="24"/>
        </w:rPr>
        <w:t>2-6</w:t>
      </w:r>
      <w:r w:rsidRPr="004E4709">
        <w:rPr>
          <w:rFonts w:ascii="Times New Roman" w:hAnsi="Times New Roman" w:hint="eastAsia"/>
          <w:sz w:val="24"/>
        </w:rPr>
        <w:t>所示。图</w:t>
      </w:r>
      <w:r w:rsidR="005805FF" w:rsidRPr="005805FF">
        <w:rPr>
          <w:rFonts w:ascii="Times New Roman" w:hAnsi="Times New Roman"/>
          <w:sz w:val="24"/>
        </w:rPr>
        <w:t>2-6</w:t>
      </w:r>
      <w:r w:rsidRPr="004E4709">
        <w:rPr>
          <w:rFonts w:ascii="Times New Roman" w:hAnsi="Times New Roman" w:hint="eastAsia"/>
          <w:sz w:val="24"/>
        </w:rPr>
        <w:t>左边的场景是原始的监控视频，存在大量的冗余信息；右边部分是经过视频浓缩以后，可以看到整个视频帧几乎被活动对象占满。</w:t>
      </w:r>
    </w:p>
    <w:p w:rsidR="004E4709" w:rsidRDefault="005C31BD" w:rsidP="0029353E">
      <w:pPr>
        <w:jc w:val="center"/>
        <w:rPr>
          <w:lang/>
        </w:rPr>
      </w:pPr>
      <w:r>
        <w:rPr>
          <w:noProof/>
        </w:rPr>
        <w:drawing>
          <wp:inline distT="0" distB="0" distL="0" distR="0">
            <wp:extent cx="4884910" cy="1611342"/>
            <wp:effectExtent l="0" t="0" r="0" b="825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884910" cy="1611342"/>
                    </a:xfrm>
                    <a:prstGeom prst="rect">
                      <a:avLst/>
                    </a:prstGeom>
                    <a:noFill/>
                    <a:ln>
                      <a:noFill/>
                    </a:ln>
                  </pic:spPr>
                </pic:pic>
              </a:graphicData>
            </a:graphic>
          </wp:inline>
        </w:drawing>
      </w:r>
    </w:p>
    <w:p w:rsidR="004E4709" w:rsidRPr="005805FF" w:rsidRDefault="004E4709" w:rsidP="005805FF">
      <w:pPr>
        <w:ind w:firstLine="420"/>
        <w:jc w:val="center"/>
        <w:rPr>
          <w:rFonts w:ascii="Times New Roman" w:eastAsia="楷体" w:hAnsi="Times New Roman"/>
        </w:rPr>
      </w:pPr>
      <w:r w:rsidRPr="005805FF">
        <w:rPr>
          <w:rFonts w:ascii="Times New Roman" w:eastAsia="楷体" w:hAnsi="Times New Roman" w:hint="eastAsia"/>
        </w:rPr>
        <w:t>图</w:t>
      </w:r>
      <w:r w:rsidR="005805FF" w:rsidRPr="005805FF">
        <w:rPr>
          <w:rFonts w:ascii="Times New Roman" w:eastAsia="楷体" w:hAnsi="Times New Roman" w:hint="eastAsia"/>
        </w:rPr>
        <w:t xml:space="preserve"> 2-6</w:t>
      </w:r>
      <w:r w:rsidRPr="005805FF">
        <w:rPr>
          <w:rFonts w:ascii="Times New Roman" w:eastAsia="楷体" w:hAnsi="Times New Roman" w:hint="eastAsia"/>
        </w:rPr>
        <w:t>视频浓缩前后效果对比图</w:t>
      </w:r>
    </w:p>
    <w:p w:rsidR="004E4709" w:rsidRPr="004E4709" w:rsidRDefault="004E4709" w:rsidP="00C9320C">
      <w:pPr>
        <w:spacing w:line="400" w:lineRule="exact"/>
        <w:ind w:firstLine="391"/>
        <w:jc w:val="both"/>
        <w:rPr>
          <w:rFonts w:ascii="Times New Roman" w:hAnsi="Times New Roman"/>
          <w:sz w:val="24"/>
        </w:rPr>
      </w:pPr>
      <w:r>
        <w:rPr>
          <w:rFonts w:ascii="Times New Roman" w:hAnsi="Times New Roman" w:hint="eastAsia"/>
          <w:sz w:val="24"/>
          <w:lang/>
        </w:rPr>
        <w:lastRenderedPageBreak/>
        <w:t>目前</w:t>
      </w:r>
      <w:r w:rsidRPr="004E4709">
        <w:rPr>
          <w:rFonts w:ascii="Times New Roman" w:hAnsi="Times New Roman" w:hint="eastAsia"/>
          <w:sz w:val="24"/>
        </w:rPr>
        <w:t>视频浓缩算法</w:t>
      </w:r>
      <w:r w:rsidR="00CF3AD4">
        <w:rPr>
          <w:rFonts w:ascii="Times New Roman" w:hAnsi="Times New Roman" w:hint="eastAsia"/>
          <w:sz w:val="24"/>
        </w:rPr>
        <w:t>一般实现流程分为两个部分，第一步</w:t>
      </w:r>
      <w:r w:rsidRPr="004E4709">
        <w:rPr>
          <w:rFonts w:ascii="Times New Roman" w:hAnsi="Times New Roman" w:hint="eastAsia"/>
          <w:sz w:val="24"/>
        </w:rPr>
        <w:t>是通过</w:t>
      </w:r>
      <w:r w:rsidR="00CF3AD4">
        <w:rPr>
          <w:rFonts w:ascii="Times New Roman" w:hAnsi="Times New Roman" w:hint="eastAsia"/>
          <w:sz w:val="24"/>
        </w:rPr>
        <w:t>各种</w:t>
      </w:r>
      <w:r w:rsidRPr="004E4709">
        <w:rPr>
          <w:rFonts w:ascii="Times New Roman" w:hAnsi="Times New Roman" w:hint="eastAsia"/>
          <w:sz w:val="24"/>
        </w:rPr>
        <w:t>背景建模算法建立背景模型，然后通过背景差分算法检测出监控视频中的活动对象（人、车等），并根据目标跟踪算法将同一个活动对象的运动序列保存起来；第二部分主要是根据第一部分生成的活动对象运动序列，按照一定的规则拼接起来，形成浓缩视频。</w:t>
      </w:r>
    </w:p>
    <w:p w:rsidR="002D3458" w:rsidRPr="002D3458" w:rsidRDefault="002003C2" w:rsidP="003647B6">
      <w:pPr>
        <w:pStyle w:val="110"/>
        <w:spacing w:before="156" w:after="156"/>
        <w:rPr>
          <w:lang w:val="en-US" w:eastAsia="zh-CN"/>
        </w:rPr>
      </w:pPr>
      <w:bookmarkStart w:id="121" w:name="_Toc440442854"/>
      <w:bookmarkStart w:id="122" w:name="_Toc476847711"/>
      <w:r w:rsidRPr="002D3458">
        <w:rPr>
          <w:rFonts w:hint="eastAsia"/>
          <w:lang w:val="en-US" w:eastAsia="zh-CN"/>
        </w:rPr>
        <w:t>2</w:t>
      </w:r>
      <w:r w:rsidR="003354A5" w:rsidRPr="002D3458">
        <w:rPr>
          <w:rFonts w:hint="eastAsia"/>
          <w:lang w:val="en-US" w:eastAsia="zh-CN"/>
        </w:rPr>
        <w:t>.5</w:t>
      </w:r>
      <w:r w:rsidR="00D33513" w:rsidRPr="002D3458">
        <w:rPr>
          <w:rFonts w:hint="eastAsia"/>
          <w:lang w:val="en-US" w:eastAsia="zh-CN"/>
        </w:rPr>
        <w:t xml:space="preserve"> 本章</w:t>
      </w:r>
      <w:r w:rsidR="00F86681" w:rsidRPr="002D3458">
        <w:rPr>
          <w:lang w:val="en-US" w:eastAsia="zh-CN"/>
        </w:rPr>
        <w:t>小结</w:t>
      </w:r>
      <w:bookmarkEnd w:id="121"/>
      <w:bookmarkEnd w:id="122"/>
    </w:p>
    <w:p w:rsidR="003D2E8A" w:rsidRDefault="00673C8D" w:rsidP="00154068">
      <w:pPr>
        <w:snapToGrid w:val="0"/>
        <w:spacing w:line="400" w:lineRule="atLeast"/>
        <w:ind w:firstLineChars="200" w:firstLine="480"/>
        <w:rPr>
          <w:rFonts w:ascii="Times New Roman" w:hAnsi="Times New Roman"/>
          <w:sz w:val="24"/>
          <w:szCs w:val="24"/>
        </w:rPr>
      </w:pPr>
      <w:r>
        <w:rPr>
          <w:rFonts w:ascii="Times New Roman" w:hAnsi="Times New Roman"/>
          <w:sz w:val="24"/>
          <w:szCs w:val="24"/>
        </w:rPr>
        <w:t>本章主要分</w:t>
      </w:r>
      <w:r w:rsidR="00CF3AD4">
        <w:rPr>
          <w:rFonts w:ascii="Times New Roman" w:hAnsi="Times New Roman" w:hint="eastAsia"/>
          <w:sz w:val="24"/>
          <w:szCs w:val="24"/>
        </w:rPr>
        <w:t>四</w:t>
      </w:r>
      <w:r>
        <w:rPr>
          <w:rFonts w:ascii="Times New Roman" w:hAnsi="Times New Roman"/>
          <w:sz w:val="24"/>
          <w:szCs w:val="24"/>
        </w:rPr>
        <w:t>小节</w:t>
      </w:r>
      <w:r>
        <w:rPr>
          <w:rFonts w:ascii="Times New Roman" w:hAnsi="Times New Roman" w:hint="eastAsia"/>
          <w:sz w:val="24"/>
          <w:szCs w:val="24"/>
        </w:rPr>
        <w:t>，</w:t>
      </w:r>
      <w:r>
        <w:rPr>
          <w:rFonts w:ascii="Times New Roman" w:hAnsi="Times New Roman"/>
          <w:sz w:val="24"/>
          <w:szCs w:val="24"/>
        </w:rPr>
        <w:t>第一小节主要介绍</w:t>
      </w:r>
      <w:r w:rsidR="00CF3AD4" w:rsidRPr="00123656">
        <w:rPr>
          <w:rFonts w:ascii="Times New Roman" w:hAnsi="Times New Roman" w:hint="eastAsia"/>
          <w:sz w:val="24"/>
        </w:rPr>
        <w:t>监控视频云计算平台</w:t>
      </w:r>
      <w:r w:rsidR="00CF3AD4">
        <w:rPr>
          <w:rFonts w:ascii="Times New Roman" w:hAnsi="Times New Roman" w:hint="eastAsia"/>
          <w:sz w:val="24"/>
        </w:rPr>
        <w:t>中常用的分布式计算框</w:t>
      </w:r>
      <w:r>
        <w:rPr>
          <w:rFonts w:ascii="Times New Roman" w:hAnsi="Times New Roman" w:hint="eastAsia"/>
          <w:sz w:val="24"/>
          <w:szCs w:val="24"/>
        </w:rPr>
        <w:t>：</w:t>
      </w:r>
      <w:r w:rsidR="00AB0D47">
        <w:rPr>
          <w:rFonts w:ascii="Times New Roman" w:hAnsi="Times New Roman" w:hint="eastAsia"/>
          <w:sz w:val="24"/>
          <w:szCs w:val="24"/>
        </w:rPr>
        <w:t>MapReduce</w:t>
      </w:r>
      <w:r w:rsidR="00AB0D47">
        <w:rPr>
          <w:rFonts w:ascii="Times New Roman" w:hAnsi="Times New Roman" w:hint="eastAsia"/>
          <w:sz w:val="24"/>
          <w:szCs w:val="24"/>
        </w:rPr>
        <w:t>分布式框架</w:t>
      </w:r>
      <w:r>
        <w:rPr>
          <w:rFonts w:ascii="Times New Roman" w:hAnsi="Times New Roman" w:hint="eastAsia"/>
          <w:sz w:val="24"/>
          <w:szCs w:val="24"/>
        </w:rPr>
        <w:t>和</w:t>
      </w:r>
      <w:r>
        <w:rPr>
          <w:rFonts w:ascii="Times New Roman" w:hAnsi="Times New Roman" w:hint="eastAsia"/>
          <w:sz w:val="24"/>
          <w:szCs w:val="24"/>
        </w:rPr>
        <w:t>Spark</w:t>
      </w:r>
      <w:r w:rsidR="005805FF">
        <w:rPr>
          <w:rFonts w:ascii="Times New Roman" w:hAnsi="Times New Roman" w:hint="eastAsia"/>
          <w:sz w:val="24"/>
          <w:szCs w:val="24"/>
        </w:rPr>
        <w:t>分布式框架</w:t>
      </w:r>
      <w:r>
        <w:rPr>
          <w:rFonts w:ascii="Times New Roman" w:hAnsi="Times New Roman"/>
          <w:sz w:val="24"/>
          <w:szCs w:val="24"/>
        </w:rPr>
        <w:t>技术</w:t>
      </w:r>
      <w:r w:rsidR="00CF3AD4">
        <w:rPr>
          <w:rFonts w:ascii="Times New Roman" w:hAnsi="Times New Roman" w:hint="eastAsia"/>
          <w:sz w:val="24"/>
          <w:szCs w:val="24"/>
        </w:rPr>
        <w:t>，</w:t>
      </w:r>
      <w:r w:rsidR="0041095A">
        <w:rPr>
          <w:rFonts w:ascii="Times New Roman" w:hAnsi="Times New Roman" w:hint="eastAsia"/>
          <w:sz w:val="24"/>
          <w:szCs w:val="24"/>
        </w:rPr>
        <w:t>介绍</w:t>
      </w:r>
      <w:r w:rsidR="006B0317">
        <w:rPr>
          <w:rFonts w:ascii="Times New Roman" w:hAnsi="Times New Roman" w:hint="eastAsia"/>
          <w:sz w:val="24"/>
          <w:szCs w:val="24"/>
        </w:rPr>
        <w:t>的</w:t>
      </w:r>
      <w:r w:rsidR="0041095A">
        <w:rPr>
          <w:rFonts w:ascii="Times New Roman" w:hAnsi="Times New Roman" w:hint="eastAsia"/>
          <w:sz w:val="24"/>
          <w:szCs w:val="24"/>
        </w:rPr>
        <w:t>内容包括它们的主要工作原理和关键概念。</w:t>
      </w:r>
      <w:r w:rsidR="00CF3AD4">
        <w:rPr>
          <w:rFonts w:ascii="Times New Roman" w:hAnsi="Times New Roman" w:hint="eastAsia"/>
          <w:sz w:val="24"/>
          <w:szCs w:val="24"/>
        </w:rPr>
        <w:t>第二小节</w:t>
      </w:r>
      <w:r w:rsidR="00AB0D47">
        <w:rPr>
          <w:rFonts w:ascii="Times New Roman" w:hAnsi="Times New Roman" w:hint="eastAsia"/>
          <w:sz w:val="24"/>
          <w:szCs w:val="24"/>
        </w:rPr>
        <w:t>介绍了分布式文件存储系统</w:t>
      </w:r>
      <w:r w:rsidR="00AB0D47">
        <w:rPr>
          <w:rFonts w:ascii="Times New Roman" w:hAnsi="Times New Roman" w:hint="eastAsia"/>
          <w:sz w:val="24"/>
          <w:szCs w:val="24"/>
        </w:rPr>
        <w:t>HDFS</w:t>
      </w:r>
      <w:r w:rsidR="00CF3AD4">
        <w:rPr>
          <w:rFonts w:ascii="Times New Roman" w:hAnsi="Times New Roman" w:hint="eastAsia"/>
          <w:sz w:val="24"/>
          <w:szCs w:val="24"/>
        </w:rPr>
        <w:t>，其组成部分以及其优缺点</w:t>
      </w:r>
      <w:r w:rsidR="00D34126">
        <w:rPr>
          <w:rFonts w:ascii="Times New Roman" w:hAnsi="Times New Roman" w:hint="eastAsia"/>
          <w:sz w:val="24"/>
          <w:szCs w:val="24"/>
        </w:rPr>
        <w:t>。第三</w:t>
      </w:r>
      <w:r w:rsidR="00AB0D47">
        <w:rPr>
          <w:rFonts w:ascii="Times New Roman" w:hAnsi="Times New Roman" w:hint="eastAsia"/>
          <w:sz w:val="24"/>
          <w:szCs w:val="24"/>
        </w:rPr>
        <w:t>小节主要介绍</w:t>
      </w:r>
      <w:r w:rsidR="00CF3AD4">
        <w:rPr>
          <w:rFonts w:ascii="Times New Roman" w:hAnsi="Times New Roman" w:hint="eastAsia"/>
          <w:sz w:val="24"/>
          <w:szCs w:val="24"/>
        </w:rPr>
        <w:t>了常用的</w:t>
      </w:r>
      <w:r w:rsidR="00CF3AD4">
        <w:rPr>
          <w:rFonts w:ascii="Times New Roman" w:hAnsi="Times New Roman" w:hint="eastAsia"/>
          <w:sz w:val="24"/>
        </w:rPr>
        <w:t>数据放置策略</w:t>
      </w:r>
      <w:r w:rsidR="002D7EAA">
        <w:rPr>
          <w:rFonts w:ascii="Times New Roman" w:hAnsi="Times New Roman" w:hint="eastAsia"/>
          <w:sz w:val="24"/>
        </w:rPr>
        <w:t>介绍</w:t>
      </w:r>
      <w:r w:rsidR="00CF3AD4">
        <w:rPr>
          <w:rFonts w:ascii="Times New Roman" w:hAnsi="Times New Roman" w:hint="eastAsia"/>
          <w:sz w:val="24"/>
        </w:rPr>
        <w:t>和</w:t>
      </w:r>
      <w:r w:rsidR="00CF3AD4">
        <w:rPr>
          <w:rFonts w:ascii="Times New Roman" w:hAnsi="Times New Roman" w:hint="eastAsia"/>
          <w:sz w:val="24"/>
        </w:rPr>
        <w:t>HDFS</w:t>
      </w:r>
      <w:r w:rsidR="00CF3AD4">
        <w:rPr>
          <w:rFonts w:ascii="Times New Roman" w:hAnsi="Times New Roman" w:hint="eastAsia"/>
          <w:sz w:val="24"/>
        </w:rPr>
        <w:t>中默认的数据放置策略，第四小节</w:t>
      </w:r>
      <w:r w:rsidR="00F33B4A">
        <w:rPr>
          <w:rFonts w:ascii="Times New Roman" w:hAnsi="Times New Roman" w:hint="eastAsia"/>
          <w:sz w:val="24"/>
          <w:szCs w:val="24"/>
        </w:rPr>
        <w:t>介绍了视频浓缩</w:t>
      </w:r>
      <w:r w:rsidR="00CF3AD4">
        <w:rPr>
          <w:rFonts w:ascii="Times New Roman" w:hAnsi="Times New Roman" w:hint="eastAsia"/>
          <w:sz w:val="24"/>
          <w:szCs w:val="24"/>
        </w:rPr>
        <w:t>技术</w:t>
      </w:r>
      <w:r w:rsidR="005D648A">
        <w:rPr>
          <w:rFonts w:ascii="Times New Roman" w:hAnsi="Times New Roman" w:hint="eastAsia"/>
          <w:sz w:val="24"/>
          <w:szCs w:val="24"/>
        </w:rPr>
        <w:t>。</w:t>
      </w:r>
    </w:p>
    <w:bookmarkEnd w:id="59"/>
    <w:p w:rsidR="001D520E" w:rsidRPr="00823E28" w:rsidRDefault="001D520E" w:rsidP="001D520E">
      <w:pPr>
        <w:snapToGrid w:val="0"/>
        <w:spacing w:line="400" w:lineRule="atLeast"/>
        <w:rPr>
          <w:rFonts w:ascii="Times New Roman" w:hAnsi="Times New Roman"/>
          <w:sz w:val="24"/>
          <w:szCs w:val="24"/>
        </w:rPr>
        <w:sectPr w:rsidR="001D520E" w:rsidRPr="00823E28" w:rsidSect="00E955FE">
          <w:headerReference w:type="default" r:id="rId32"/>
          <w:pgSz w:w="11906" w:h="16838"/>
          <w:pgMar w:top="1440" w:right="1800" w:bottom="1440" w:left="1800" w:header="851" w:footer="992" w:gutter="0"/>
          <w:cols w:space="425"/>
          <w:docGrid w:type="lines" w:linePitch="312"/>
        </w:sectPr>
      </w:pPr>
    </w:p>
    <w:p w:rsidR="002D3458" w:rsidRPr="00510975" w:rsidRDefault="00A72C55" w:rsidP="00E97B4E">
      <w:pPr>
        <w:pStyle w:val="1"/>
        <w:numPr>
          <w:ilvl w:val="0"/>
          <w:numId w:val="16"/>
        </w:numPr>
        <w:snapToGrid/>
        <w:spacing w:after="624" w:line="400" w:lineRule="exact"/>
        <w:ind w:left="0" w:firstLine="0"/>
        <w:rPr>
          <w:rFonts w:cstheme="minorBidi"/>
          <w:lang w:val="en-US" w:eastAsia="zh-CN"/>
        </w:rPr>
      </w:pPr>
      <w:bookmarkStart w:id="123" w:name="OLE_LINK107"/>
      <w:bookmarkStart w:id="124" w:name="OLE_LINK108"/>
      <w:bookmarkStart w:id="125" w:name="OLE_LINK190"/>
      <w:bookmarkStart w:id="126" w:name="OLE_LINK191"/>
      <w:bookmarkStart w:id="127" w:name="_Toc476847712"/>
      <w:r w:rsidRPr="00510975">
        <w:rPr>
          <w:rFonts w:cstheme="minorBidi" w:hint="eastAsia"/>
          <w:lang w:val="en-US" w:eastAsia="zh-CN"/>
        </w:rPr>
        <w:lastRenderedPageBreak/>
        <w:t>监控视频离线分布式处理系统</w:t>
      </w:r>
      <w:bookmarkEnd w:id="123"/>
      <w:bookmarkEnd w:id="124"/>
      <w:bookmarkEnd w:id="125"/>
      <w:bookmarkEnd w:id="126"/>
      <w:r w:rsidR="00311CCD">
        <w:rPr>
          <w:rFonts w:cstheme="minorBidi" w:hint="eastAsia"/>
          <w:lang w:val="en-US" w:eastAsia="zh-CN"/>
        </w:rPr>
        <w:t>总体设计</w:t>
      </w:r>
      <w:bookmarkEnd w:id="127"/>
    </w:p>
    <w:p w:rsidR="002D3458" w:rsidRPr="00F33B4A" w:rsidRDefault="00B15B1D" w:rsidP="00C744D3">
      <w:pPr>
        <w:spacing w:line="400" w:lineRule="exact"/>
        <w:ind w:firstLine="420"/>
        <w:jc w:val="both"/>
        <w:rPr>
          <w:rFonts w:asciiTheme="minorEastAsia" w:eastAsiaTheme="minorEastAsia" w:hAnsiTheme="minorEastAsia"/>
          <w:sz w:val="24"/>
          <w:szCs w:val="24"/>
        </w:rPr>
      </w:pPr>
      <w:bookmarkStart w:id="128" w:name="OLE_LINK32"/>
      <w:bookmarkStart w:id="129" w:name="OLE_LINK78"/>
      <w:bookmarkStart w:id="130" w:name="OLE_LINK79"/>
      <w:bookmarkStart w:id="131" w:name="OLE_LINK182"/>
      <w:bookmarkStart w:id="132" w:name="OLE_LINK183"/>
      <w:bookmarkStart w:id="133" w:name="OLE_LINK184"/>
      <w:bookmarkStart w:id="134" w:name="OLE_LINK185"/>
      <w:bookmarkStart w:id="135" w:name="OLE_LINK97"/>
      <w:bookmarkStart w:id="136" w:name="OLE_LINK98"/>
      <w:bookmarkStart w:id="137" w:name="OLE_LINK99"/>
      <w:bookmarkStart w:id="138" w:name="OLE_LINK100"/>
      <w:bookmarkStart w:id="139" w:name="OLE_LINK101"/>
      <w:bookmarkStart w:id="140" w:name="OLE_LINK102"/>
      <w:bookmarkStart w:id="141" w:name="OLE_LINK103"/>
      <w:bookmarkStart w:id="142" w:name="OLE_LINK104"/>
      <w:bookmarkStart w:id="143" w:name="OLE_LINK105"/>
      <w:bookmarkStart w:id="144" w:name="OLE_LINK106"/>
      <w:r>
        <w:rPr>
          <w:rFonts w:asciiTheme="minorEastAsia" w:eastAsiaTheme="minorEastAsia" w:hAnsiTheme="minorEastAsia" w:hint="eastAsia"/>
          <w:sz w:val="24"/>
          <w:szCs w:val="24"/>
        </w:rPr>
        <w:t>本章我们首先对</w:t>
      </w:r>
      <w:r>
        <w:rPr>
          <w:rFonts w:ascii="Times New Roman" w:hAnsi="Times New Roman" w:hint="eastAsia"/>
          <w:sz w:val="24"/>
          <w:szCs w:val="24"/>
        </w:rPr>
        <w:t>智能视频监控云平台中的</w:t>
      </w:r>
      <w:r w:rsidR="00A72C55" w:rsidRPr="002D3458">
        <w:rPr>
          <w:rFonts w:asciiTheme="minorEastAsia" w:eastAsiaTheme="minorEastAsia" w:hAnsiTheme="minorEastAsia" w:hint="eastAsia"/>
          <w:sz w:val="24"/>
          <w:szCs w:val="24"/>
        </w:rPr>
        <w:t>视频离线分布式处理系统</w:t>
      </w:r>
      <w:r w:rsidR="00F33B4A">
        <w:rPr>
          <w:rFonts w:asciiTheme="minorEastAsia" w:eastAsiaTheme="minorEastAsia" w:hAnsiTheme="minorEastAsia" w:hint="eastAsia"/>
          <w:sz w:val="24"/>
          <w:szCs w:val="24"/>
        </w:rPr>
        <w:t>的</w:t>
      </w:r>
      <w:r w:rsidR="009947A6" w:rsidRPr="002D3458">
        <w:rPr>
          <w:rFonts w:asciiTheme="minorEastAsia" w:eastAsiaTheme="minorEastAsia" w:hAnsiTheme="minorEastAsia" w:hint="eastAsia"/>
          <w:sz w:val="24"/>
          <w:szCs w:val="24"/>
        </w:rPr>
        <w:t>需求分析，然后介绍了我们将要使用的</w:t>
      </w:r>
      <w:r w:rsidR="00A72C55" w:rsidRPr="002D3458">
        <w:rPr>
          <w:rFonts w:asciiTheme="minorEastAsia" w:eastAsiaTheme="minorEastAsia" w:hAnsiTheme="minorEastAsia" w:hint="eastAsia"/>
          <w:sz w:val="24"/>
          <w:szCs w:val="24"/>
        </w:rPr>
        <w:t>监控系统</w:t>
      </w:r>
      <w:r w:rsidR="009947A6" w:rsidRPr="002D3458">
        <w:rPr>
          <w:rFonts w:asciiTheme="minorEastAsia" w:eastAsiaTheme="minorEastAsia" w:hAnsiTheme="minorEastAsia" w:hint="eastAsia"/>
          <w:sz w:val="24"/>
          <w:szCs w:val="24"/>
        </w:rPr>
        <w:t>的组成以及</w:t>
      </w:r>
      <w:r w:rsidR="00FE0AED" w:rsidRPr="002D3458">
        <w:rPr>
          <w:rFonts w:asciiTheme="minorEastAsia" w:eastAsiaTheme="minorEastAsia" w:hAnsiTheme="minorEastAsia" w:hint="eastAsia"/>
          <w:sz w:val="24"/>
          <w:szCs w:val="24"/>
        </w:rPr>
        <w:t>各组成部分的作用，接着是</w:t>
      </w:r>
      <w:r w:rsidR="00A72C55" w:rsidRPr="002D3458">
        <w:rPr>
          <w:rFonts w:asciiTheme="minorEastAsia" w:eastAsiaTheme="minorEastAsia" w:hAnsiTheme="minorEastAsia" w:hint="eastAsia"/>
          <w:sz w:val="24"/>
          <w:szCs w:val="24"/>
        </w:rPr>
        <w:t>监控视频离线分布式处理系统</w:t>
      </w:r>
      <w:r>
        <w:rPr>
          <w:rFonts w:asciiTheme="minorEastAsia" w:eastAsiaTheme="minorEastAsia" w:hAnsiTheme="minorEastAsia" w:hint="eastAsia"/>
          <w:sz w:val="24"/>
          <w:szCs w:val="24"/>
        </w:rPr>
        <w:t>的</w:t>
      </w:r>
      <w:r w:rsidR="00FE0AED" w:rsidRPr="002D3458">
        <w:rPr>
          <w:rFonts w:asciiTheme="minorEastAsia" w:eastAsiaTheme="minorEastAsia" w:hAnsiTheme="minorEastAsia" w:hint="eastAsia"/>
          <w:sz w:val="24"/>
          <w:szCs w:val="24"/>
        </w:rPr>
        <w:t>架构设计及</w:t>
      </w:r>
      <w:r w:rsidR="00F33B4A" w:rsidRPr="002D3458">
        <w:rPr>
          <w:rFonts w:asciiTheme="minorEastAsia" w:eastAsiaTheme="minorEastAsia" w:hAnsiTheme="minorEastAsia" w:hint="eastAsia"/>
          <w:sz w:val="24"/>
          <w:szCs w:val="24"/>
        </w:rPr>
        <w:t>工作流设计</w:t>
      </w:r>
      <w:r w:rsidR="00FE0AED" w:rsidRPr="002D3458">
        <w:rPr>
          <w:rFonts w:asciiTheme="minorEastAsia" w:eastAsiaTheme="minorEastAsia" w:hAnsiTheme="minorEastAsia" w:hint="eastAsia"/>
          <w:sz w:val="24"/>
          <w:szCs w:val="24"/>
        </w:rPr>
        <w:t>，然后是详细说明</w:t>
      </w:r>
      <w:r w:rsidR="00A72C55" w:rsidRPr="002D3458">
        <w:rPr>
          <w:rFonts w:asciiTheme="minorEastAsia" w:eastAsiaTheme="minorEastAsia" w:hAnsiTheme="minorEastAsia" w:hint="eastAsia"/>
          <w:sz w:val="24"/>
          <w:szCs w:val="24"/>
        </w:rPr>
        <w:t>监控视频离线分布式处理系统架构</w:t>
      </w:r>
      <w:r w:rsidR="002D7EAA">
        <w:rPr>
          <w:rFonts w:asciiTheme="minorEastAsia" w:eastAsiaTheme="minorEastAsia" w:hAnsiTheme="minorEastAsia" w:hint="eastAsia"/>
          <w:sz w:val="24"/>
          <w:szCs w:val="24"/>
        </w:rPr>
        <w:t>核心组件</w:t>
      </w:r>
      <w:r w:rsidR="00F33B4A">
        <w:rPr>
          <w:rFonts w:asciiTheme="minorEastAsia" w:eastAsiaTheme="minorEastAsia" w:hAnsiTheme="minorEastAsia" w:hint="eastAsia"/>
          <w:sz w:val="24"/>
          <w:szCs w:val="24"/>
        </w:rPr>
        <w:t>设计</w:t>
      </w:r>
      <w:r w:rsidR="00FE0AED" w:rsidRPr="002D3458">
        <w:rPr>
          <w:rFonts w:asciiTheme="minorEastAsia" w:eastAsiaTheme="minorEastAsia" w:hAnsiTheme="minorEastAsia" w:hint="eastAsia"/>
          <w:sz w:val="24"/>
          <w:szCs w:val="24"/>
        </w:rPr>
        <w:t>，最后是本章小结。</w:t>
      </w:r>
      <w:bookmarkEnd w:id="128"/>
      <w:bookmarkEnd w:id="129"/>
      <w:bookmarkEnd w:id="130"/>
      <w:bookmarkEnd w:id="131"/>
      <w:bookmarkEnd w:id="132"/>
      <w:bookmarkEnd w:id="133"/>
      <w:bookmarkEnd w:id="134"/>
    </w:p>
    <w:p w:rsidR="002D3458" w:rsidRPr="002D3458" w:rsidRDefault="00156052" w:rsidP="003647B6">
      <w:pPr>
        <w:pStyle w:val="110"/>
        <w:spacing w:before="156" w:after="156"/>
        <w:rPr>
          <w:lang w:val="en-US" w:eastAsia="zh-CN"/>
        </w:rPr>
      </w:pPr>
      <w:bookmarkStart w:id="145" w:name="_Toc476847713"/>
      <w:bookmarkEnd w:id="135"/>
      <w:bookmarkEnd w:id="136"/>
      <w:bookmarkEnd w:id="137"/>
      <w:bookmarkEnd w:id="138"/>
      <w:bookmarkEnd w:id="139"/>
      <w:bookmarkEnd w:id="140"/>
      <w:bookmarkEnd w:id="141"/>
      <w:bookmarkEnd w:id="142"/>
      <w:bookmarkEnd w:id="143"/>
      <w:bookmarkEnd w:id="144"/>
      <w:r w:rsidRPr="002D3458">
        <w:rPr>
          <w:rFonts w:hint="eastAsia"/>
          <w:lang w:val="en-US" w:eastAsia="zh-CN"/>
        </w:rPr>
        <w:t>3.1</w:t>
      </w:r>
      <w:r w:rsidR="000F3AC7" w:rsidRPr="002D3458">
        <w:rPr>
          <w:rFonts w:hint="eastAsia"/>
          <w:lang w:val="en-US" w:eastAsia="zh-CN"/>
        </w:rPr>
        <w:t>需求分析</w:t>
      </w:r>
      <w:bookmarkEnd w:id="145"/>
    </w:p>
    <w:p w:rsidR="00AF57AF" w:rsidRDefault="00DB7EAB" w:rsidP="00686072">
      <w:pPr>
        <w:spacing w:line="400" w:lineRule="exact"/>
        <w:ind w:firstLine="420"/>
        <w:jc w:val="both"/>
        <w:rPr>
          <w:rFonts w:ascii="Times New Roman" w:hAnsi="Times New Roman"/>
          <w:sz w:val="24"/>
          <w:szCs w:val="24"/>
        </w:rPr>
      </w:pPr>
      <w:r>
        <w:rPr>
          <w:rFonts w:ascii="Times New Roman" w:hAnsi="Times New Roman" w:hint="eastAsia"/>
          <w:sz w:val="24"/>
          <w:szCs w:val="24"/>
        </w:rPr>
        <w:t>随着近年国际安全形式的不断恶化，特别是恐怖事件在各国引起了强烈的反应，各国纷纷</w:t>
      </w:r>
      <w:r w:rsidR="005D6C14">
        <w:rPr>
          <w:rFonts w:ascii="Times New Roman" w:hAnsi="Times New Roman" w:hint="eastAsia"/>
          <w:sz w:val="24"/>
          <w:szCs w:val="24"/>
        </w:rPr>
        <w:t>加强了安防措施。视频监控成为主要的安防措施，主要是视频监控能够代替人类持续关注某个区域，并能够如实记录该区域发生的各种事件，而且能够几乎完美复现。随着科技的不断发展，视频监控也从模拟监控向数字监控发展，同时随着互联网的飞速发展，远程监控成为可能。大规模的</w:t>
      </w:r>
      <w:r w:rsidR="00A90119">
        <w:rPr>
          <w:rFonts w:ascii="Times New Roman" w:hAnsi="Times New Roman" w:hint="eastAsia"/>
          <w:sz w:val="24"/>
          <w:szCs w:val="24"/>
        </w:rPr>
        <w:t>监控视频管理平台随着涌现，例如中国电信的全球眼智能管理平台，仅仅在上海电信企业监控系统规模，就已经达到了</w:t>
      </w:r>
      <w:r w:rsidR="00A90119">
        <w:rPr>
          <w:rFonts w:ascii="Times New Roman" w:hAnsi="Times New Roman" w:hint="eastAsia"/>
          <w:sz w:val="24"/>
          <w:szCs w:val="24"/>
        </w:rPr>
        <w:t>2</w:t>
      </w:r>
      <w:r w:rsidR="00A90119">
        <w:rPr>
          <w:rFonts w:ascii="Times New Roman" w:hAnsi="Times New Roman" w:hint="eastAsia"/>
          <w:sz w:val="24"/>
          <w:szCs w:val="24"/>
        </w:rPr>
        <w:t>万路以上</w:t>
      </w:r>
      <w:fldSimple w:instr="REF _Ref474953195 \r \h \* MERGEFORMAT ">
        <w:r w:rsidR="005F7DD1">
          <w:rPr>
            <w:rFonts w:ascii="Times New Roman" w:hAnsi="Times New Roman"/>
            <w:sz w:val="24"/>
            <w:szCs w:val="24"/>
            <w:vertAlign w:val="superscript"/>
          </w:rPr>
          <w:t>[35]</w:t>
        </w:r>
      </w:fldSimple>
      <w:r w:rsidR="00A90119">
        <w:rPr>
          <w:rFonts w:ascii="Times New Roman" w:hAnsi="Times New Roman" w:hint="eastAsia"/>
          <w:sz w:val="24"/>
          <w:szCs w:val="24"/>
        </w:rPr>
        <w:t>。</w:t>
      </w:r>
    </w:p>
    <w:p w:rsidR="00C71B14" w:rsidRPr="00157063" w:rsidRDefault="00C71B14" w:rsidP="00686072">
      <w:pPr>
        <w:spacing w:line="400" w:lineRule="exact"/>
        <w:ind w:firstLineChars="200" w:firstLine="480"/>
        <w:jc w:val="both"/>
        <w:rPr>
          <w:rFonts w:ascii="Times New Roman" w:eastAsiaTheme="minorEastAsia" w:hAnsi="Times New Roman" w:cstheme="minorBidi"/>
          <w:sz w:val="24"/>
        </w:rPr>
      </w:pPr>
      <w:r>
        <w:rPr>
          <w:rFonts w:ascii="Times New Roman" w:hAnsi="Times New Roman" w:hint="eastAsia"/>
          <w:sz w:val="24"/>
          <w:szCs w:val="24"/>
        </w:rPr>
        <w:t>如此多的监控摄像头</w:t>
      </w:r>
      <w:r w:rsidR="002E64EA">
        <w:rPr>
          <w:rFonts w:ascii="Times New Roman" w:hAnsi="Times New Roman" w:hint="eastAsia"/>
          <w:sz w:val="24"/>
          <w:szCs w:val="24"/>
        </w:rPr>
        <w:t>每天都会产生海量的监控视频数据</w:t>
      </w:r>
      <w:r w:rsidR="005D6C14">
        <w:rPr>
          <w:rFonts w:ascii="Times New Roman" w:hAnsi="Times New Roman" w:hint="eastAsia"/>
          <w:sz w:val="24"/>
          <w:szCs w:val="24"/>
        </w:rPr>
        <w:t>，如何避免全人工的从海量的监</w:t>
      </w:r>
      <w:r>
        <w:rPr>
          <w:rFonts w:ascii="Times New Roman" w:hAnsi="Times New Roman" w:hint="eastAsia"/>
          <w:sz w:val="24"/>
          <w:szCs w:val="24"/>
        </w:rPr>
        <w:t>控视频中获取人们关注的信息成为一大热点研究问题。为了解决这一问题，</w:t>
      </w:r>
      <w:r w:rsidR="005D6C14">
        <w:rPr>
          <w:rFonts w:ascii="Times New Roman" w:hAnsi="Times New Roman" w:hint="eastAsia"/>
          <w:sz w:val="24"/>
          <w:szCs w:val="24"/>
        </w:rPr>
        <w:t>智能视频</w:t>
      </w:r>
      <w:r w:rsidR="00A90119">
        <w:rPr>
          <w:rFonts w:ascii="Times New Roman" w:hAnsi="Times New Roman" w:hint="eastAsia"/>
          <w:sz w:val="24"/>
          <w:szCs w:val="24"/>
        </w:rPr>
        <w:t>处理算法</w:t>
      </w:r>
      <w:r>
        <w:rPr>
          <w:rFonts w:ascii="Times New Roman" w:hAnsi="Times New Roman" w:hint="eastAsia"/>
          <w:sz w:val="24"/>
          <w:szCs w:val="24"/>
        </w:rPr>
        <w:t>应运而生</w:t>
      </w:r>
      <w:r w:rsidR="00A90119">
        <w:rPr>
          <w:rFonts w:ascii="Times New Roman" w:hAnsi="Times New Roman" w:hint="eastAsia"/>
          <w:sz w:val="24"/>
          <w:szCs w:val="24"/>
        </w:rPr>
        <w:t>，例如</w:t>
      </w:r>
      <w:r>
        <w:rPr>
          <w:rFonts w:ascii="Times New Roman" w:hAnsi="Times New Roman" w:hint="eastAsia"/>
          <w:sz w:val="24"/>
          <w:szCs w:val="24"/>
        </w:rPr>
        <w:t>视频</w:t>
      </w:r>
      <w:r w:rsidR="00A90119" w:rsidRPr="00A90119">
        <w:rPr>
          <w:rFonts w:ascii="Times New Roman" w:hAnsi="Times New Roman" w:hint="eastAsia"/>
          <w:sz w:val="24"/>
          <w:szCs w:val="24"/>
        </w:rPr>
        <w:t>浓缩、</w:t>
      </w:r>
      <w:r>
        <w:rPr>
          <w:rFonts w:ascii="Times New Roman" w:hAnsi="Times New Roman" w:hint="eastAsia"/>
          <w:sz w:val="24"/>
          <w:szCs w:val="24"/>
        </w:rPr>
        <w:t>越界检测、目标跟踪</w:t>
      </w:r>
      <w:r w:rsidR="00A90119" w:rsidRPr="00A90119">
        <w:rPr>
          <w:rFonts w:ascii="Times New Roman" w:hAnsi="Times New Roman" w:hint="eastAsia"/>
          <w:sz w:val="24"/>
          <w:szCs w:val="24"/>
        </w:rPr>
        <w:t>等</w:t>
      </w:r>
      <w:r>
        <w:rPr>
          <w:rFonts w:ascii="Times New Roman" w:hAnsi="Times New Roman" w:hint="eastAsia"/>
          <w:sz w:val="24"/>
          <w:szCs w:val="24"/>
        </w:rPr>
        <w:t>等。这些智能视频处理算法能够自动分析监控视频，</w:t>
      </w:r>
      <w:r w:rsidR="00A90119">
        <w:rPr>
          <w:rFonts w:ascii="Times New Roman" w:hAnsi="Times New Roman" w:hint="eastAsia"/>
          <w:sz w:val="24"/>
          <w:szCs w:val="24"/>
        </w:rPr>
        <w:t>大大降低了人工查询海量的监控视频信息的难题。</w:t>
      </w:r>
      <w:r w:rsidRPr="00157063">
        <w:rPr>
          <w:rFonts w:ascii="Times New Roman" w:eastAsiaTheme="minorEastAsia" w:hAnsi="Times New Roman" w:cstheme="minorBidi" w:hint="eastAsia"/>
          <w:sz w:val="24"/>
        </w:rPr>
        <w:t>但是在摩尔定律破灭后，</w:t>
      </w:r>
      <w:r>
        <w:rPr>
          <w:rFonts w:ascii="Times New Roman" w:eastAsiaTheme="minorEastAsia" w:hAnsi="Times New Roman" w:cstheme="minorBidi" w:hint="eastAsia"/>
          <w:sz w:val="24"/>
        </w:rPr>
        <w:t>传统的</w:t>
      </w:r>
      <w:r w:rsidRPr="00157063">
        <w:rPr>
          <w:rFonts w:ascii="Times New Roman" w:eastAsiaTheme="minorEastAsia" w:hAnsi="Times New Roman" w:cstheme="minorBidi" w:hint="eastAsia"/>
          <w:sz w:val="24"/>
        </w:rPr>
        <w:t>基于单机的监控视频离线处理平台越来越难以应对当今计算量巨大的视频大数据处理任务。如何快速地处理这些监控视频数据，成为监控视频离线处理平台的挑战之一。近年来随着分布式计算以及其他相关技术的飞速发展，基于各种分布式计算框架的监控视频云计算平台逐渐成为监控视频离线处理平台的一种解决方案。</w:t>
      </w:r>
    </w:p>
    <w:p w:rsidR="002D3458" w:rsidRPr="00A90119" w:rsidRDefault="00C71B14" w:rsidP="00C744D3">
      <w:pPr>
        <w:spacing w:line="400" w:lineRule="exact"/>
        <w:ind w:firstLineChars="200" w:firstLine="480"/>
        <w:jc w:val="both"/>
        <w:rPr>
          <w:rFonts w:ascii="Times New Roman" w:hAnsi="Times New Roman"/>
          <w:sz w:val="24"/>
          <w:szCs w:val="24"/>
        </w:rPr>
      </w:pPr>
      <w:r w:rsidRPr="00157063">
        <w:rPr>
          <w:rFonts w:ascii="Times New Roman" w:eastAsiaTheme="minorEastAsia" w:hAnsi="Times New Roman" w:cstheme="minorBidi" w:hint="eastAsia"/>
          <w:sz w:val="24"/>
        </w:rPr>
        <w:t>监控视频云计算平台将分散的、异构的、单机计算能力较弱的计算资源整合起来，形成强大的集群处理能力来应对监控视频大数据所带来的巨大计算量的问题。监控视频云计算平台</w:t>
      </w:r>
      <w:r>
        <w:rPr>
          <w:rFonts w:ascii="Times New Roman" w:eastAsiaTheme="minorEastAsia" w:hAnsi="Times New Roman" w:cstheme="minorBidi" w:hint="eastAsia"/>
          <w:sz w:val="24"/>
        </w:rPr>
        <w:t>的解决方法不仅解决了计算能力不足的问题，而且搭建</w:t>
      </w:r>
      <w:r w:rsidRPr="00157063">
        <w:rPr>
          <w:rFonts w:ascii="Times New Roman" w:eastAsiaTheme="minorEastAsia" w:hAnsi="Times New Roman" w:cstheme="minorBidi" w:hint="eastAsia"/>
          <w:sz w:val="24"/>
        </w:rPr>
        <w:t>监控视频云计算平台</w:t>
      </w:r>
      <w:r>
        <w:rPr>
          <w:rFonts w:ascii="Times New Roman" w:eastAsiaTheme="minorEastAsia" w:hAnsi="Times New Roman" w:cstheme="minorBidi" w:hint="eastAsia"/>
          <w:sz w:val="24"/>
        </w:rPr>
        <w:t>的硬件成本也十分廉价，是目前应对视频大数据处理问题的主流解决方案。</w:t>
      </w:r>
    </w:p>
    <w:p w:rsidR="002D3458" w:rsidRPr="002D3458" w:rsidRDefault="00AF57AF" w:rsidP="003647B6">
      <w:pPr>
        <w:pStyle w:val="110"/>
        <w:spacing w:before="156" w:after="156"/>
        <w:rPr>
          <w:lang w:val="en-US" w:eastAsia="zh-CN"/>
        </w:rPr>
      </w:pPr>
      <w:bookmarkStart w:id="146" w:name="_Toc476847714"/>
      <w:r w:rsidRPr="002D3458">
        <w:rPr>
          <w:rFonts w:hint="eastAsia"/>
          <w:lang w:val="en-US" w:eastAsia="zh-CN"/>
        </w:rPr>
        <w:t>3.2</w:t>
      </w:r>
      <w:r w:rsidR="00EB2747" w:rsidRPr="002D3458">
        <w:rPr>
          <w:rFonts w:hint="eastAsia"/>
          <w:lang w:val="en-US" w:eastAsia="zh-CN"/>
        </w:rPr>
        <w:t>视频监控系统</w:t>
      </w:r>
      <w:r w:rsidR="00C14B20">
        <w:rPr>
          <w:rFonts w:hint="eastAsia"/>
          <w:lang w:val="en-US" w:eastAsia="zh-CN"/>
        </w:rPr>
        <w:t>介绍</w:t>
      </w:r>
      <w:bookmarkEnd w:id="146"/>
    </w:p>
    <w:p w:rsidR="00EB2747" w:rsidRDefault="00EB2747" w:rsidP="00686072">
      <w:pPr>
        <w:spacing w:line="400" w:lineRule="exact"/>
        <w:ind w:firstLine="420"/>
        <w:jc w:val="both"/>
        <w:rPr>
          <w:rFonts w:ascii="Times New Roman" w:hAnsi="Times New Roman"/>
          <w:sz w:val="24"/>
          <w:szCs w:val="24"/>
        </w:rPr>
      </w:pPr>
      <w:r w:rsidRPr="00EB2747">
        <w:rPr>
          <w:rFonts w:ascii="Times New Roman" w:hAnsi="Times New Roman" w:hint="eastAsia"/>
          <w:sz w:val="24"/>
          <w:szCs w:val="24"/>
        </w:rPr>
        <w:t>视频监控系统是一种专注于视频应用技术的电信系统，用于远程捕获多媒体（例如视频，图像和各种报警信号），并基于管理的宽带网络以友好的方式将其</w:t>
      </w:r>
      <w:r w:rsidRPr="00EB2747">
        <w:rPr>
          <w:rFonts w:ascii="Times New Roman" w:hAnsi="Times New Roman" w:hint="eastAsia"/>
          <w:sz w:val="24"/>
          <w:szCs w:val="24"/>
        </w:rPr>
        <w:lastRenderedPageBreak/>
        <w:t>呈现给终端用户保证质量，安全性和可靠性。根据国际电信联盟标准化部门的相关标准（</w:t>
      </w:r>
      <w:r w:rsidRPr="00EB2747">
        <w:rPr>
          <w:rFonts w:ascii="Times New Roman" w:hAnsi="Times New Roman" w:hint="eastAsia"/>
          <w:sz w:val="24"/>
          <w:szCs w:val="24"/>
        </w:rPr>
        <w:t>ITU-T</w:t>
      </w:r>
      <w:r w:rsidRPr="00EB2747">
        <w:rPr>
          <w:rFonts w:ascii="Times New Roman" w:hAnsi="Times New Roman" w:hint="eastAsia"/>
          <w:sz w:val="24"/>
          <w:szCs w:val="24"/>
        </w:rPr>
        <w:t>）</w:t>
      </w:r>
      <w:fldSimple w:instr="REF _Ref470708767 \r \h \* MERGEFORMAT ">
        <w:r w:rsidR="005F7DD1">
          <w:rPr>
            <w:rFonts w:ascii="Times New Roman" w:hAnsi="Times New Roman"/>
            <w:sz w:val="24"/>
            <w:szCs w:val="24"/>
            <w:vertAlign w:val="superscript"/>
          </w:rPr>
          <w:t>[36]</w:t>
        </w:r>
      </w:fldSimple>
      <w:r w:rsidR="00D04AAA">
        <w:rPr>
          <w:rFonts w:ascii="Times New Roman" w:hAnsi="Times New Roman" w:hint="eastAsia"/>
          <w:sz w:val="24"/>
          <w:szCs w:val="24"/>
        </w:rPr>
        <w:t>，智能</w:t>
      </w:r>
      <w:r w:rsidRPr="00EB2747">
        <w:rPr>
          <w:rFonts w:ascii="Times New Roman" w:hAnsi="Times New Roman" w:hint="eastAsia"/>
          <w:sz w:val="24"/>
          <w:szCs w:val="24"/>
        </w:rPr>
        <w:t>视频监控系统的架构由</w:t>
      </w:r>
      <w:bookmarkStart w:id="147" w:name="OLE_LINK175"/>
      <w:bookmarkStart w:id="148" w:name="OLE_LINK176"/>
      <w:r w:rsidRPr="00EB2747">
        <w:rPr>
          <w:rFonts w:ascii="Times New Roman" w:hAnsi="Times New Roman" w:hint="eastAsia"/>
          <w:sz w:val="24"/>
          <w:szCs w:val="24"/>
        </w:rPr>
        <w:t>中央管理单元</w:t>
      </w:r>
      <w:bookmarkEnd w:id="147"/>
      <w:bookmarkEnd w:id="148"/>
      <w:r w:rsidRPr="00EB2747">
        <w:rPr>
          <w:rFonts w:ascii="Times New Roman" w:hAnsi="Times New Roman" w:hint="eastAsia"/>
          <w:sz w:val="24"/>
          <w:szCs w:val="24"/>
        </w:rPr>
        <w:t>（</w:t>
      </w:r>
      <w:r w:rsidRPr="00EB2747">
        <w:rPr>
          <w:rFonts w:ascii="Times New Roman" w:hAnsi="Times New Roman" w:hint="eastAsia"/>
          <w:sz w:val="24"/>
          <w:szCs w:val="24"/>
        </w:rPr>
        <w:t>CMU</w:t>
      </w:r>
      <w:r w:rsidRPr="00EB2747">
        <w:rPr>
          <w:rFonts w:ascii="Times New Roman" w:hAnsi="Times New Roman" w:hint="eastAsia"/>
          <w:sz w:val="24"/>
          <w:szCs w:val="24"/>
        </w:rPr>
        <w:t>），业务控制单元（</w:t>
      </w:r>
      <w:r w:rsidRPr="00EB2747">
        <w:rPr>
          <w:rFonts w:ascii="Times New Roman" w:hAnsi="Times New Roman" w:hint="eastAsia"/>
          <w:sz w:val="24"/>
          <w:szCs w:val="24"/>
        </w:rPr>
        <w:t>SCU</w:t>
      </w:r>
      <w:r w:rsidRPr="00EB2747">
        <w:rPr>
          <w:rFonts w:ascii="Times New Roman" w:hAnsi="Times New Roman" w:hint="eastAsia"/>
          <w:sz w:val="24"/>
          <w:szCs w:val="24"/>
        </w:rPr>
        <w:t>），媒体分配单元（</w:t>
      </w:r>
      <w:r w:rsidRPr="00EB2747">
        <w:rPr>
          <w:rFonts w:ascii="Times New Roman" w:hAnsi="Times New Roman" w:hint="eastAsia"/>
          <w:sz w:val="24"/>
          <w:szCs w:val="24"/>
        </w:rPr>
        <w:t>MDU</w:t>
      </w:r>
      <w:r w:rsidRPr="00EB2747">
        <w:rPr>
          <w:rFonts w:ascii="Times New Roman" w:hAnsi="Times New Roman" w:hint="eastAsia"/>
          <w:sz w:val="24"/>
          <w:szCs w:val="24"/>
        </w:rPr>
        <w:t>），媒体存储单元</w:t>
      </w:r>
      <w:r w:rsidRPr="00EB2747">
        <w:rPr>
          <w:rFonts w:ascii="Times New Roman" w:hAnsi="Times New Roman" w:hint="eastAsia"/>
          <w:sz w:val="24"/>
          <w:szCs w:val="24"/>
        </w:rPr>
        <w:t xml:space="preserve"> MSU</w:t>
      </w:r>
      <w:r w:rsidRPr="00EB2747">
        <w:rPr>
          <w:rFonts w:ascii="Times New Roman" w:hAnsi="Times New Roman" w:hint="eastAsia"/>
          <w:sz w:val="24"/>
          <w:szCs w:val="24"/>
        </w:rPr>
        <w:t>），房屋单元（</w:t>
      </w:r>
      <w:r w:rsidRPr="00EB2747">
        <w:rPr>
          <w:rFonts w:ascii="Times New Roman" w:hAnsi="Times New Roman" w:hint="eastAsia"/>
          <w:sz w:val="24"/>
          <w:szCs w:val="24"/>
        </w:rPr>
        <w:t>PU</w:t>
      </w:r>
      <w:r w:rsidRPr="00EB2747">
        <w:rPr>
          <w:rFonts w:ascii="Times New Roman" w:hAnsi="Times New Roman" w:hint="eastAsia"/>
          <w:sz w:val="24"/>
          <w:szCs w:val="24"/>
        </w:rPr>
        <w:t>）和客户单元（</w:t>
      </w:r>
      <w:r w:rsidRPr="00EB2747">
        <w:rPr>
          <w:rFonts w:ascii="Times New Roman" w:hAnsi="Times New Roman" w:hint="eastAsia"/>
          <w:sz w:val="24"/>
          <w:szCs w:val="24"/>
        </w:rPr>
        <w:t>CU</w:t>
      </w:r>
      <w:r w:rsidRPr="00EB2747">
        <w:rPr>
          <w:rFonts w:ascii="Times New Roman" w:hAnsi="Times New Roman" w:hint="eastAsia"/>
          <w:sz w:val="24"/>
          <w:szCs w:val="24"/>
        </w:rPr>
        <w:t>）。</w:t>
      </w:r>
    </w:p>
    <w:p w:rsidR="00EB2747" w:rsidRPr="00D04AAA" w:rsidRDefault="00D04AAA" w:rsidP="00686072">
      <w:pPr>
        <w:spacing w:line="400" w:lineRule="exact"/>
        <w:ind w:firstLine="420"/>
        <w:jc w:val="both"/>
        <w:rPr>
          <w:rFonts w:ascii="Times New Roman" w:hAnsi="Times New Roman"/>
          <w:sz w:val="24"/>
          <w:szCs w:val="24"/>
        </w:rPr>
      </w:pPr>
      <w:r>
        <w:rPr>
          <w:rFonts w:ascii="Times New Roman" w:hAnsi="Times New Roman" w:hint="eastAsia"/>
          <w:sz w:val="24"/>
          <w:szCs w:val="24"/>
        </w:rPr>
        <w:t>智能</w:t>
      </w:r>
      <w:r w:rsidRPr="00EB2747">
        <w:rPr>
          <w:rFonts w:ascii="Times New Roman" w:hAnsi="Times New Roman" w:hint="eastAsia"/>
          <w:sz w:val="24"/>
          <w:szCs w:val="24"/>
        </w:rPr>
        <w:t>视频监控系统的架构</w:t>
      </w:r>
      <w:r>
        <w:rPr>
          <w:rFonts w:ascii="Times New Roman" w:hAnsi="Times New Roman" w:hint="eastAsia"/>
          <w:sz w:val="24"/>
          <w:szCs w:val="24"/>
        </w:rPr>
        <w:t>如图</w:t>
      </w:r>
      <w:r>
        <w:rPr>
          <w:rFonts w:ascii="Times New Roman" w:hAnsi="Times New Roman" w:hint="eastAsia"/>
          <w:sz w:val="24"/>
          <w:szCs w:val="24"/>
        </w:rPr>
        <w:t>3-2</w:t>
      </w:r>
      <w:r>
        <w:rPr>
          <w:rFonts w:ascii="Times New Roman" w:hAnsi="Times New Roman" w:hint="eastAsia"/>
          <w:sz w:val="24"/>
          <w:szCs w:val="24"/>
        </w:rPr>
        <w:t>所示：</w:t>
      </w:r>
    </w:p>
    <w:p w:rsidR="00156052" w:rsidRDefault="002005D7" w:rsidP="00760F0E">
      <w:pPr>
        <w:ind w:firstLine="420"/>
        <w:jc w:val="center"/>
        <w:rPr>
          <w:rFonts w:ascii="Times New Roman" w:hAnsi="Times New Roman"/>
          <w:sz w:val="24"/>
          <w:szCs w:val="24"/>
        </w:rPr>
      </w:pPr>
      <w:r>
        <w:object w:dxaOrig="5470" w:dyaOrig="3770">
          <v:shape id="_x0000_i1028" type="#_x0000_t75" style="width:273.75pt;height:189pt" o:ole="">
            <v:imagedata r:id="rId33" o:title=""/>
          </v:shape>
          <o:OLEObject Type="Embed" ProgID="Visio.Drawing.11" ShapeID="_x0000_i1028" DrawAspect="Content" ObjectID="_1550648218" r:id="rId34"/>
        </w:object>
      </w:r>
    </w:p>
    <w:p w:rsidR="00814567" w:rsidRDefault="00814567" w:rsidP="005805FF">
      <w:pPr>
        <w:ind w:firstLine="420"/>
        <w:jc w:val="center"/>
        <w:rPr>
          <w:rFonts w:ascii="Times New Roman" w:eastAsia="楷体" w:hAnsi="Times New Roman"/>
        </w:rPr>
      </w:pPr>
      <w:r w:rsidRPr="005805FF">
        <w:rPr>
          <w:rFonts w:ascii="Times New Roman" w:eastAsia="楷体" w:hAnsi="Times New Roman" w:hint="eastAsia"/>
        </w:rPr>
        <w:t>图</w:t>
      </w:r>
      <w:r w:rsidRPr="005805FF">
        <w:rPr>
          <w:rFonts w:ascii="Times New Roman" w:eastAsia="楷体" w:hAnsi="Times New Roman" w:hint="eastAsia"/>
        </w:rPr>
        <w:t xml:space="preserve">3-2 </w:t>
      </w:r>
      <w:r w:rsidRPr="005805FF">
        <w:rPr>
          <w:rFonts w:ascii="Times New Roman" w:eastAsia="楷体" w:hAnsi="Times New Roman" w:hint="eastAsia"/>
        </w:rPr>
        <w:t>视频监控系统</w:t>
      </w:r>
    </w:p>
    <w:p w:rsidR="00F61FE0" w:rsidRDefault="00CE1025" w:rsidP="00686072">
      <w:pPr>
        <w:spacing w:line="400" w:lineRule="exact"/>
        <w:ind w:firstLine="420"/>
        <w:jc w:val="both"/>
        <w:rPr>
          <w:rFonts w:ascii="Times New Roman" w:hAnsi="Times New Roman"/>
          <w:sz w:val="24"/>
          <w:szCs w:val="24"/>
        </w:rPr>
      </w:pPr>
      <w:r w:rsidRPr="00EB2747">
        <w:rPr>
          <w:rFonts w:ascii="Times New Roman" w:hAnsi="Times New Roman" w:hint="eastAsia"/>
          <w:sz w:val="24"/>
          <w:szCs w:val="24"/>
        </w:rPr>
        <w:t>中央管理单元</w:t>
      </w:r>
      <w:r w:rsidR="00D04AAA" w:rsidRPr="00EB2747">
        <w:rPr>
          <w:rFonts w:ascii="Times New Roman" w:hAnsi="Times New Roman" w:hint="eastAsia"/>
          <w:sz w:val="24"/>
          <w:szCs w:val="24"/>
        </w:rPr>
        <w:t>CMU</w:t>
      </w:r>
      <w:r>
        <w:rPr>
          <w:rFonts w:ascii="Times New Roman" w:hAnsi="Times New Roman" w:hint="eastAsia"/>
          <w:sz w:val="24"/>
          <w:szCs w:val="24"/>
        </w:rPr>
        <w:t>主要</w:t>
      </w:r>
      <w:r w:rsidR="00D04AAA">
        <w:rPr>
          <w:rFonts w:ascii="Times New Roman" w:hAnsi="Times New Roman" w:hint="eastAsia"/>
          <w:sz w:val="24"/>
          <w:szCs w:val="24"/>
        </w:rPr>
        <w:t>用于</w:t>
      </w:r>
      <w:r w:rsidR="00D04AAA" w:rsidRPr="00EB2747">
        <w:rPr>
          <w:rFonts w:ascii="Times New Roman" w:hAnsi="Times New Roman" w:hint="eastAsia"/>
          <w:sz w:val="24"/>
          <w:szCs w:val="24"/>
        </w:rPr>
        <w:t>系统</w:t>
      </w:r>
      <w:r w:rsidR="00D04AAA">
        <w:rPr>
          <w:rFonts w:ascii="Times New Roman" w:hAnsi="Times New Roman" w:hint="eastAsia"/>
          <w:sz w:val="24"/>
          <w:szCs w:val="24"/>
        </w:rPr>
        <w:t>集中</w:t>
      </w:r>
      <w:r w:rsidR="00D04AAA" w:rsidRPr="00EB2747">
        <w:rPr>
          <w:rFonts w:ascii="Times New Roman" w:hAnsi="Times New Roman" w:hint="eastAsia"/>
          <w:sz w:val="24"/>
          <w:szCs w:val="24"/>
        </w:rPr>
        <w:t>管理，服务操作管理等</w:t>
      </w:r>
      <w:r w:rsidR="00D04AAA">
        <w:rPr>
          <w:rFonts w:ascii="Times New Roman" w:hAnsi="Times New Roman" w:hint="eastAsia"/>
          <w:sz w:val="24"/>
          <w:szCs w:val="24"/>
        </w:rPr>
        <w:t>。</w:t>
      </w:r>
      <w:r w:rsidR="00D04AAA" w:rsidRPr="00EB2747">
        <w:rPr>
          <w:rFonts w:ascii="Times New Roman" w:hAnsi="Times New Roman" w:hint="eastAsia"/>
          <w:sz w:val="24"/>
          <w:szCs w:val="24"/>
        </w:rPr>
        <w:t>SCU</w:t>
      </w:r>
      <w:r w:rsidR="00D04AAA" w:rsidRPr="00EB2747">
        <w:rPr>
          <w:rFonts w:ascii="Times New Roman" w:hAnsi="Times New Roman" w:hint="eastAsia"/>
          <w:sz w:val="24"/>
          <w:szCs w:val="24"/>
        </w:rPr>
        <w:t>用于访问</w:t>
      </w:r>
      <w:r w:rsidR="00D04AAA" w:rsidRPr="00EB2747">
        <w:rPr>
          <w:rFonts w:ascii="Times New Roman" w:hAnsi="Times New Roman" w:hint="eastAsia"/>
          <w:sz w:val="24"/>
          <w:szCs w:val="24"/>
        </w:rPr>
        <w:t>PU</w:t>
      </w:r>
      <w:r w:rsidR="00D04AAA" w:rsidRPr="00EB2747">
        <w:rPr>
          <w:rFonts w:ascii="Times New Roman" w:hAnsi="Times New Roman" w:hint="eastAsia"/>
          <w:sz w:val="24"/>
          <w:szCs w:val="24"/>
        </w:rPr>
        <w:t>和</w:t>
      </w:r>
      <w:r w:rsidR="00D04AAA" w:rsidRPr="00EB2747">
        <w:rPr>
          <w:rFonts w:ascii="Times New Roman" w:hAnsi="Times New Roman" w:hint="eastAsia"/>
          <w:sz w:val="24"/>
          <w:szCs w:val="24"/>
        </w:rPr>
        <w:t>CU</w:t>
      </w:r>
      <w:r w:rsidR="00D04AAA" w:rsidRPr="00EB2747">
        <w:rPr>
          <w:rFonts w:ascii="Times New Roman" w:hAnsi="Times New Roman" w:hint="eastAsia"/>
          <w:sz w:val="24"/>
          <w:szCs w:val="24"/>
        </w:rPr>
        <w:t>之间的服务控制和信号呼叫控制。</w:t>
      </w:r>
      <w:r w:rsidR="00D04AAA" w:rsidRPr="00EB2747">
        <w:rPr>
          <w:rFonts w:ascii="Times New Roman" w:hAnsi="Times New Roman" w:hint="eastAsia"/>
          <w:sz w:val="24"/>
          <w:szCs w:val="24"/>
        </w:rPr>
        <w:t xml:space="preserve"> MDU</w:t>
      </w:r>
      <w:r w:rsidR="00D04AAA" w:rsidRPr="00EB2747">
        <w:rPr>
          <w:rFonts w:ascii="Times New Roman" w:hAnsi="Times New Roman" w:hint="eastAsia"/>
          <w:sz w:val="24"/>
          <w:szCs w:val="24"/>
        </w:rPr>
        <w:t>用于将</w:t>
      </w:r>
      <w:r w:rsidR="00D04AAA">
        <w:rPr>
          <w:rFonts w:ascii="Times New Roman" w:hAnsi="Times New Roman" w:hint="eastAsia"/>
          <w:sz w:val="24"/>
          <w:szCs w:val="24"/>
        </w:rPr>
        <w:t>多</w:t>
      </w:r>
      <w:r w:rsidR="00D04AAA" w:rsidRPr="00EB2747">
        <w:rPr>
          <w:rFonts w:ascii="Times New Roman" w:hAnsi="Times New Roman" w:hint="eastAsia"/>
          <w:sz w:val="24"/>
          <w:szCs w:val="24"/>
        </w:rPr>
        <w:t>媒体</w:t>
      </w:r>
      <w:r w:rsidR="00D04AAA">
        <w:rPr>
          <w:rFonts w:ascii="Times New Roman" w:hAnsi="Times New Roman" w:hint="eastAsia"/>
          <w:sz w:val="24"/>
          <w:szCs w:val="24"/>
        </w:rPr>
        <w:t>数据</w:t>
      </w:r>
      <w:r w:rsidR="00D04AAA" w:rsidRPr="00EB2747">
        <w:rPr>
          <w:rFonts w:ascii="Times New Roman" w:hAnsi="Times New Roman" w:hint="eastAsia"/>
          <w:sz w:val="24"/>
          <w:szCs w:val="24"/>
        </w:rPr>
        <w:t>从</w:t>
      </w:r>
      <w:r w:rsidR="00D04AAA" w:rsidRPr="00EB2747">
        <w:rPr>
          <w:rFonts w:ascii="Times New Roman" w:hAnsi="Times New Roman" w:hint="eastAsia"/>
          <w:sz w:val="24"/>
          <w:szCs w:val="24"/>
        </w:rPr>
        <w:t>PU</w:t>
      </w:r>
      <w:r w:rsidR="00D04AAA" w:rsidRPr="00EB2747">
        <w:rPr>
          <w:rFonts w:ascii="Times New Roman" w:hAnsi="Times New Roman" w:hint="eastAsia"/>
          <w:sz w:val="24"/>
          <w:szCs w:val="24"/>
        </w:rPr>
        <w:t>传输到</w:t>
      </w:r>
      <w:r w:rsidR="00D04AAA" w:rsidRPr="00EB2747">
        <w:rPr>
          <w:rFonts w:ascii="Times New Roman" w:hAnsi="Times New Roman" w:hint="eastAsia"/>
          <w:sz w:val="24"/>
          <w:szCs w:val="24"/>
        </w:rPr>
        <w:t>CU</w:t>
      </w:r>
      <w:r w:rsidR="00D04AAA" w:rsidRPr="00EB2747">
        <w:rPr>
          <w:rFonts w:ascii="Times New Roman" w:hAnsi="Times New Roman" w:hint="eastAsia"/>
          <w:sz w:val="24"/>
          <w:szCs w:val="24"/>
        </w:rPr>
        <w:t>，</w:t>
      </w:r>
      <w:r w:rsidR="00D04AAA" w:rsidRPr="00EB2747">
        <w:rPr>
          <w:rFonts w:ascii="Times New Roman" w:hAnsi="Times New Roman" w:hint="eastAsia"/>
          <w:sz w:val="24"/>
          <w:szCs w:val="24"/>
        </w:rPr>
        <w:t>MDU</w:t>
      </w:r>
      <w:r w:rsidR="00D04AAA" w:rsidRPr="00EB2747">
        <w:rPr>
          <w:rFonts w:ascii="Times New Roman" w:hAnsi="Times New Roman" w:hint="eastAsia"/>
          <w:sz w:val="24"/>
          <w:szCs w:val="24"/>
        </w:rPr>
        <w:t>的主要功能包括</w:t>
      </w:r>
      <w:r w:rsidR="00D04AAA">
        <w:rPr>
          <w:rFonts w:ascii="Times New Roman" w:hAnsi="Times New Roman" w:hint="eastAsia"/>
          <w:sz w:val="24"/>
          <w:szCs w:val="24"/>
        </w:rPr>
        <w:t>多</w:t>
      </w:r>
      <w:r w:rsidR="00D04AAA" w:rsidRPr="00EB2747">
        <w:rPr>
          <w:rFonts w:ascii="Times New Roman" w:hAnsi="Times New Roman" w:hint="eastAsia"/>
          <w:sz w:val="24"/>
          <w:szCs w:val="24"/>
        </w:rPr>
        <w:t>媒体</w:t>
      </w:r>
      <w:r w:rsidR="00D04AAA">
        <w:rPr>
          <w:rFonts w:ascii="Times New Roman" w:hAnsi="Times New Roman" w:hint="eastAsia"/>
          <w:sz w:val="24"/>
          <w:szCs w:val="24"/>
        </w:rPr>
        <w:t>信息</w:t>
      </w:r>
      <w:r w:rsidR="00D04AAA" w:rsidRPr="00EB2747">
        <w:rPr>
          <w:rFonts w:ascii="Times New Roman" w:hAnsi="Times New Roman" w:hint="eastAsia"/>
          <w:sz w:val="24"/>
          <w:szCs w:val="24"/>
        </w:rPr>
        <w:t>接收，</w:t>
      </w:r>
      <w:r w:rsidR="00D04AAA">
        <w:rPr>
          <w:rFonts w:ascii="Times New Roman" w:hAnsi="Times New Roman" w:hint="eastAsia"/>
          <w:sz w:val="24"/>
          <w:szCs w:val="24"/>
        </w:rPr>
        <w:t>多</w:t>
      </w:r>
      <w:r w:rsidR="00D04AAA" w:rsidRPr="00EB2747">
        <w:rPr>
          <w:rFonts w:ascii="Times New Roman" w:hAnsi="Times New Roman" w:hint="eastAsia"/>
          <w:sz w:val="24"/>
          <w:szCs w:val="24"/>
        </w:rPr>
        <w:t>媒体</w:t>
      </w:r>
      <w:r w:rsidR="00D04AAA">
        <w:rPr>
          <w:rFonts w:ascii="Times New Roman" w:hAnsi="Times New Roman" w:hint="eastAsia"/>
          <w:sz w:val="24"/>
          <w:szCs w:val="24"/>
        </w:rPr>
        <w:t>数据</w:t>
      </w:r>
      <w:r w:rsidR="00D04AAA" w:rsidRPr="00EB2747">
        <w:rPr>
          <w:rFonts w:ascii="Times New Roman" w:hAnsi="Times New Roman" w:hint="eastAsia"/>
          <w:sz w:val="24"/>
          <w:szCs w:val="24"/>
        </w:rPr>
        <w:t>处理，媒体路由，媒体传输，媒体转发，媒体复制等</w:t>
      </w:r>
      <w:r w:rsidR="00D04AAA">
        <w:rPr>
          <w:rFonts w:ascii="Times New Roman" w:hAnsi="Times New Roman" w:hint="eastAsia"/>
          <w:sz w:val="24"/>
          <w:szCs w:val="24"/>
        </w:rPr>
        <w:t>等。</w:t>
      </w:r>
    </w:p>
    <w:p w:rsidR="00F61FE0" w:rsidRDefault="00D04AAA" w:rsidP="00686072">
      <w:pPr>
        <w:spacing w:line="400" w:lineRule="exact"/>
        <w:ind w:firstLine="420"/>
        <w:jc w:val="both"/>
        <w:rPr>
          <w:rFonts w:ascii="Times New Roman" w:hAnsi="Times New Roman"/>
          <w:sz w:val="24"/>
          <w:szCs w:val="24"/>
        </w:rPr>
      </w:pPr>
      <w:r w:rsidRPr="00EB2747">
        <w:rPr>
          <w:rFonts w:ascii="Times New Roman" w:hAnsi="Times New Roman" w:hint="eastAsia"/>
          <w:sz w:val="24"/>
          <w:szCs w:val="24"/>
        </w:rPr>
        <w:t>MSU</w:t>
      </w:r>
      <w:r w:rsidRPr="00EB2747">
        <w:rPr>
          <w:rFonts w:ascii="Times New Roman" w:hAnsi="Times New Roman" w:hint="eastAsia"/>
          <w:sz w:val="24"/>
          <w:szCs w:val="24"/>
        </w:rPr>
        <w:t>用于检索，存储媒体</w:t>
      </w:r>
      <w:r>
        <w:rPr>
          <w:rFonts w:ascii="Times New Roman" w:hAnsi="Times New Roman" w:hint="eastAsia"/>
          <w:sz w:val="24"/>
          <w:szCs w:val="24"/>
        </w:rPr>
        <w:t>，</w:t>
      </w:r>
      <w:r w:rsidRPr="00EB2747">
        <w:rPr>
          <w:rFonts w:ascii="Times New Roman" w:hAnsi="Times New Roman" w:hint="eastAsia"/>
          <w:sz w:val="24"/>
          <w:szCs w:val="24"/>
        </w:rPr>
        <w:t>并提供流媒体服务能力。</w:t>
      </w:r>
      <w:r w:rsidR="00F61FE0">
        <w:rPr>
          <w:rFonts w:ascii="Times New Roman" w:hAnsi="Times New Roman" w:hint="eastAsia"/>
          <w:sz w:val="24"/>
          <w:szCs w:val="24"/>
        </w:rPr>
        <w:t>MSU</w:t>
      </w:r>
      <w:r w:rsidR="00F61FE0">
        <w:rPr>
          <w:rFonts w:ascii="Times New Roman" w:hAnsi="Times New Roman" w:hint="eastAsia"/>
          <w:sz w:val="24"/>
          <w:szCs w:val="24"/>
        </w:rPr>
        <w:t>主要有网络存储设备</w:t>
      </w:r>
      <w:r w:rsidR="00F61FE0">
        <w:rPr>
          <w:rFonts w:ascii="Times New Roman" w:hAnsi="Times New Roman" w:hint="eastAsia"/>
          <w:sz w:val="24"/>
          <w:szCs w:val="24"/>
        </w:rPr>
        <w:t>NVR</w:t>
      </w:r>
      <w:r w:rsidR="00F61FE0">
        <w:rPr>
          <w:rFonts w:ascii="Times New Roman" w:hAnsi="Times New Roman" w:hint="eastAsia"/>
          <w:sz w:val="24"/>
          <w:szCs w:val="24"/>
        </w:rPr>
        <w:t>组成，</w:t>
      </w:r>
      <w:r w:rsidR="00F61FE0" w:rsidRPr="00F61FE0">
        <w:rPr>
          <w:rFonts w:ascii="Times New Roman" w:hAnsi="Times New Roman" w:hint="eastAsia"/>
          <w:sz w:val="24"/>
          <w:szCs w:val="24"/>
        </w:rPr>
        <w:t>NVR</w:t>
      </w:r>
      <w:r w:rsidR="00F61FE0" w:rsidRPr="00F61FE0">
        <w:rPr>
          <w:rFonts w:ascii="Times New Roman" w:hAnsi="Times New Roman" w:hint="eastAsia"/>
          <w:sz w:val="24"/>
          <w:szCs w:val="24"/>
        </w:rPr>
        <w:t>通常用作本地存储设备，用于连续记录来自网络摄像机的监控视频。由于预定义的资源限制，</w:t>
      </w:r>
      <w:r w:rsidR="00F61FE0" w:rsidRPr="00F61FE0">
        <w:rPr>
          <w:rFonts w:ascii="Times New Roman" w:hAnsi="Times New Roman" w:hint="eastAsia"/>
          <w:sz w:val="24"/>
          <w:szCs w:val="24"/>
        </w:rPr>
        <w:t>NVR</w:t>
      </w:r>
      <w:r w:rsidR="00F61FE0" w:rsidRPr="00F61FE0">
        <w:rPr>
          <w:rFonts w:ascii="Times New Roman" w:hAnsi="Times New Roman" w:hint="eastAsia"/>
          <w:sz w:val="24"/>
          <w:szCs w:val="24"/>
        </w:rPr>
        <w:t>具有最大的存储容量或吞吐量限制。</w:t>
      </w:r>
      <w:r w:rsidR="00F61FE0">
        <w:rPr>
          <w:rFonts w:ascii="Times New Roman" w:hAnsi="Times New Roman" w:hint="eastAsia"/>
          <w:sz w:val="24"/>
          <w:szCs w:val="24"/>
        </w:rPr>
        <w:t>例如</w:t>
      </w:r>
      <w:r w:rsidR="00F61FE0" w:rsidRPr="00F61FE0">
        <w:rPr>
          <w:rFonts w:ascii="Times New Roman" w:hAnsi="Times New Roman" w:hint="eastAsia"/>
          <w:sz w:val="24"/>
          <w:szCs w:val="24"/>
        </w:rPr>
        <w:t>NVR</w:t>
      </w:r>
      <w:r w:rsidR="00F61FE0" w:rsidRPr="00F61FE0">
        <w:rPr>
          <w:rFonts w:ascii="Times New Roman" w:hAnsi="Times New Roman" w:hint="eastAsia"/>
          <w:sz w:val="24"/>
          <w:szCs w:val="24"/>
        </w:rPr>
        <w:t>可以同时从</w:t>
      </w:r>
      <w:r w:rsidR="00F61FE0" w:rsidRPr="00F61FE0">
        <w:rPr>
          <w:rFonts w:ascii="Times New Roman" w:hAnsi="Times New Roman" w:hint="eastAsia"/>
          <w:sz w:val="24"/>
          <w:szCs w:val="24"/>
        </w:rPr>
        <w:t>16</w:t>
      </w:r>
      <w:r w:rsidR="00F61FE0" w:rsidRPr="00F61FE0">
        <w:rPr>
          <w:rFonts w:ascii="Times New Roman" w:hAnsi="Times New Roman" w:hint="eastAsia"/>
          <w:sz w:val="24"/>
          <w:szCs w:val="24"/>
        </w:rPr>
        <w:t>个摄像机接收视频流，并且可以为这些摄像机记录一个月的视频数据。</w:t>
      </w:r>
      <w:r w:rsidR="00F61FE0">
        <w:rPr>
          <w:rFonts w:ascii="Times New Roman" w:hAnsi="Times New Roman" w:hint="eastAsia"/>
          <w:sz w:val="24"/>
          <w:szCs w:val="24"/>
        </w:rPr>
        <w:t>此外</w:t>
      </w:r>
      <w:r w:rsidR="00F61FE0" w:rsidRPr="00F61FE0">
        <w:rPr>
          <w:rFonts w:ascii="Times New Roman" w:hAnsi="Times New Roman" w:hint="eastAsia"/>
          <w:sz w:val="24"/>
          <w:szCs w:val="24"/>
        </w:rPr>
        <w:t>当</w:t>
      </w:r>
      <w:r w:rsidR="00F61FE0" w:rsidRPr="00F61FE0">
        <w:rPr>
          <w:rFonts w:ascii="Times New Roman" w:hAnsi="Times New Roman" w:hint="eastAsia"/>
          <w:sz w:val="24"/>
          <w:szCs w:val="24"/>
        </w:rPr>
        <w:t>NVR</w:t>
      </w:r>
      <w:r w:rsidR="00F61FE0" w:rsidRPr="00F61FE0">
        <w:rPr>
          <w:rFonts w:ascii="Times New Roman" w:hAnsi="Times New Roman" w:hint="eastAsia"/>
          <w:sz w:val="24"/>
          <w:szCs w:val="24"/>
        </w:rPr>
        <w:t>出现故障时，数据可靠性难以保证。</w:t>
      </w:r>
    </w:p>
    <w:p w:rsidR="002D3458" w:rsidRPr="00C744D3" w:rsidRDefault="00D04AAA" w:rsidP="00C744D3">
      <w:pPr>
        <w:spacing w:line="400" w:lineRule="exact"/>
        <w:ind w:firstLine="420"/>
        <w:jc w:val="both"/>
        <w:rPr>
          <w:rFonts w:ascii="Times New Roman" w:hAnsi="Times New Roman"/>
          <w:sz w:val="24"/>
          <w:szCs w:val="24"/>
        </w:rPr>
      </w:pPr>
      <w:r w:rsidRPr="00EB2747">
        <w:rPr>
          <w:rFonts w:ascii="Times New Roman" w:hAnsi="Times New Roman" w:hint="eastAsia"/>
          <w:sz w:val="24"/>
          <w:szCs w:val="24"/>
        </w:rPr>
        <w:t>PU</w:t>
      </w:r>
      <w:r>
        <w:rPr>
          <w:rFonts w:ascii="Times New Roman" w:hAnsi="Times New Roman" w:hint="eastAsia"/>
          <w:sz w:val="24"/>
          <w:szCs w:val="24"/>
        </w:rPr>
        <w:t>是</w:t>
      </w:r>
      <w:r w:rsidRPr="00EB2747">
        <w:rPr>
          <w:rFonts w:ascii="Times New Roman" w:hAnsi="Times New Roman" w:hint="eastAsia"/>
          <w:sz w:val="24"/>
          <w:szCs w:val="24"/>
        </w:rPr>
        <w:t>视频监控系统中的前提子系统，它实现多媒体信息捕获，多媒体编码，报警信号输出和多媒体网络传输的功能。</w:t>
      </w:r>
      <w:r w:rsidRPr="00EB2747">
        <w:rPr>
          <w:rFonts w:ascii="Times New Roman" w:hAnsi="Times New Roman" w:hint="eastAsia"/>
          <w:sz w:val="24"/>
          <w:szCs w:val="24"/>
        </w:rPr>
        <w:t>PU</w:t>
      </w:r>
      <w:r w:rsidRPr="00EB2747">
        <w:rPr>
          <w:rFonts w:ascii="Times New Roman" w:hAnsi="Times New Roman" w:hint="eastAsia"/>
          <w:sz w:val="24"/>
          <w:szCs w:val="24"/>
        </w:rPr>
        <w:t>通常是</w:t>
      </w:r>
      <w:r w:rsidRPr="00EB2747">
        <w:rPr>
          <w:rFonts w:ascii="Times New Roman" w:hAnsi="Times New Roman" w:hint="eastAsia"/>
          <w:sz w:val="24"/>
          <w:szCs w:val="24"/>
        </w:rPr>
        <w:t>IP</w:t>
      </w:r>
      <w:r w:rsidRPr="00EB2747">
        <w:rPr>
          <w:rFonts w:ascii="Times New Roman" w:hAnsi="Times New Roman" w:hint="eastAsia"/>
          <w:sz w:val="24"/>
          <w:szCs w:val="24"/>
        </w:rPr>
        <w:t>摄像机</w:t>
      </w:r>
      <w:r w:rsidR="00F61FE0">
        <w:rPr>
          <w:rFonts w:ascii="Times New Roman" w:hAnsi="Times New Roman" w:hint="eastAsia"/>
          <w:sz w:val="24"/>
          <w:szCs w:val="24"/>
        </w:rPr>
        <w:t>等各种视频监控设备</w:t>
      </w:r>
      <w:r w:rsidRPr="00EB2747">
        <w:rPr>
          <w:rFonts w:ascii="Times New Roman" w:hAnsi="Times New Roman" w:hint="eastAsia"/>
          <w:sz w:val="24"/>
          <w:szCs w:val="24"/>
        </w:rPr>
        <w:t>，其可以通过网络将实况视频流传输到其他系统组件。</w:t>
      </w:r>
      <w:r w:rsidRPr="00EB2747">
        <w:rPr>
          <w:rFonts w:ascii="Times New Roman" w:hAnsi="Times New Roman" w:hint="eastAsia"/>
          <w:sz w:val="24"/>
          <w:szCs w:val="24"/>
        </w:rPr>
        <w:t>CU</w:t>
      </w:r>
      <w:r w:rsidRPr="00EB2747">
        <w:rPr>
          <w:rFonts w:ascii="Times New Roman" w:hAnsi="Times New Roman" w:hint="eastAsia"/>
          <w:sz w:val="24"/>
          <w:szCs w:val="24"/>
        </w:rPr>
        <w:t>是视频监控系统内的客户</w:t>
      </w:r>
      <w:r>
        <w:rPr>
          <w:rFonts w:ascii="Times New Roman" w:hAnsi="Times New Roman" w:hint="eastAsia"/>
          <w:sz w:val="24"/>
          <w:szCs w:val="24"/>
        </w:rPr>
        <w:t>单元，用于向最终用户呈现多媒体信息（例如视频，图像和报警信号）</w:t>
      </w:r>
      <w:r w:rsidR="00A20E42">
        <w:rPr>
          <w:rFonts w:ascii="Times New Roman" w:hAnsi="Times New Roman" w:hint="eastAsia"/>
          <w:sz w:val="24"/>
          <w:szCs w:val="24"/>
        </w:rPr>
        <w:t>。</w:t>
      </w:r>
    </w:p>
    <w:p w:rsidR="002D3458" w:rsidRPr="002D3458" w:rsidRDefault="00760F0E" w:rsidP="003647B6">
      <w:pPr>
        <w:pStyle w:val="110"/>
        <w:spacing w:before="156" w:after="156"/>
        <w:rPr>
          <w:lang w:val="en-US" w:eastAsia="zh-CN"/>
        </w:rPr>
      </w:pPr>
      <w:bookmarkStart w:id="149" w:name="_Toc476847715"/>
      <w:r w:rsidRPr="002D3458">
        <w:rPr>
          <w:rFonts w:hint="eastAsia"/>
          <w:lang w:val="en-US" w:eastAsia="zh-CN"/>
        </w:rPr>
        <w:t>3.3</w:t>
      </w:r>
      <w:r w:rsidR="00A72C55" w:rsidRPr="002D3458">
        <w:rPr>
          <w:rFonts w:hint="eastAsia"/>
          <w:lang w:val="en-US" w:eastAsia="zh-CN"/>
        </w:rPr>
        <w:t>监控视频离线分布式处理系统架构</w:t>
      </w:r>
      <w:r w:rsidR="00D273D4" w:rsidRPr="002D3458">
        <w:rPr>
          <w:rFonts w:hint="eastAsia"/>
          <w:lang w:val="en-US" w:eastAsia="zh-CN"/>
        </w:rPr>
        <w:t>设计</w:t>
      </w:r>
      <w:bookmarkEnd w:id="149"/>
    </w:p>
    <w:p w:rsidR="002D3458" w:rsidRPr="00B5595D" w:rsidRDefault="009947A6" w:rsidP="002D3458">
      <w:pPr>
        <w:spacing w:line="400" w:lineRule="exact"/>
        <w:rPr>
          <w:rFonts w:ascii="Times New Roman" w:hAnsi="Times New Roman"/>
          <w:sz w:val="24"/>
          <w:szCs w:val="24"/>
        </w:rPr>
      </w:pPr>
      <w:r>
        <w:rPr>
          <w:rFonts w:hint="eastAsia"/>
          <w:lang/>
        </w:rPr>
        <w:tab/>
      </w:r>
      <w:r w:rsidRPr="00FE0AED">
        <w:rPr>
          <w:rFonts w:ascii="Times New Roman" w:hAnsi="Times New Roman" w:hint="eastAsia"/>
          <w:sz w:val="24"/>
          <w:szCs w:val="24"/>
        </w:rPr>
        <w:t>本节我们</w:t>
      </w:r>
      <w:r w:rsidR="00FE0AED">
        <w:rPr>
          <w:rFonts w:ascii="Times New Roman" w:hAnsi="Times New Roman" w:hint="eastAsia"/>
          <w:sz w:val="24"/>
          <w:szCs w:val="24"/>
        </w:rPr>
        <w:t>主要</w:t>
      </w:r>
      <w:r w:rsidRPr="00FE0AED">
        <w:rPr>
          <w:rFonts w:ascii="Times New Roman" w:hAnsi="Times New Roman" w:hint="eastAsia"/>
          <w:sz w:val="24"/>
          <w:szCs w:val="24"/>
        </w:rPr>
        <w:t>介绍</w:t>
      </w:r>
      <w:r w:rsidR="00A72C55" w:rsidRPr="00A72C55">
        <w:rPr>
          <w:rFonts w:ascii="Times New Roman" w:hAnsi="Times New Roman" w:hint="eastAsia"/>
          <w:sz w:val="24"/>
          <w:szCs w:val="24"/>
        </w:rPr>
        <w:t>监控视频离线分布式处理系统架构</w:t>
      </w:r>
      <w:r w:rsidRPr="00FE0AED">
        <w:rPr>
          <w:rFonts w:ascii="Times New Roman" w:hAnsi="Times New Roman" w:hint="eastAsia"/>
          <w:sz w:val="24"/>
          <w:szCs w:val="24"/>
        </w:rPr>
        <w:t>的总体架构</w:t>
      </w:r>
      <w:r w:rsidR="00FE0AED">
        <w:rPr>
          <w:rFonts w:ascii="Times New Roman" w:hAnsi="Times New Roman" w:hint="eastAsia"/>
          <w:sz w:val="24"/>
          <w:szCs w:val="24"/>
        </w:rPr>
        <w:t>设计以及核心组件的设计。</w:t>
      </w:r>
    </w:p>
    <w:p w:rsidR="002D3458" w:rsidRPr="00510975" w:rsidRDefault="00D273D4" w:rsidP="008E1D83">
      <w:pPr>
        <w:pStyle w:val="af5"/>
        <w:spacing w:before="156" w:after="156"/>
        <w:ind w:firstLineChars="0" w:firstLine="0"/>
      </w:pPr>
      <w:bookmarkStart w:id="150" w:name="_Toc476847716"/>
      <w:r w:rsidRPr="00510975">
        <w:rPr>
          <w:rFonts w:hint="eastAsia"/>
        </w:rPr>
        <w:lastRenderedPageBreak/>
        <w:t>3</w:t>
      </w:r>
      <w:r w:rsidRPr="00510975">
        <w:t>.</w:t>
      </w:r>
      <w:r w:rsidRPr="00510975">
        <w:rPr>
          <w:rFonts w:hint="eastAsia"/>
        </w:rPr>
        <w:t>3</w:t>
      </w:r>
      <w:r w:rsidRPr="00510975">
        <w:t xml:space="preserve">.1  </w:t>
      </w:r>
      <w:r w:rsidRPr="00510975">
        <w:rPr>
          <w:rFonts w:hint="eastAsia"/>
        </w:rPr>
        <w:t>总体架构</w:t>
      </w:r>
      <w:r w:rsidR="007A3E84">
        <w:rPr>
          <w:rFonts w:hint="eastAsia"/>
        </w:rPr>
        <w:t>设计</w:t>
      </w:r>
      <w:bookmarkEnd w:id="150"/>
    </w:p>
    <w:p w:rsidR="00814567" w:rsidRDefault="00FE0AED" w:rsidP="00686072">
      <w:pPr>
        <w:spacing w:line="400" w:lineRule="exact"/>
        <w:jc w:val="both"/>
        <w:rPr>
          <w:rFonts w:ascii="Times New Roman" w:hAnsi="Times New Roman"/>
          <w:sz w:val="24"/>
          <w:szCs w:val="24"/>
        </w:rPr>
      </w:pPr>
      <w:r>
        <w:rPr>
          <w:rFonts w:hint="eastAsia"/>
          <w:lang/>
        </w:rPr>
        <w:tab/>
      </w:r>
      <w:r w:rsidRPr="00FE0AED">
        <w:rPr>
          <w:rFonts w:ascii="Times New Roman" w:hAnsi="Times New Roman" w:hint="eastAsia"/>
          <w:sz w:val="24"/>
          <w:szCs w:val="24"/>
        </w:rPr>
        <w:t>如图</w:t>
      </w:r>
      <w:r>
        <w:rPr>
          <w:rFonts w:ascii="Times New Roman" w:hAnsi="Times New Roman" w:hint="eastAsia"/>
          <w:sz w:val="24"/>
          <w:szCs w:val="24"/>
        </w:rPr>
        <w:t>3-2</w:t>
      </w:r>
      <w:r w:rsidRPr="00FE0AED">
        <w:rPr>
          <w:rFonts w:ascii="Times New Roman" w:hAnsi="Times New Roman" w:hint="eastAsia"/>
          <w:sz w:val="24"/>
          <w:szCs w:val="24"/>
        </w:rPr>
        <w:t>所示，该系统</w:t>
      </w:r>
      <w:r>
        <w:rPr>
          <w:rFonts w:ascii="Times New Roman" w:hAnsi="Times New Roman" w:hint="eastAsia"/>
          <w:sz w:val="24"/>
          <w:szCs w:val="24"/>
        </w:rPr>
        <w:t>根据其各自的功能的不同主要划分为两个</w:t>
      </w:r>
      <w:r w:rsidRPr="00FE0AED">
        <w:rPr>
          <w:rFonts w:ascii="Times New Roman" w:hAnsi="Times New Roman" w:hint="eastAsia"/>
          <w:sz w:val="24"/>
          <w:szCs w:val="24"/>
        </w:rPr>
        <w:t>部分，分别是视频监控</w:t>
      </w:r>
      <w:r>
        <w:rPr>
          <w:rFonts w:ascii="Times New Roman" w:hAnsi="Times New Roman" w:hint="eastAsia"/>
          <w:sz w:val="24"/>
          <w:szCs w:val="24"/>
        </w:rPr>
        <w:t>系统</w:t>
      </w:r>
      <w:r w:rsidRPr="00FE0AED">
        <w:rPr>
          <w:rFonts w:ascii="Times New Roman" w:hAnsi="Times New Roman" w:hint="eastAsia"/>
          <w:sz w:val="24"/>
          <w:szCs w:val="24"/>
        </w:rPr>
        <w:t>（</w:t>
      </w:r>
      <w:r w:rsidRPr="00FE0AED">
        <w:rPr>
          <w:rFonts w:ascii="Times New Roman" w:hAnsi="Times New Roman" w:hint="eastAsia"/>
          <w:sz w:val="24"/>
          <w:szCs w:val="24"/>
        </w:rPr>
        <w:t>VS</w:t>
      </w:r>
      <w:r>
        <w:rPr>
          <w:rFonts w:ascii="Times New Roman" w:hAnsi="Times New Roman" w:hint="eastAsia"/>
          <w:sz w:val="24"/>
          <w:szCs w:val="24"/>
        </w:rPr>
        <w:t>）</w:t>
      </w:r>
      <w:r w:rsidRPr="00FE0AED">
        <w:rPr>
          <w:rFonts w:ascii="Times New Roman" w:hAnsi="Times New Roman" w:hint="eastAsia"/>
          <w:sz w:val="24"/>
          <w:szCs w:val="24"/>
        </w:rPr>
        <w:t>和监控视频处理群集（</w:t>
      </w:r>
      <w:r w:rsidRPr="00FE0AED">
        <w:rPr>
          <w:rFonts w:ascii="Times New Roman" w:hAnsi="Times New Roman" w:hint="eastAsia"/>
          <w:sz w:val="24"/>
          <w:szCs w:val="24"/>
        </w:rPr>
        <w:t>SVPC</w:t>
      </w:r>
      <w:r w:rsidRPr="00FE0AED">
        <w:rPr>
          <w:rFonts w:ascii="Times New Roman" w:hAnsi="Times New Roman" w:hint="eastAsia"/>
          <w:sz w:val="24"/>
          <w:szCs w:val="24"/>
        </w:rPr>
        <w:t>）。</w:t>
      </w:r>
    </w:p>
    <w:p w:rsidR="00FE0AED" w:rsidRDefault="00FE0AED" w:rsidP="00686072">
      <w:pPr>
        <w:spacing w:line="400" w:lineRule="exact"/>
        <w:ind w:firstLine="420"/>
        <w:jc w:val="both"/>
        <w:rPr>
          <w:rFonts w:ascii="Times New Roman" w:hAnsi="Times New Roman"/>
          <w:sz w:val="24"/>
          <w:szCs w:val="24"/>
        </w:rPr>
      </w:pPr>
      <w:r w:rsidRPr="00FE0AED">
        <w:rPr>
          <w:rFonts w:ascii="Times New Roman" w:hAnsi="Times New Roman" w:hint="eastAsia"/>
          <w:sz w:val="24"/>
          <w:szCs w:val="24"/>
        </w:rPr>
        <w:t>VS</w:t>
      </w:r>
      <w:r w:rsidR="00814567">
        <w:rPr>
          <w:rFonts w:ascii="Times New Roman" w:hAnsi="Times New Roman" w:hint="eastAsia"/>
          <w:sz w:val="24"/>
          <w:szCs w:val="24"/>
        </w:rPr>
        <w:t>部分的就是我们在</w:t>
      </w:r>
      <w:r w:rsidR="00814567">
        <w:rPr>
          <w:rFonts w:ascii="Times New Roman" w:hAnsi="Times New Roman" w:hint="eastAsia"/>
          <w:sz w:val="24"/>
          <w:szCs w:val="24"/>
        </w:rPr>
        <w:t>3.2</w:t>
      </w:r>
      <w:r w:rsidR="00814567">
        <w:rPr>
          <w:rFonts w:ascii="Times New Roman" w:hAnsi="Times New Roman" w:hint="eastAsia"/>
          <w:sz w:val="24"/>
          <w:szCs w:val="24"/>
        </w:rPr>
        <w:t>提到的视频监控系统</w:t>
      </w:r>
      <w:r w:rsidRPr="00FE0AED">
        <w:rPr>
          <w:rFonts w:ascii="Times New Roman" w:hAnsi="Times New Roman" w:hint="eastAsia"/>
          <w:sz w:val="24"/>
          <w:szCs w:val="24"/>
        </w:rPr>
        <w:t>。在</w:t>
      </w:r>
      <w:r w:rsidRPr="00FE0AED">
        <w:rPr>
          <w:rFonts w:ascii="Times New Roman" w:hAnsi="Times New Roman" w:hint="eastAsia"/>
          <w:sz w:val="24"/>
          <w:szCs w:val="24"/>
        </w:rPr>
        <w:t>VS</w:t>
      </w:r>
      <w:r w:rsidRPr="00FE0AED">
        <w:rPr>
          <w:rFonts w:ascii="Times New Roman" w:hAnsi="Times New Roman" w:hint="eastAsia"/>
          <w:sz w:val="24"/>
          <w:szCs w:val="24"/>
        </w:rPr>
        <w:t>中，</w:t>
      </w:r>
      <w:r w:rsidR="00814567" w:rsidRPr="00FE0AED">
        <w:rPr>
          <w:rFonts w:ascii="Times New Roman" w:hAnsi="Times New Roman" w:hint="eastAsia"/>
          <w:sz w:val="24"/>
          <w:szCs w:val="24"/>
        </w:rPr>
        <w:t>MSU</w:t>
      </w:r>
      <w:r w:rsidR="00814567">
        <w:rPr>
          <w:rFonts w:ascii="Times New Roman" w:hAnsi="Times New Roman" w:hint="eastAsia"/>
          <w:sz w:val="24"/>
          <w:szCs w:val="24"/>
        </w:rPr>
        <w:t>由众多的</w:t>
      </w:r>
      <w:r w:rsidRPr="00FE0AED">
        <w:rPr>
          <w:rFonts w:ascii="Times New Roman" w:hAnsi="Times New Roman" w:hint="eastAsia"/>
          <w:sz w:val="24"/>
          <w:szCs w:val="24"/>
        </w:rPr>
        <w:t>网络视频记录器（</w:t>
      </w:r>
      <w:r w:rsidRPr="00FE0AED">
        <w:rPr>
          <w:rFonts w:ascii="Times New Roman" w:hAnsi="Times New Roman" w:hint="eastAsia"/>
          <w:sz w:val="24"/>
          <w:szCs w:val="24"/>
        </w:rPr>
        <w:t>NVR</w:t>
      </w:r>
      <w:r w:rsidR="00814567">
        <w:rPr>
          <w:rFonts w:ascii="Times New Roman" w:hAnsi="Times New Roman" w:hint="eastAsia"/>
          <w:sz w:val="24"/>
          <w:szCs w:val="24"/>
        </w:rPr>
        <w:t>）组成，</w:t>
      </w:r>
      <w:r w:rsidR="00814567">
        <w:rPr>
          <w:rFonts w:ascii="Times New Roman" w:hAnsi="Times New Roman" w:hint="eastAsia"/>
          <w:sz w:val="24"/>
          <w:szCs w:val="24"/>
        </w:rPr>
        <w:t>NVR</w:t>
      </w:r>
      <w:r w:rsidRPr="00FE0AED">
        <w:rPr>
          <w:rFonts w:ascii="Times New Roman" w:hAnsi="Times New Roman" w:hint="eastAsia"/>
          <w:sz w:val="24"/>
          <w:szCs w:val="24"/>
        </w:rPr>
        <w:t>从</w:t>
      </w:r>
      <w:r w:rsidRPr="00FE0AED">
        <w:rPr>
          <w:rFonts w:ascii="Times New Roman" w:hAnsi="Times New Roman" w:hint="eastAsia"/>
          <w:sz w:val="24"/>
          <w:szCs w:val="24"/>
        </w:rPr>
        <w:t>PU</w:t>
      </w:r>
      <w:r w:rsidRPr="00FE0AED">
        <w:rPr>
          <w:rFonts w:ascii="Times New Roman" w:hAnsi="Times New Roman" w:hint="eastAsia"/>
          <w:sz w:val="24"/>
          <w:szCs w:val="24"/>
        </w:rPr>
        <w:t>接收数字视频流并将视频存储在其物理存储设备上。同时，</w:t>
      </w:r>
      <w:r w:rsidRPr="00FE0AED">
        <w:rPr>
          <w:rFonts w:ascii="Times New Roman" w:hAnsi="Times New Roman" w:hint="eastAsia"/>
          <w:sz w:val="24"/>
          <w:szCs w:val="24"/>
        </w:rPr>
        <w:t>NVR</w:t>
      </w:r>
      <w:r w:rsidRPr="00FE0AED">
        <w:rPr>
          <w:rFonts w:ascii="Times New Roman" w:hAnsi="Times New Roman" w:hint="eastAsia"/>
          <w:sz w:val="24"/>
          <w:szCs w:val="24"/>
        </w:rPr>
        <w:t>可以通过网络访问接口支持视频数据管理的各种操作，如上传，下载和检索</w:t>
      </w:r>
      <w:r w:rsidR="00814567">
        <w:rPr>
          <w:rFonts w:ascii="Times New Roman" w:hAnsi="Times New Roman" w:hint="eastAsia"/>
          <w:sz w:val="24"/>
          <w:szCs w:val="24"/>
        </w:rPr>
        <w:t>等</w:t>
      </w:r>
      <w:r w:rsidRPr="00FE0AED">
        <w:rPr>
          <w:rFonts w:ascii="Times New Roman" w:hAnsi="Times New Roman" w:hint="eastAsia"/>
          <w:sz w:val="24"/>
          <w:szCs w:val="24"/>
        </w:rPr>
        <w:t>。</w:t>
      </w:r>
      <w:r w:rsidRPr="00FE0AED">
        <w:rPr>
          <w:rFonts w:ascii="Times New Roman" w:hAnsi="Times New Roman" w:hint="eastAsia"/>
          <w:sz w:val="24"/>
          <w:szCs w:val="24"/>
        </w:rPr>
        <w:t>VS</w:t>
      </w:r>
      <w:r w:rsidRPr="00FE0AED">
        <w:rPr>
          <w:rFonts w:ascii="Times New Roman" w:hAnsi="Times New Roman" w:hint="eastAsia"/>
          <w:sz w:val="24"/>
          <w:szCs w:val="24"/>
        </w:rPr>
        <w:t>可以向</w:t>
      </w:r>
      <w:r w:rsidRPr="00FE0AED">
        <w:rPr>
          <w:rFonts w:ascii="Times New Roman" w:hAnsi="Times New Roman" w:hint="eastAsia"/>
          <w:sz w:val="24"/>
          <w:szCs w:val="24"/>
        </w:rPr>
        <w:t>SVPC</w:t>
      </w:r>
      <w:r w:rsidR="00814567">
        <w:rPr>
          <w:rFonts w:ascii="Times New Roman" w:hAnsi="Times New Roman" w:hint="eastAsia"/>
          <w:sz w:val="24"/>
          <w:szCs w:val="24"/>
        </w:rPr>
        <w:t>发送视频处理任务的请求来分布式的处理的监控视频处理任务</w:t>
      </w:r>
      <w:r w:rsidRPr="00FE0AED">
        <w:rPr>
          <w:rFonts w:ascii="Times New Roman" w:hAnsi="Times New Roman" w:hint="eastAsia"/>
          <w:sz w:val="24"/>
          <w:szCs w:val="24"/>
        </w:rPr>
        <w:t>。</w:t>
      </w:r>
    </w:p>
    <w:p w:rsidR="00FE0AED" w:rsidRPr="00FE0AED" w:rsidRDefault="00FE0AED" w:rsidP="00686072">
      <w:pPr>
        <w:spacing w:line="400" w:lineRule="exact"/>
        <w:ind w:firstLine="420"/>
        <w:jc w:val="both"/>
        <w:rPr>
          <w:rFonts w:ascii="Times New Roman" w:hAnsi="Times New Roman"/>
          <w:sz w:val="24"/>
          <w:szCs w:val="24"/>
        </w:rPr>
      </w:pPr>
      <w:r w:rsidRPr="00FE0AED">
        <w:rPr>
          <w:rFonts w:ascii="Times New Roman" w:hAnsi="Times New Roman" w:hint="eastAsia"/>
          <w:sz w:val="24"/>
          <w:szCs w:val="24"/>
        </w:rPr>
        <w:t>SVPC</w:t>
      </w:r>
      <w:r w:rsidR="00A72C55">
        <w:rPr>
          <w:rFonts w:ascii="Times New Roman" w:hAnsi="Times New Roman" w:hint="eastAsia"/>
          <w:sz w:val="24"/>
          <w:szCs w:val="24"/>
        </w:rPr>
        <w:t>可以基于通用的分布式</w:t>
      </w:r>
      <w:r w:rsidRPr="00FE0AED">
        <w:rPr>
          <w:rFonts w:ascii="Times New Roman" w:hAnsi="Times New Roman" w:hint="eastAsia"/>
          <w:sz w:val="24"/>
          <w:szCs w:val="24"/>
        </w:rPr>
        <w:t>计算框架</w:t>
      </w:r>
      <w:r w:rsidR="00A72C55">
        <w:rPr>
          <w:rFonts w:ascii="Times New Roman" w:hAnsi="Times New Roman" w:hint="eastAsia"/>
          <w:sz w:val="24"/>
          <w:szCs w:val="24"/>
        </w:rPr>
        <w:t>，例如：</w:t>
      </w:r>
      <w:r w:rsidR="00A72C55">
        <w:rPr>
          <w:rFonts w:ascii="Times New Roman" w:hAnsi="Times New Roman" w:hint="eastAsia"/>
          <w:sz w:val="24"/>
          <w:szCs w:val="24"/>
        </w:rPr>
        <w:t>Spark</w:t>
      </w:r>
      <w:r w:rsidR="00A72C55">
        <w:rPr>
          <w:rFonts w:ascii="Times New Roman" w:hAnsi="Times New Roman" w:hint="eastAsia"/>
          <w:sz w:val="24"/>
          <w:szCs w:val="24"/>
        </w:rPr>
        <w:t>和</w:t>
      </w:r>
      <w:r w:rsidR="00A72C55">
        <w:rPr>
          <w:rFonts w:ascii="Times New Roman" w:hAnsi="Times New Roman" w:hint="eastAsia"/>
          <w:sz w:val="24"/>
          <w:szCs w:val="24"/>
        </w:rPr>
        <w:t>MapReduce</w:t>
      </w:r>
      <w:r w:rsidR="00A72C55">
        <w:rPr>
          <w:rFonts w:ascii="Times New Roman" w:hAnsi="Times New Roman" w:hint="eastAsia"/>
          <w:sz w:val="24"/>
          <w:szCs w:val="24"/>
        </w:rPr>
        <w:t>分布式计算架构，使用</w:t>
      </w:r>
      <w:r w:rsidRPr="00FE0AED">
        <w:rPr>
          <w:rFonts w:ascii="Times New Roman" w:hAnsi="Times New Roman" w:hint="eastAsia"/>
          <w:sz w:val="24"/>
          <w:szCs w:val="24"/>
        </w:rPr>
        <w:t>HDFS</w:t>
      </w:r>
      <w:r w:rsidR="00814567">
        <w:rPr>
          <w:rFonts w:ascii="Times New Roman" w:hAnsi="Times New Roman" w:hint="eastAsia"/>
          <w:sz w:val="24"/>
          <w:szCs w:val="24"/>
        </w:rPr>
        <w:t>分布式文件系统的。主要</w:t>
      </w:r>
      <w:r w:rsidRPr="00FE0AED">
        <w:rPr>
          <w:rFonts w:ascii="Times New Roman" w:hAnsi="Times New Roman" w:hint="eastAsia"/>
          <w:sz w:val="24"/>
          <w:szCs w:val="24"/>
        </w:rPr>
        <w:t>提供高效的分布式监控视频处理功能。</w:t>
      </w:r>
      <w:r w:rsidRPr="00FE0AED">
        <w:rPr>
          <w:rFonts w:ascii="Times New Roman" w:hAnsi="Times New Roman" w:hint="eastAsia"/>
          <w:sz w:val="24"/>
          <w:szCs w:val="24"/>
        </w:rPr>
        <w:t>SVPC</w:t>
      </w:r>
      <w:r w:rsidRPr="00FE0AED">
        <w:rPr>
          <w:rFonts w:ascii="Times New Roman" w:hAnsi="Times New Roman" w:hint="eastAsia"/>
          <w:sz w:val="24"/>
          <w:szCs w:val="24"/>
        </w:rPr>
        <w:t>由</w:t>
      </w:r>
      <w:r w:rsidR="00814567">
        <w:rPr>
          <w:rFonts w:ascii="Times New Roman" w:hAnsi="Times New Roman" w:hint="eastAsia"/>
          <w:sz w:val="24"/>
          <w:szCs w:val="24"/>
        </w:rPr>
        <w:t>Controller</w:t>
      </w:r>
      <w:r w:rsidRPr="00FE0AED">
        <w:rPr>
          <w:rFonts w:ascii="Times New Roman" w:hAnsi="Times New Roman" w:hint="eastAsia"/>
          <w:sz w:val="24"/>
          <w:szCs w:val="24"/>
        </w:rPr>
        <w:t>组件和</w:t>
      </w:r>
      <w:r w:rsidR="00A72C55">
        <w:rPr>
          <w:rFonts w:ascii="Times New Roman" w:hAnsi="Times New Roman" w:hint="eastAsia"/>
          <w:sz w:val="24"/>
          <w:szCs w:val="24"/>
        </w:rPr>
        <w:t>分布式计算</w:t>
      </w:r>
      <w:r w:rsidRPr="00FE0AED">
        <w:rPr>
          <w:rFonts w:ascii="Times New Roman" w:hAnsi="Times New Roman" w:hint="eastAsia"/>
          <w:sz w:val="24"/>
          <w:szCs w:val="24"/>
        </w:rPr>
        <w:t>集群组成。</w:t>
      </w:r>
      <w:r w:rsidR="00814567">
        <w:rPr>
          <w:rFonts w:ascii="Times New Roman" w:hAnsi="Times New Roman" w:hint="eastAsia"/>
          <w:sz w:val="24"/>
          <w:szCs w:val="24"/>
        </w:rPr>
        <w:t>Controller</w:t>
      </w:r>
      <w:r w:rsidRPr="00FE0AED">
        <w:rPr>
          <w:rFonts w:ascii="Times New Roman" w:hAnsi="Times New Roman" w:hint="eastAsia"/>
          <w:sz w:val="24"/>
          <w:szCs w:val="24"/>
        </w:rPr>
        <w:t>组件负责从</w:t>
      </w:r>
      <w:r w:rsidRPr="00FE0AED">
        <w:rPr>
          <w:rFonts w:ascii="Times New Roman" w:hAnsi="Times New Roman" w:hint="eastAsia"/>
          <w:sz w:val="24"/>
          <w:szCs w:val="24"/>
        </w:rPr>
        <w:t>VS</w:t>
      </w:r>
      <w:r w:rsidRPr="00FE0AED">
        <w:rPr>
          <w:rFonts w:ascii="Times New Roman" w:hAnsi="Times New Roman" w:hint="eastAsia"/>
          <w:sz w:val="24"/>
          <w:szCs w:val="24"/>
        </w:rPr>
        <w:t>接收服务请求，控制</w:t>
      </w:r>
      <w:r w:rsidR="00814567" w:rsidRPr="00FE0AED">
        <w:rPr>
          <w:rFonts w:ascii="Times New Roman" w:hAnsi="Times New Roman" w:hint="eastAsia"/>
          <w:sz w:val="24"/>
          <w:szCs w:val="24"/>
        </w:rPr>
        <w:t>视频数据</w:t>
      </w:r>
      <w:r w:rsidRPr="00FE0AED">
        <w:rPr>
          <w:rFonts w:ascii="Times New Roman" w:hAnsi="Times New Roman" w:hint="eastAsia"/>
          <w:sz w:val="24"/>
          <w:szCs w:val="24"/>
        </w:rPr>
        <w:t>从集群中的</w:t>
      </w:r>
      <w:r w:rsidRPr="00FE0AED">
        <w:rPr>
          <w:rFonts w:ascii="Times New Roman" w:hAnsi="Times New Roman" w:hint="eastAsia"/>
          <w:sz w:val="24"/>
          <w:szCs w:val="24"/>
        </w:rPr>
        <w:t>MSU</w:t>
      </w:r>
      <w:r w:rsidR="00814567" w:rsidRPr="00FE0AED">
        <w:rPr>
          <w:rFonts w:ascii="Times New Roman" w:hAnsi="Times New Roman" w:hint="eastAsia"/>
          <w:sz w:val="24"/>
          <w:szCs w:val="24"/>
        </w:rPr>
        <w:t>加载</w:t>
      </w:r>
      <w:r w:rsidRPr="00FE0AED">
        <w:rPr>
          <w:rFonts w:ascii="Times New Roman" w:hAnsi="Times New Roman" w:hint="eastAsia"/>
          <w:sz w:val="24"/>
          <w:szCs w:val="24"/>
        </w:rPr>
        <w:t>到</w:t>
      </w:r>
      <w:r w:rsidRPr="00FE0AED">
        <w:rPr>
          <w:rFonts w:ascii="Times New Roman" w:hAnsi="Times New Roman" w:hint="eastAsia"/>
          <w:sz w:val="24"/>
          <w:szCs w:val="24"/>
        </w:rPr>
        <w:t>HDFS</w:t>
      </w:r>
      <w:r w:rsidR="00814567">
        <w:rPr>
          <w:rFonts w:ascii="Times New Roman" w:hAnsi="Times New Roman" w:hint="eastAsia"/>
          <w:sz w:val="24"/>
          <w:szCs w:val="24"/>
        </w:rPr>
        <w:t>中</w:t>
      </w:r>
      <w:r w:rsidR="00A72C55">
        <w:rPr>
          <w:rFonts w:ascii="Times New Roman" w:hAnsi="Times New Roman" w:hint="eastAsia"/>
          <w:sz w:val="24"/>
          <w:szCs w:val="24"/>
        </w:rPr>
        <w:t>分布式计算</w:t>
      </w:r>
      <w:r w:rsidR="00814567">
        <w:rPr>
          <w:rFonts w:ascii="Times New Roman" w:hAnsi="Times New Roman" w:hint="eastAsia"/>
          <w:sz w:val="24"/>
          <w:szCs w:val="24"/>
        </w:rPr>
        <w:t>集群处理</w:t>
      </w:r>
      <w:r w:rsidRPr="00FE0AED">
        <w:rPr>
          <w:rFonts w:ascii="Times New Roman" w:hAnsi="Times New Roman" w:hint="eastAsia"/>
          <w:sz w:val="24"/>
          <w:szCs w:val="24"/>
        </w:rPr>
        <w:t>，初始化</w:t>
      </w:r>
      <w:r w:rsidR="00814567">
        <w:rPr>
          <w:rFonts w:ascii="Times New Roman" w:hAnsi="Times New Roman" w:hint="eastAsia"/>
          <w:sz w:val="24"/>
          <w:szCs w:val="24"/>
        </w:rPr>
        <w:t>Hadoop</w:t>
      </w:r>
      <w:r w:rsidRPr="00FE0AED">
        <w:rPr>
          <w:rFonts w:ascii="Times New Roman" w:hAnsi="Times New Roman" w:hint="eastAsia"/>
          <w:sz w:val="24"/>
          <w:szCs w:val="24"/>
        </w:rPr>
        <w:t>操作，并将</w:t>
      </w:r>
      <w:r w:rsidR="00814567">
        <w:rPr>
          <w:rFonts w:ascii="Times New Roman" w:hAnsi="Times New Roman" w:hint="eastAsia"/>
          <w:sz w:val="24"/>
          <w:szCs w:val="24"/>
        </w:rPr>
        <w:t>Hadoop</w:t>
      </w:r>
      <w:r w:rsidRPr="00FE0AED">
        <w:rPr>
          <w:rFonts w:ascii="Times New Roman" w:hAnsi="Times New Roman" w:hint="eastAsia"/>
          <w:sz w:val="24"/>
          <w:szCs w:val="24"/>
        </w:rPr>
        <w:t>生成的处理结果转发到</w:t>
      </w:r>
      <w:r w:rsidRPr="00FE0AED">
        <w:rPr>
          <w:rFonts w:ascii="Times New Roman" w:hAnsi="Times New Roman" w:hint="eastAsia"/>
          <w:sz w:val="24"/>
          <w:szCs w:val="24"/>
        </w:rPr>
        <w:t>VS</w:t>
      </w:r>
      <w:r w:rsidRPr="00FE0AED">
        <w:rPr>
          <w:rFonts w:ascii="Times New Roman" w:hAnsi="Times New Roman" w:hint="eastAsia"/>
          <w:sz w:val="24"/>
          <w:szCs w:val="24"/>
        </w:rPr>
        <w:t>。</w:t>
      </w:r>
      <w:r w:rsidR="00A72C55">
        <w:rPr>
          <w:rFonts w:ascii="Times New Roman" w:hAnsi="Times New Roman" w:hint="eastAsia"/>
          <w:sz w:val="24"/>
          <w:szCs w:val="24"/>
        </w:rPr>
        <w:t>分布式处理</w:t>
      </w:r>
      <w:r w:rsidRPr="00FE0AED">
        <w:rPr>
          <w:rFonts w:ascii="Times New Roman" w:hAnsi="Times New Roman" w:hint="eastAsia"/>
          <w:sz w:val="24"/>
          <w:szCs w:val="24"/>
        </w:rPr>
        <w:t>集群由安装了</w:t>
      </w:r>
      <w:r w:rsidR="00A72C55">
        <w:rPr>
          <w:rFonts w:ascii="Times New Roman" w:hAnsi="Times New Roman" w:hint="eastAsia"/>
          <w:sz w:val="24"/>
          <w:szCs w:val="24"/>
        </w:rPr>
        <w:t>Spark</w:t>
      </w:r>
      <w:r w:rsidR="00A72C55">
        <w:rPr>
          <w:rFonts w:ascii="Times New Roman" w:hAnsi="Times New Roman" w:hint="eastAsia"/>
          <w:sz w:val="24"/>
          <w:szCs w:val="24"/>
        </w:rPr>
        <w:t>或者</w:t>
      </w:r>
      <w:r w:rsidR="00A72C55">
        <w:rPr>
          <w:rFonts w:ascii="Times New Roman" w:hAnsi="Times New Roman" w:hint="eastAsia"/>
          <w:sz w:val="24"/>
          <w:szCs w:val="24"/>
        </w:rPr>
        <w:t>MapReduce</w:t>
      </w:r>
      <w:r w:rsidR="00A72C55">
        <w:rPr>
          <w:rFonts w:ascii="Times New Roman" w:hAnsi="Times New Roman" w:hint="eastAsia"/>
          <w:sz w:val="24"/>
          <w:szCs w:val="24"/>
        </w:rPr>
        <w:t>分布式计算</w:t>
      </w:r>
      <w:r w:rsidRPr="00FE0AED">
        <w:rPr>
          <w:rFonts w:ascii="Times New Roman" w:hAnsi="Times New Roman" w:hint="eastAsia"/>
          <w:sz w:val="24"/>
          <w:szCs w:val="24"/>
        </w:rPr>
        <w:t>框架和</w:t>
      </w:r>
      <w:r w:rsidRPr="00FE0AED">
        <w:rPr>
          <w:rFonts w:ascii="Times New Roman" w:hAnsi="Times New Roman" w:hint="eastAsia"/>
          <w:sz w:val="24"/>
          <w:szCs w:val="24"/>
        </w:rPr>
        <w:t>HDFS</w:t>
      </w:r>
      <w:r w:rsidR="00814567">
        <w:rPr>
          <w:rFonts w:ascii="Times New Roman" w:hAnsi="Times New Roman" w:hint="eastAsia"/>
          <w:sz w:val="24"/>
          <w:szCs w:val="24"/>
        </w:rPr>
        <w:t>的低成本异构服务器组成，它的职责是分布式的处理智能监控视频处理任务。</w:t>
      </w:r>
    </w:p>
    <w:p w:rsidR="005733F8" w:rsidRDefault="0056072D" w:rsidP="009947A6">
      <w:pPr>
        <w:jc w:val="center"/>
        <w:rPr>
          <w:lang/>
        </w:rPr>
      </w:pPr>
      <w:r>
        <w:object w:dxaOrig="8566" w:dyaOrig="4936">
          <v:shape id="_x0000_i1029" type="#_x0000_t75" style="width:414.75pt;height:239.25pt" o:ole="">
            <v:imagedata r:id="rId35" o:title=""/>
          </v:shape>
          <o:OLEObject Type="Embed" ProgID="Visio.Drawing.15" ShapeID="_x0000_i1029" DrawAspect="Content" ObjectID="_1550648219" r:id="rId36"/>
        </w:object>
      </w:r>
    </w:p>
    <w:p w:rsidR="002D3458" w:rsidRPr="005805FF" w:rsidRDefault="00814567" w:rsidP="00C744D3">
      <w:pPr>
        <w:ind w:firstLine="420"/>
        <w:jc w:val="center"/>
        <w:rPr>
          <w:rFonts w:ascii="Times New Roman" w:eastAsia="楷体" w:hAnsi="Times New Roman"/>
        </w:rPr>
      </w:pPr>
      <w:r w:rsidRPr="005805FF">
        <w:rPr>
          <w:rFonts w:ascii="Times New Roman" w:eastAsia="楷体" w:hAnsi="Times New Roman" w:hint="eastAsia"/>
        </w:rPr>
        <w:t>图</w:t>
      </w:r>
      <w:r w:rsidRPr="005805FF">
        <w:rPr>
          <w:rFonts w:ascii="Times New Roman" w:eastAsia="楷体" w:hAnsi="Times New Roman" w:hint="eastAsia"/>
        </w:rPr>
        <w:t xml:space="preserve">3-2 </w:t>
      </w:r>
      <w:r w:rsidRPr="005805FF">
        <w:rPr>
          <w:rFonts w:ascii="Times New Roman" w:eastAsia="楷体" w:hAnsi="Times New Roman" w:hint="eastAsia"/>
        </w:rPr>
        <w:t>智能监控视频云计算平台架构</w:t>
      </w:r>
    </w:p>
    <w:p w:rsidR="002D3458" w:rsidRPr="00510975" w:rsidRDefault="005733F8" w:rsidP="008E1D83">
      <w:pPr>
        <w:pStyle w:val="af5"/>
        <w:spacing w:before="156" w:after="156"/>
        <w:ind w:firstLineChars="0" w:firstLine="0"/>
      </w:pPr>
      <w:bookmarkStart w:id="151" w:name="OLE_LINK89"/>
      <w:bookmarkStart w:id="152" w:name="_Toc476847717"/>
      <w:r w:rsidRPr="00510975">
        <w:rPr>
          <w:rFonts w:hint="eastAsia"/>
        </w:rPr>
        <w:t>3</w:t>
      </w:r>
      <w:r w:rsidRPr="00510975">
        <w:t>.</w:t>
      </w:r>
      <w:r w:rsidRPr="00510975">
        <w:rPr>
          <w:rFonts w:hint="eastAsia"/>
        </w:rPr>
        <w:t>3</w:t>
      </w:r>
      <w:r w:rsidRPr="00510975">
        <w:t>.</w:t>
      </w:r>
      <w:r w:rsidRPr="00510975">
        <w:rPr>
          <w:rFonts w:hint="eastAsia"/>
        </w:rPr>
        <w:t>2</w:t>
      </w:r>
      <w:bookmarkStart w:id="153" w:name="OLE_LINK177"/>
      <w:bookmarkStart w:id="154" w:name="OLE_LINK178"/>
      <w:r w:rsidR="00B167A6" w:rsidRPr="00510975">
        <w:rPr>
          <w:rFonts w:hint="eastAsia"/>
        </w:rPr>
        <w:t>监控视频离线分布式处理系统</w:t>
      </w:r>
      <w:r w:rsidR="00E34E81" w:rsidRPr="00510975">
        <w:rPr>
          <w:rFonts w:hint="eastAsia"/>
        </w:rPr>
        <w:t>工作流程</w:t>
      </w:r>
      <w:bookmarkEnd w:id="153"/>
      <w:bookmarkEnd w:id="154"/>
      <w:r w:rsidR="00E34E81" w:rsidRPr="00510975">
        <w:rPr>
          <w:rFonts w:hint="eastAsia"/>
        </w:rPr>
        <w:t>设计</w:t>
      </w:r>
      <w:bookmarkEnd w:id="151"/>
      <w:bookmarkEnd w:id="152"/>
    </w:p>
    <w:p w:rsidR="00950354" w:rsidRDefault="00E34E81" w:rsidP="00686072">
      <w:pPr>
        <w:spacing w:line="400" w:lineRule="exact"/>
        <w:ind w:firstLineChars="175" w:firstLine="420"/>
        <w:jc w:val="both"/>
        <w:rPr>
          <w:sz w:val="24"/>
          <w:szCs w:val="24"/>
        </w:rPr>
      </w:pPr>
      <w:r>
        <w:rPr>
          <w:rFonts w:ascii="Times New Roman" w:hAnsi="Times New Roman" w:hint="eastAsia"/>
          <w:sz w:val="24"/>
          <w:szCs w:val="24"/>
        </w:rPr>
        <w:t>在本部分</w:t>
      </w:r>
      <w:r w:rsidRPr="00E34E81">
        <w:rPr>
          <w:rFonts w:ascii="Times New Roman" w:hAnsi="Times New Roman" w:hint="eastAsia"/>
          <w:sz w:val="24"/>
          <w:szCs w:val="24"/>
        </w:rPr>
        <w:t>中，我们专注于分布式系统中监视视频处理的工作流程。</w:t>
      </w:r>
      <w:r w:rsidRPr="00E34E81">
        <w:rPr>
          <w:rFonts w:ascii="Times New Roman" w:hAnsi="Times New Roman" w:hint="eastAsia"/>
          <w:sz w:val="24"/>
          <w:szCs w:val="24"/>
        </w:rPr>
        <w:t>PU</w:t>
      </w:r>
      <w:r>
        <w:rPr>
          <w:rFonts w:ascii="Times New Roman" w:hAnsi="Times New Roman" w:hint="eastAsia"/>
          <w:sz w:val="24"/>
          <w:szCs w:val="24"/>
        </w:rPr>
        <w:t>采</w:t>
      </w:r>
      <w:r w:rsidRPr="00E34E81">
        <w:rPr>
          <w:rFonts w:ascii="Times New Roman" w:hAnsi="Times New Roman" w:hint="eastAsia"/>
          <w:sz w:val="24"/>
          <w:szCs w:val="24"/>
        </w:rPr>
        <w:t>集的监控视频数据</w:t>
      </w:r>
      <w:r>
        <w:rPr>
          <w:rFonts w:ascii="Times New Roman" w:hAnsi="Times New Roman" w:hint="eastAsia"/>
          <w:sz w:val="24"/>
          <w:szCs w:val="24"/>
        </w:rPr>
        <w:t>通过网络传输</w:t>
      </w:r>
      <w:r w:rsidRPr="00E34E81">
        <w:rPr>
          <w:rFonts w:ascii="Times New Roman" w:hAnsi="Times New Roman" w:hint="eastAsia"/>
          <w:sz w:val="24"/>
          <w:szCs w:val="24"/>
        </w:rPr>
        <w:t>存储在</w:t>
      </w:r>
      <w:r w:rsidRPr="00E34E81">
        <w:rPr>
          <w:rFonts w:ascii="Times New Roman" w:hAnsi="Times New Roman" w:hint="eastAsia"/>
          <w:sz w:val="24"/>
          <w:szCs w:val="24"/>
        </w:rPr>
        <w:t>MSU</w:t>
      </w:r>
      <w:r w:rsidRPr="00E34E81">
        <w:rPr>
          <w:rFonts w:ascii="Times New Roman" w:hAnsi="Times New Roman" w:hint="eastAsia"/>
          <w:sz w:val="24"/>
          <w:szCs w:val="24"/>
        </w:rPr>
        <w:t>中，并且可以根据智能应用的请求进一步分析。</w:t>
      </w:r>
      <w:r w:rsidR="00DF3CFB" w:rsidRPr="002D3458">
        <w:rPr>
          <w:rFonts w:hint="eastAsia"/>
          <w:sz w:val="24"/>
          <w:szCs w:val="24"/>
        </w:rPr>
        <w:t>监控视频离线分布式处理系统工作流程</w:t>
      </w:r>
      <w:r w:rsidR="00DF3CFB">
        <w:rPr>
          <w:rFonts w:hint="eastAsia"/>
          <w:sz w:val="24"/>
          <w:szCs w:val="24"/>
        </w:rPr>
        <w:t>如图</w:t>
      </w:r>
      <w:r w:rsidR="00DF3CFB">
        <w:rPr>
          <w:rFonts w:hint="eastAsia"/>
          <w:sz w:val="24"/>
          <w:szCs w:val="24"/>
        </w:rPr>
        <w:t>3-3</w:t>
      </w:r>
      <w:r w:rsidR="00DF3CFB">
        <w:rPr>
          <w:rFonts w:hint="eastAsia"/>
          <w:sz w:val="24"/>
          <w:szCs w:val="24"/>
        </w:rPr>
        <w:t>所示：</w:t>
      </w:r>
    </w:p>
    <w:p w:rsidR="00950354" w:rsidRDefault="00E34E81" w:rsidP="00686072">
      <w:pPr>
        <w:spacing w:line="400" w:lineRule="exact"/>
        <w:ind w:firstLineChars="175" w:firstLine="420"/>
        <w:jc w:val="both"/>
        <w:rPr>
          <w:rFonts w:ascii="Times New Roman" w:hAnsi="Times New Roman"/>
          <w:sz w:val="24"/>
          <w:szCs w:val="24"/>
        </w:rPr>
      </w:pPr>
      <w:r w:rsidRPr="00E34E81">
        <w:rPr>
          <w:rFonts w:ascii="Times New Roman" w:hAnsi="Times New Roman" w:hint="eastAsia"/>
          <w:sz w:val="24"/>
          <w:szCs w:val="24"/>
        </w:rPr>
        <w:lastRenderedPageBreak/>
        <w:t>首先，</w:t>
      </w:r>
      <w:r w:rsidR="00950354">
        <w:rPr>
          <w:rFonts w:ascii="Times New Roman" w:hAnsi="Times New Roman" w:hint="eastAsia"/>
          <w:sz w:val="24"/>
          <w:szCs w:val="24"/>
        </w:rPr>
        <w:t>用户通过</w:t>
      </w:r>
      <w:r w:rsidR="00950354">
        <w:rPr>
          <w:rFonts w:ascii="Times New Roman" w:hAnsi="Times New Roman" w:hint="eastAsia"/>
          <w:sz w:val="24"/>
          <w:szCs w:val="24"/>
        </w:rPr>
        <w:t>CU</w:t>
      </w:r>
      <w:r w:rsidR="00950354">
        <w:rPr>
          <w:rFonts w:ascii="Times New Roman" w:hAnsi="Times New Roman" w:hint="eastAsia"/>
          <w:sz w:val="24"/>
          <w:szCs w:val="24"/>
        </w:rPr>
        <w:t>向</w:t>
      </w:r>
      <w:r w:rsidR="00950354">
        <w:rPr>
          <w:rFonts w:ascii="Times New Roman" w:hAnsi="Times New Roman" w:hint="eastAsia"/>
          <w:sz w:val="24"/>
          <w:szCs w:val="24"/>
        </w:rPr>
        <w:t>VS</w:t>
      </w:r>
      <w:r>
        <w:rPr>
          <w:rFonts w:ascii="Times New Roman" w:hAnsi="Times New Roman" w:hint="eastAsia"/>
          <w:sz w:val="24"/>
          <w:szCs w:val="24"/>
        </w:rPr>
        <w:t>发起监控视频</w:t>
      </w:r>
      <w:r w:rsidR="00950354">
        <w:rPr>
          <w:rFonts w:ascii="Times New Roman" w:hAnsi="Times New Roman" w:hint="eastAsia"/>
          <w:sz w:val="24"/>
          <w:szCs w:val="24"/>
        </w:rPr>
        <w:t>离线</w:t>
      </w:r>
      <w:r>
        <w:rPr>
          <w:rFonts w:ascii="Times New Roman" w:hAnsi="Times New Roman" w:hint="eastAsia"/>
          <w:sz w:val="24"/>
          <w:szCs w:val="24"/>
        </w:rPr>
        <w:t>处理</w:t>
      </w:r>
      <w:r w:rsidR="00950354">
        <w:rPr>
          <w:rFonts w:ascii="Times New Roman" w:hAnsi="Times New Roman" w:hint="eastAsia"/>
          <w:sz w:val="24"/>
          <w:szCs w:val="24"/>
        </w:rPr>
        <w:t>任务</w:t>
      </w:r>
      <w:r>
        <w:rPr>
          <w:rFonts w:ascii="Times New Roman" w:hAnsi="Times New Roman" w:hint="eastAsia"/>
          <w:sz w:val="24"/>
          <w:szCs w:val="24"/>
        </w:rPr>
        <w:t>请求，</w:t>
      </w:r>
      <w:r w:rsidR="00950354">
        <w:rPr>
          <w:rFonts w:ascii="Times New Roman" w:hAnsi="Times New Roman" w:hint="eastAsia"/>
          <w:sz w:val="24"/>
          <w:szCs w:val="24"/>
        </w:rPr>
        <w:t>通过用户在任务请求页面设置该离线任务处理</w:t>
      </w:r>
      <w:r>
        <w:rPr>
          <w:rFonts w:ascii="Times New Roman" w:hAnsi="Times New Roman" w:hint="eastAsia"/>
          <w:sz w:val="24"/>
          <w:szCs w:val="24"/>
        </w:rPr>
        <w:t>请求</w:t>
      </w:r>
      <w:r w:rsidR="00950354">
        <w:rPr>
          <w:rFonts w:ascii="Times New Roman" w:hAnsi="Times New Roman" w:hint="eastAsia"/>
          <w:sz w:val="24"/>
          <w:szCs w:val="24"/>
        </w:rPr>
        <w:t>所</w:t>
      </w:r>
      <w:r>
        <w:rPr>
          <w:rFonts w:ascii="Times New Roman" w:hAnsi="Times New Roman" w:hint="eastAsia"/>
          <w:sz w:val="24"/>
          <w:szCs w:val="24"/>
        </w:rPr>
        <w:t>涉及几个重要参数，例如视频处理任务的类型、该请求</w:t>
      </w:r>
      <w:r w:rsidRPr="00E34E81">
        <w:rPr>
          <w:rFonts w:ascii="Times New Roman" w:hAnsi="Times New Roman" w:hint="eastAsia"/>
          <w:sz w:val="24"/>
          <w:szCs w:val="24"/>
        </w:rPr>
        <w:t>所要求的数据在</w:t>
      </w:r>
      <w:r w:rsidRPr="00E34E81">
        <w:rPr>
          <w:rFonts w:ascii="Times New Roman" w:hAnsi="Times New Roman" w:hint="eastAsia"/>
          <w:sz w:val="24"/>
          <w:szCs w:val="24"/>
        </w:rPr>
        <w:t>MSU</w:t>
      </w:r>
      <w:r w:rsidRPr="00E34E81">
        <w:rPr>
          <w:rFonts w:ascii="Times New Roman" w:hAnsi="Times New Roman" w:hint="eastAsia"/>
          <w:sz w:val="24"/>
          <w:szCs w:val="24"/>
        </w:rPr>
        <w:t>中的存储位置</w:t>
      </w:r>
      <w:r>
        <w:rPr>
          <w:rFonts w:ascii="Times New Roman" w:hAnsi="Times New Roman" w:hint="eastAsia"/>
          <w:sz w:val="24"/>
          <w:szCs w:val="24"/>
        </w:rPr>
        <w:t>、这些数据之间的相关性</w:t>
      </w:r>
      <w:r w:rsidR="00950354">
        <w:rPr>
          <w:rFonts w:ascii="Times New Roman" w:hAnsi="Times New Roman" w:hint="eastAsia"/>
          <w:sz w:val="24"/>
          <w:szCs w:val="24"/>
        </w:rPr>
        <w:t>等数据，由</w:t>
      </w:r>
      <w:r w:rsidR="00950354">
        <w:rPr>
          <w:rFonts w:ascii="Times New Roman" w:hAnsi="Times New Roman" w:hint="eastAsia"/>
          <w:sz w:val="24"/>
          <w:szCs w:val="24"/>
        </w:rPr>
        <w:t>VS</w:t>
      </w:r>
      <w:r w:rsidR="00950354">
        <w:rPr>
          <w:rFonts w:ascii="Times New Roman" w:hAnsi="Times New Roman" w:hint="eastAsia"/>
          <w:sz w:val="24"/>
          <w:szCs w:val="24"/>
        </w:rPr>
        <w:t>系统分装这些信息后发动给</w:t>
      </w:r>
      <w:r w:rsidR="00950354">
        <w:rPr>
          <w:rFonts w:ascii="Times New Roman" w:hAnsi="Times New Roman" w:hint="eastAsia"/>
          <w:sz w:val="24"/>
          <w:szCs w:val="24"/>
        </w:rPr>
        <w:t>Controller</w:t>
      </w:r>
      <w:r w:rsidR="00950354">
        <w:rPr>
          <w:rFonts w:ascii="Times New Roman" w:hAnsi="Times New Roman" w:hint="eastAsia"/>
          <w:sz w:val="24"/>
          <w:szCs w:val="24"/>
        </w:rPr>
        <w:t>组件。比如用户在向</w:t>
      </w:r>
      <w:r w:rsidR="00950354">
        <w:rPr>
          <w:rFonts w:ascii="Times New Roman" w:hAnsi="Times New Roman" w:hint="eastAsia"/>
          <w:sz w:val="24"/>
          <w:szCs w:val="24"/>
        </w:rPr>
        <w:t>VS</w:t>
      </w:r>
      <w:r w:rsidR="00950354">
        <w:rPr>
          <w:rFonts w:ascii="Times New Roman" w:hAnsi="Times New Roman" w:hint="eastAsia"/>
          <w:sz w:val="24"/>
          <w:szCs w:val="24"/>
        </w:rPr>
        <w:t>发起监控视频浓缩离线任务请求时，需要在相关界面设置视频浓缩的一些参数，例如视频的浓缩比、每个画面最大同时出现的目标个数等。同时选择处理哪些数据，由</w:t>
      </w:r>
      <w:r w:rsidR="00950354">
        <w:rPr>
          <w:rFonts w:ascii="Times New Roman" w:hAnsi="Times New Roman" w:hint="eastAsia"/>
          <w:sz w:val="24"/>
          <w:szCs w:val="24"/>
        </w:rPr>
        <w:t>VS</w:t>
      </w:r>
      <w:r w:rsidR="00950354">
        <w:rPr>
          <w:rFonts w:ascii="Times New Roman" w:hAnsi="Times New Roman" w:hint="eastAsia"/>
          <w:sz w:val="24"/>
          <w:szCs w:val="24"/>
        </w:rPr>
        <w:t>这些数据在</w:t>
      </w:r>
      <w:r w:rsidR="00950354">
        <w:rPr>
          <w:rFonts w:ascii="Times New Roman" w:hAnsi="Times New Roman" w:hint="eastAsia"/>
          <w:sz w:val="24"/>
          <w:szCs w:val="24"/>
        </w:rPr>
        <w:t>MSU</w:t>
      </w:r>
      <w:r w:rsidR="00950354">
        <w:rPr>
          <w:rFonts w:ascii="Times New Roman" w:hAnsi="Times New Roman" w:hint="eastAsia"/>
          <w:sz w:val="24"/>
          <w:szCs w:val="24"/>
        </w:rPr>
        <w:t>中的存储位置等信息并对这些信息封装成约定的</w:t>
      </w:r>
      <w:r w:rsidR="00A20E42">
        <w:rPr>
          <w:rFonts w:ascii="Times New Roman" w:hAnsi="Times New Roman" w:hint="eastAsia"/>
          <w:sz w:val="24"/>
          <w:szCs w:val="24"/>
        </w:rPr>
        <w:t>消息</w:t>
      </w:r>
      <w:r w:rsidR="00950354">
        <w:rPr>
          <w:rFonts w:ascii="Times New Roman" w:hAnsi="Times New Roman" w:hint="eastAsia"/>
          <w:sz w:val="24"/>
          <w:szCs w:val="24"/>
        </w:rPr>
        <w:t>格式发送给</w:t>
      </w:r>
      <w:r w:rsidR="00950354">
        <w:rPr>
          <w:rFonts w:ascii="Times New Roman" w:hAnsi="Times New Roman" w:hint="eastAsia"/>
          <w:sz w:val="24"/>
          <w:szCs w:val="24"/>
        </w:rPr>
        <w:t>Controller</w:t>
      </w:r>
      <w:r w:rsidR="00950354">
        <w:rPr>
          <w:rFonts w:ascii="Times New Roman" w:hAnsi="Times New Roman" w:hint="eastAsia"/>
          <w:sz w:val="24"/>
          <w:szCs w:val="24"/>
        </w:rPr>
        <w:t>组件。</w:t>
      </w:r>
    </w:p>
    <w:p w:rsidR="00FA57CB" w:rsidRDefault="00FA57CB" w:rsidP="00FA57CB">
      <w:pPr>
        <w:jc w:val="center"/>
      </w:pPr>
      <w:r>
        <w:object w:dxaOrig="9676" w:dyaOrig="5867">
          <v:shape id="_x0000_i1030" type="#_x0000_t75" style="width:414.75pt;height:252pt" o:ole="">
            <v:imagedata r:id="rId37" o:title=""/>
          </v:shape>
          <o:OLEObject Type="Embed" ProgID="Visio.Drawing.11" ShapeID="_x0000_i1030" DrawAspect="Content" ObjectID="_1550648220" r:id="rId38"/>
        </w:object>
      </w:r>
    </w:p>
    <w:p w:rsidR="00FA57CB" w:rsidRPr="00FA57CB" w:rsidRDefault="00FA57CB" w:rsidP="00FA57CB">
      <w:pPr>
        <w:ind w:firstLine="420"/>
        <w:jc w:val="center"/>
        <w:rPr>
          <w:rFonts w:ascii="Times New Roman" w:eastAsia="楷体" w:hAnsi="Times New Roman"/>
        </w:rPr>
      </w:pPr>
      <w:r w:rsidRPr="005805FF">
        <w:rPr>
          <w:rFonts w:ascii="Times New Roman" w:eastAsia="楷体" w:hAnsi="Times New Roman" w:hint="eastAsia"/>
        </w:rPr>
        <w:t>图</w:t>
      </w:r>
      <w:r>
        <w:rPr>
          <w:rFonts w:ascii="Times New Roman" w:eastAsia="楷体" w:hAnsi="Times New Roman" w:hint="eastAsia"/>
        </w:rPr>
        <w:t>3-3</w:t>
      </w:r>
      <w:r w:rsidRPr="00034A66">
        <w:rPr>
          <w:rFonts w:ascii="Times New Roman" w:eastAsia="楷体" w:hAnsi="Times New Roman" w:hint="eastAsia"/>
        </w:rPr>
        <w:t>监控视频离线分布式处理系统工作流程</w:t>
      </w:r>
      <w:r>
        <w:rPr>
          <w:rFonts w:ascii="Times New Roman" w:eastAsia="楷体" w:hAnsi="Times New Roman" w:hint="eastAsia"/>
        </w:rPr>
        <w:t>图</w:t>
      </w:r>
    </w:p>
    <w:p w:rsidR="00A20E42" w:rsidRDefault="00E34E81" w:rsidP="00686072">
      <w:pPr>
        <w:spacing w:line="400" w:lineRule="exact"/>
        <w:ind w:firstLineChars="175" w:firstLine="420"/>
        <w:jc w:val="both"/>
        <w:rPr>
          <w:rFonts w:ascii="Times New Roman" w:hAnsi="Times New Roman"/>
          <w:sz w:val="24"/>
          <w:szCs w:val="24"/>
        </w:rPr>
      </w:pPr>
      <w:r>
        <w:rPr>
          <w:rFonts w:ascii="Times New Roman" w:hAnsi="Times New Roman" w:hint="eastAsia"/>
          <w:sz w:val="24"/>
          <w:szCs w:val="24"/>
        </w:rPr>
        <w:t>然后</w:t>
      </w:r>
      <w:r>
        <w:rPr>
          <w:rFonts w:ascii="Times New Roman" w:hAnsi="Times New Roman" w:hint="eastAsia"/>
          <w:sz w:val="24"/>
          <w:szCs w:val="24"/>
        </w:rPr>
        <w:t>Controller</w:t>
      </w:r>
      <w:r w:rsidRPr="00E34E81">
        <w:rPr>
          <w:rFonts w:ascii="Times New Roman" w:hAnsi="Times New Roman" w:hint="eastAsia"/>
          <w:sz w:val="24"/>
          <w:szCs w:val="24"/>
        </w:rPr>
        <w:t>组件接收到来自</w:t>
      </w:r>
      <w:r w:rsidRPr="00E34E81">
        <w:rPr>
          <w:rFonts w:ascii="Times New Roman" w:hAnsi="Times New Roman" w:hint="eastAsia"/>
          <w:sz w:val="24"/>
          <w:szCs w:val="24"/>
        </w:rPr>
        <w:t>VS</w:t>
      </w:r>
      <w:r w:rsidR="00A20E42">
        <w:rPr>
          <w:rFonts w:ascii="Times New Roman" w:hAnsi="Times New Roman" w:hint="eastAsia"/>
          <w:sz w:val="24"/>
          <w:szCs w:val="24"/>
        </w:rPr>
        <w:t>的处理请求消息时</w:t>
      </w:r>
      <w:r w:rsidRPr="00E34E81">
        <w:rPr>
          <w:rFonts w:ascii="Times New Roman" w:hAnsi="Times New Roman" w:hint="eastAsia"/>
          <w:sz w:val="24"/>
          <w:szCs w:val="24"/>
        </w:rPr>
        <w:t>，它分析</w:t>
      </w:r>
      <w:r w:rsidRPr="00E34E81">
        <w:rPr>
          <w:rFonts w:ascii="Times New Roman" w:hAnsi="Times New Roman" w:hint="eastAsia"/>
          <w:sz w:val="24"/>
          <w:szCs w:val="24"/>
        </w:rPr>
        <w:t>MSU</w:t>
      </w:r>
      <w:r w:rsidR="00A20E42">
        <w:rPr>
          <w:rFonts w:ascii="Times New Roman" w:hAnsi="Times New Roman" w:hint="eastAsia"/>
          <w:sz w:val="24"/>
          <w:szCs w:val="24"/>
        </w:rPr>
        <w:t>中要处理的视频数据的地址和视频任务类型等信息，同时获取</w:t>
      </w:r>
      <w:r w:rsidR="00A20E42">
        <w:rPr>
          <w:rFonts w:ascii="Times New Roman" w:hAnsi="Times New Roman" w:hint="eastAsia"/>
          <w:sz w:val="24"/>
          <w:szCs w:val="24"/>
        </w:rPr>
        <w:t>SVPC</w:t>
      </w:r>
      <w:r w:rsidR="00A20E42">
        <w:rPr>
          <w:rFonts w:ascii="Times New Roman" w:hAnsi="Times New Roman" w:hint="eastAsia"/>
          <w:sz w:val="24"/>
          <w:szCs w:val="24"/>
        </w:rPr>
        <w:t>中可用节点的信息然后启动监控视频任务处理时间模型（</w:t>
      </w:r>
      <w:r w:rsidR="00A20E42">
        <w:rPr>
          <w:rFonts w:ascii="Times New Roman" w:hAnsi="Times New Roman" w:hint="eastAsia"/>
          <w:sz w:val="24"/>
          <w:szCs w:val="24"/>
        </w:rPr>
        <w:t>CTPM</w:t>
      </w:r>
      <w:r w:rsidR="00A20E42">
        <w:rPr>
          <w:rFonts w:ascii="Times New Roman" w:hAnsi="Times New Roman" w:hint="eastAsia"/>
          <w:sz w:val="24"/>
          <w:szCs w:val="24"/>
        </w:rPr>
        <w:t>），利用视频数据信息和集群中节点的信息初始化</w:t>
      </w:r>
      <w:r w:rsidR="00A20E42">
        <w:rPr>
          <w:rFonts w:ascii="Times New Roman" w:hAnsi="Times New Roman" w:hint="eastAsia"/>
          <w:sz w:val="24"/>
          <w:szCs w:val="24"/>
        </w:rPr>
        <w:t>CTPM</w:t>
      </w:r>
      <w:r w:rsidR="00A20E42">
        <w:rPr>
          <w:rFonts w:ascii="Times New Roman" w:hAnsi="Times New Roman" w:hint="eastAsia"/>
          <w:sz w:val="24"/>
          <w:szCs w:val="24"/>
        </w:rPr>
        <w:t>模型。</w:t>
      </w:r>
      <w:r w:rsidR="00A20E42">
        <w:rPr>
          <w:rFonts w:ascii="Times New Roman" w:hAnsi="Times New Roman" w:hint="eastAsia"/>
          <w:sz w:val="24"/>
          <w:szCs w:val="24"/>
        </w:rPr>
        <w:t>CTPM</w:t>
      </w:r>
      <w:r w:rsidR="00A20E42">
        <w:rPr>
          <w:rFonts w:ascii="Times New Roman" w:hAnsi="Times New Roman" w:hint="eastAsia"/>
          <w:sz w:val="24"/>
          <w:szCs w:val="24"/>
        </w:rPr>
        <w:t>初始化以后调用数据块初始放置算法（</w:t>
      </w:r>
      <w:r w:rsidR="00A20E42">
        <w:rPr>
          <w:rFonts w:ascii="Times New Roman" w:hAnsi="Times New Roman" w:hint="eastAsia"/>
          <w:sz w:val="24"/>
          <w:szCs w:val="24"/>
        </w:rPr>
        <w:t>IDPA</w:t>
      </w:r>
      <w:r w:rsidR="00A20E42">
        <w:rPr>
          <w:rFonts w:ascii="Times New Roman" w:hAnsi="Times New Roman" w:hint="eastAsia"/>
          <w:sz w:val="24"/>
          <w:szCs w:val="24"/>
        </w:rPr>
        <w:t>）计算数据初始的数据放置位置，并记录这些信息。然后按照计算结果按照数据放置策略将离线视频处理任务</w:t>
      </w:r>
      <w:r w:rsidRPr="00E34E81">
        <w:rPr>
          <w:rFonts w:ascii="Times New Roman" w:hAnsi="Times New Roman" w:hint="eastAsia"/>
          <w:sz w:val="24"/>
          <w:szCs w:val="24"/>
        </w:rPr>
        <w:t>从</w:t>
      </w:r>
      <w:r w:rsidRPr="00E34E81">
        <w:rPr>
          <w:rFonts w:ascii="Times New Roman" w:hAnsi="Times New Roman" w:hint="eastAsia"/>
          <w:sz w:val="24"/>
          <w:szCs w:val="24"/>
        </w:rPr>
        <w:t>MSU</w:t>
      </w:r>
      <w:r w:rsidR="00A20E42">
        <w:rPr>
          <w:rFonts w:ascii="Times New Roman" w:hAnsi="Times New Roman" w:hint="eastAsia"/>
          <w:sz w:val="24"/>
          <w:szCs w:val="24"/>
        </w:rPr>
        <w:t>中加载</w:t>
      </w:r>
      <w:r w:rsidRPr="00E34E81">
        <w:rPr>
          <w:rFonts w:ascii="Times New Roman" w:hAnsi="Times New Roman" w:hint="eastAsia"/>
          <w:sz w:val="24"/>
          <w:szCs w:val="24"/>
        </w:rPr>
        <w:t>到集群中的</w:t>
      </w:r>
      <w:r w:rsidRPr="00E34E81">
        <w:rPr>
          <w:rFonts w:ascii="Times New Roman" w:hAnsi="Times New Roman" w:hint="eastAsia"/>
          <w:sz w:val="24"/>
          <w:szCs w:val="24"/>
        </w:rPr>
        <w:t>HDFS</w:t>
      </w:r>
      <w:r w:rsidR="00A20E42">
        <w:rPr>
          <w:rFonts w:ascii="Times New Roman" w:hAnsi="Times New Roman" w:hint="eastAsia"/>
          <w:sz w:val="24"/>
          <w:szCs w:val="24"/>
        </w:rPr>
        <w:t>的相关</w:t>
      </w:r>
      <w:r w:rsidR="00A20E42">
        <w:rPr>
          <w:rFonts w:ascii="Times New Roman" w:hAnsi="Times New Roman" w:hint="eastAsia"/>
          <w:sz w:val="24"/>
          <w:szCs w:val="24"/>
        </w:rPr>
        <w:t>DataNode</w:t>
      </w:r>
      <w:r w:rsidR="00A20E42">
        <w:rPr>
          <w:rFonts w:ascii="Times New Roman" w:hAnsi="Times New Roman" w:hint="eastAsia"/>
          <w:sz w:val="24"/>
          <w:szCs w:val="24"/>
        </w:rPr>
        <w:t>节点上</w:t>
      </w:r>
      <w:r>
        <w:rPr>
          <w:rFonts w:ascii="Times New Roman" w:hAnsi="Times New Roman" w:hint="eastAsia"/>
          <w:sz w:val="24"/>
          <w:szCs w:val="24"/>
        </w:rPr>
        <w:t>。</w:t>
      </w:r>
    </w:p>
    <w:p w:rsidR="00A20E42" w:rsidRDefault="00A20E42" w:rsidP="00686072">
      <w:pPr>
        <w:spacing w:line="400" w:lineRule="exact"/>
        <w:ind w:firstLineChars="175" w:firstLine="420"/>
        <w:jc w:val="both"/>
        <w:rPr>
          <w:rFonts w:ascii="Times New Roman" w:hAnsi="Times New Roman"/>
          <w:sz w:val="24"/>
          <w:szCs w:val="24"/>
        </w:rPr>
      </w:pPr>
      <w:r>
        <w:rPr>
          <w:rFonts w:ascii="Times New Roman" w:hAnsi="Times New Roman" w:hint="eastAsia"/>
          <w:sz w:val="24"/>
          <w:szCs w:val="24"/>
        </w:rPr>
        <w:t>之后启动数据迁移算法（</w:t>
      </w:r>
      <w:r>
        <w:rPr>
          <w:rFonts w:ascii="Times New Roman" w:hAnsi="Times New Roman" w:hint="eastAsia"/>
          <w:sz w:val="24"/>
          <w:szCs w:val="24"/>
        </w:rPr>
        <w:t>DRA</w:t>
      </w:r>
      <w:r>
        <w:rPr>
          <w:rFonts w:ascii="Times New Roman" w:hAnsi="Times New Roman" w:hint="eastAsia"/>
          <w:sz w:val="24"/>
          <w:szCs w:val="24"/>
        </w:rPr>
        <w:t>），按照</w:t>
      </w:r>
      <w:r>
        <w:rPr>
          <w:rFonts w:ascii="Times New Roman" w:hAnsi="Times New Roman" w:hint="eastAsia"/>
          <w:sz w:val="24"/>
          <w:szCs w:val="24"/>
        </w:rPr>
        <w:t>DRA</w:t>
      </w:r>
      <w:r>
        <w:rPr>
          <w:rFonts w:ascii="Times New Roman" w:hAnsi="Times New Roman" w:hint="eastAsia"/>
          <w:sz w:val="24"/>
          <w:szCs w:val="24"/>
        </w:rPr>
        <w:t>算法的流程监测集群中负载情况，同时按照</w:t>
      </w:r>
      <w:r>
        <w:rPr>
          <w:rFonts w:ascii="Times New Roman" w:hAnsi="Times New Roman" w:hint="eastAsia"/>
          <w:sz w:val="24"/>
          <w:szCs w:val="24"/>
        </w:rPr>
        <w:t>DRA</w:t>
      </w:r>
      <w:r>
        <w:rPr>
          <w:rFonts w:ascii="Times New Roman" w:hAnsi="Times New Roman" w:hint="eastAsia"/>
          <w:sz w:val="24"/>
          <w:szCs w:val="24"/>
        </w:rPr>
        <w:t>的负载平衡策略继续从</w:t>
      </w:r>
      <w:r>
        <w:rPr>
          <w:rFonts w:ascii="Times New Roman" w:hAnsi="Times New Roman" w:hint="eastAsia"/>
          <w:sz w:val="24"/>
          <w:szCs w:val="24"/>
        </w:rPr>
        <w:t>MSU</w:t>
      </w:r>
      <w:r>
        <w:rPr>
          <w:rFonts w:ascii="Times New Roman" w:hAnsi="Times New Roman" w:hint="eastAsia"/>
          <w:sz w:val="24"/>
          <w:szCs w:val="24"/>
        </w:rPr>
        <w:t>中往</w:t>
      </w:r>
      <w:r>
        <w:rPr>
          <w:rFonts w:ascii="Times New Roman" w:hAnsi="Times New Roman" w:hint="eastAsia"/>
          <w:sz w:val="24"/>
          <w:szCs w:val="24"/>
        </w:rPr>
        <w:t>HDFS</w:t>
      </w:r>
      <w:r>
        <w:rPr>
          <w:rFonts w:ascii="Times New Roman" w:hAnsi="Times New Roman" w:hint="eastAsia"/>
          <w:sz w:val="24"/>
          <w:szCs w:val="24"/>
        </w:rPr>
        <w:t>中的</w:t>
      </w:r>
      <w:r>
        <w:rPr>
          <w:rFonts w:ascii="Times New Roman" w:hAnsi="Times New Roman" w:hint="eastAsia"/>
          <w:sz w:val="24"/>
          <w:szCs w:val="24"/>
        </w:rPr>
        <w:t>DataNode</w:t>
      </w:r>
      <w:r>
        <w:rPr>
          <w:rFonts w:ascii="Times New Roman" w:hAnsi="Times New Roman" w:hint="eastAsia"/>
          <w:sz w:val="24"/>
          <w:szCs w:val="24"/>
        </w:rPr>
        <w:t>节点中传输数据，供离线处理任务使用。</w:t>
      </w:r>
    </w:p>
    <w:p w:rsidR="002D3458" w:rsidRPr="00CA1604" w:rsidRDefault="00DF3CFB" w:rsidP="00686072">
      <w:pPr>
        <w:spacing w:line="400" w:lineRule="exact"/>
        <w:ind w:firstLineChars="175" w:firstLine="420"/>
        <w:jc w:val="both"/>
        <w:rPr>
          <w:rFonts w:ascii="Times New Roman" w:hAnsi="Times New Roman"/>
          <w:sz w:val="24"/>
          <w:szCs w:val="24"/>
        </w:rPr>
      </w:pPr>
      <w:r>
        <w:rPr>
          <w:rFonts w:ascii="Times New Roman" w:hAnsi="Times New Roman" w:hint="eastAsia"/>
          <w:sz w:val="24"/>
          <w:szCs w:val="24"/>
        </w:rPr>
        <w:t>最后</w:t>
      </w:r>
      <w:r>
        <w:rPr>
          <w:rFonts w:ascii="Times New Roman" w:hAnsi="Times New Roman" w:hint="eastAsia"/>
          <w:sz w:val="24"/>
          <w:szCs w:val="24"/>
        </w:rPr>
        <w:t>SVPC</w:t>
      </w:r>
      <w:r>
        <w:rPr>
          <w:rFonts w:ascii="Times New Roman" w:hAnsi="Times New Roman" w:hint="eastAsia"/>
          <w:sz w:val="24"/>
          <w:szCs w:val="24"/>
        </w:rPr>
        <w:t>处理完所有的任务后，</w:t>
      </w:r>
      <w:r>
        <w:rPr>
          <w:rFonts w:ascii="Times New Roman" w:hAnsi="Times New Roman" w:hint="eastAsia"/>
          <w:sz w:val="24"/>
          <w:szCs w:val="24"/>
        </w:rPr>
        <w:t>SVPC</w:t>
      </w:r>
      <w:r>
        <w:rPr>
          <w:rFonts w:ascii="Times New Roman" w:hAnsi="Times New Roman" w:hint="eastAsia"/>
          <w:sz w:val="24"/>
          <w:szCs w:val="24"/>
        </w:rPr>
        <w:t>将任务的处理结果发送给</w:t>
      </w:r>
      <w:r>
        <w:rPr>
          <w:rFonts w:ascii="Times New Roman" w:hAnsi="Times New Roman" w:hint="eastAsia"/>
          <w:sz w:val="24"/>
          <w:szCs w:val="24"/>
        </w:rPr>
        <w:t>Controller</w:t>
      </w:r>
      <w:r>
        <w:rPr>
          <w:rFonts w:ascii="Times New Roman" w:hAnsi="Times New Roman" w:hint="eastAsia"/>
          <w:sz w:val="24"/>
          <w:szCs w:val="24"/>
        </w:rPr>
        <w:t>组件，</w:t>
      </w:r>
      <w:r>
        <w:rPr>
          <w:rFonts w:ascii="Times New Roman" w:hAnsi="Times New Roman" w:hint="eastAsia"/>
          <w:sz w:val="24"/>
          <w:szCs w:val="24"/>
        </w:rPr>
        <w:t>Controller</w:t>
      </w:r>
      <w:r>
        <w:rPr>
          <w:rFonts w:ascii="Times New Roman" w:hAnsi="Times New Roman" w:hint="eastAsia"/>
          <w:sz w:val="24"/>
          <w:szCs w:val="24"/>
        </w:rPr>
        <w:t>组件将任务处理结果发送给</w:t>
      </w:r>
      <w:r>
        <w:rPr>
          <w:rFonts w:ascii="Times New Roman" w:hAnsi="Times New Roman" w:hint="eastAsia"/>
          <w:sz w:val="24"/>
          <w:szCs w:val="24"/>
        </w:rPr>
        <w:t>VS</w:t>
      </w:r>
      <w:r>
        <w:rPr>
          <w:rFonts w:ascii="Times New Roman" w:hAnsi="Times New Roman" w:hint="eastAsia"/>
          <w:sz w:val="24"/>
          <w:szCs w:val="24"/>
        </w:rPr>
        <w:t>，最后将处理结果呈现给用户。</w:t>
      </w:r>
    </w:p>
    <w:p w:rsidR="002D3458" w:rsidRPr="002D3458" w:rsidRDefault="005733F8" w:rsidP="003647B6">
      <w:pPr>
        <w:pStyle w:val="110"/>
        <w:spacing w:before="156" w:after="156"/>
        <w:rPr>
          <w:lang w:val="en-US" w:eastAsia="zh-CN"/>
        </w:rPr>
      </w:pPr>
      <w:bookmarkStart w:id="155" w:name="_Toc476847718"/>
      <w:r w:rsidRPr="002D3458">
        <w:rPr>
          <w:rFonts w:hint="eastAsia"/>
          <w:lang w:val="en-US" w:eastAsia="zh-CN"/>
        </w:rPr>
        <w:lastRenderedPageBreak/>
        <w:t>3.4</w:t>
      </w:r>
      <w:r w:rsidR="005B6357" w:rsidRPr="002D3458">
        <w:rPr>
          <w:rFonts w:hint="eastAsia"/>
          <w:lang w:val="en-US" w:eastAsia="zh-CN"/>
        </w:rPr>
        <w:t>核心模块</w:t>
      </w:r>
      <w:r w:rsidR="00E34E81" w:rsidRPr="002D3458">
        <w:rPr>
          <w:rFonts w:hint="eastAsia"/>
          <w:lang w:val="en-US" w:eastAsia="zh-CN"/>
        </w:rPr>
        <w:t>的设计</w:t>
      </w:r>
      <w:bookmarkEnd w:id="155"/>
    </w:p>
    <w:p w:rsidR="002D3458" w:rsidRPr="002D3458" w:rsidRDefault="005B6357" w:rsidP="005B6357">
      <w:pPr>
        <w:rPr>
          <w:rFonts w:ascii="Times New Roman" w:hAnsi="Times New Roman"/>
          <w:sz w:val="24"/>
          <w:szCs w:val="24"/>
        </w:rPr>
      </w:pPr>
      <w:r>
        <w:rPr>
          <w:rFonts w:ascii="Times New Roman" w:hAnsi="Times New Roman" w:hint="eastAsia"/>
          <w:sz w:val="24"/>
          <w:szCs w:val="24"/>
        </w:rPr>
        <w:t>本节我们主要介绍</w:t>
      </w:r>
      <w:r w:rsidR="001C4274">
        <w:rPr>
          <w:rFonts w:ascii="Times New Roman" w:hAnsi="Times New Roman" w:hint="eastAsia"/>
          <w:sz w:val="24"/>
          <w:szCs w:val="24"/>
        </w:rPr>
        <w:t>核心组件</w:t>
      </w:r>
      <w:r w:rsidR="001C4274" w:rsidRPr="0058787F">
        <w:rPr>
          <w:rFonts w:ascii="Times New Roman" w:hAnsi="Times New Roman" w:hint="eastAsia"/>
          <w:sz w:val="24"/>
          <w:szCs w:val="24"/>
        </w:rPr>
        <w:t>Controller</w:t>
      </w:r>
      <w:r w:rsidR="001C4274">
        <w:rPr>
          <w:rFonts w:ascii="Times New Roman" w:hAnsi="Times New Roman" w:hint="eastAsia"/>
          <w:sz w:val="24"/>
          <w:szCs w:val="24"/>
        </w:rPr>
        <w:t>和</w:t>
      </w:r>
      <w:r>
        <w:rPr>
          <w:rFonts w:ascii="Times New Roman" w:hAnsi="Times New Roman" w:hint="eastAsia"/>
          <w:sz w:val="24"/>
          <w:szCs w:val="24"/>
        </w:rPr>
        <w:t>核心数据结构的设计。</w:t>
      </w:r>
    </w:p>
    <w:p w:rsidR="002D3458" w:rsidRPr="00510975" w:rsidRDefault="001C4274" w:rsidP="008E1D83">
      <w:pPr>
        <w:pStyle w:val="af5"/>
        <w:spacing w:before="156" w:after="156"/>
        <w:ind w:firstLineChars="0" w:firstLine="0"/>
      </w:pPr>
      <w:bookmarkStart w:id="156" w:name="_Toc476847719"/>
      <w:r w:rsidRPr="00510975">
        <w:rPr>
          <w:rFonts w:hint="eastAsia"/>
        </w:rPr>
        <w:t>3</w:t>
      </w:r>
      <w:r w:rsidRPr="00510975">
        <w:t>.</w:t>
      </w:r>
      <w:r w:rsidRPr="00510975">
        <w:rPr>
          <w:rFonts w:hint="eastAsia"/>
        </w:rPr>
        <w:t>4</w:t>
      </w:r>
      <w:r w:rsidRPr="00510975">
        <w:t xml:space="preserve">.1  </w:t>
      </w:r>
      <w:r w:rsidRPr="00510975">
        <w:rPr>
          <w:rFonts w:hint="eastAsia"/>
        </w:rPr>
        <w:t>Controller</w:t>
      </w:r>
      <w:r w:rsidRPr="00510975">
        <w:rPr>
          <w:rFonts w:hint="eastAsia"/>
        </w:rPr>
        <w:t>组件设计</w:t>
      </w:r>
      <w:bookmarkEnd w:id="156"/>
    </w:p>
    <w:p w:rsidR="001C4274" w:rsidRPr="002D3458" w:rsidRDefault="001C4274" w:rsidP="00686072">
      <w:pPr>
        <w:spacing w:line="400" w:lineRule="exact"/>
        <w:ind w:firstLine="420"/>
        <w:jc w:val="both"/>
        <w:rPr>
          <w:rFonts w:asciiTheme="minorEastAsia" w:eastAsiaTheme="minorEastAsia" w:hAnsiTheme="minorEastAsia"/>
          <w:sz w:val="24"/>
          <w:szCs w:val="24"/>
        </w:rPr>
      </w:pPr>
      <w:r w:rsidRPr="002D3458">
        <w:rPr>
          <w:rFonts w:asciiTheme="minorEastAsia" w:eastAsiaTheme="minorEastAsia" w:hAnsiTheme="minorEastAsia" w:hint="eastAsia"/>
          <w:sz w:val="24"/>
          <w:szCs w:val="24"/>
        </w:rPr>
        <w:t>Controller组件是一个核心组件，主要用来连接VS监控视频系统和SVPC通用计算集群，进行监控视频数据放置的工作。主要职责包括负责接收VS发送的离线视频处理任务就、初始化CTPM时间预测模型、按照数据放置算法分配数据、接收SVPC反馈的实时处理信息、更新CTPM模型、启动数据迁移策略、返回处理结果等等。如图</w:t>
      </w:r>
      <w:r w:rsidR="00034A66">
        <w:rPr>
          <w:rFonts w:asciiTheme="minorEastAsia" w:eastAsiaTheme="minorEastAsia" w:hAnsiTheme="minorEastAsia" w:hint="eastAsia"/>
          <w:sz w:val="24"/>
          <w:szCs w:val="24"/>
        </w:rPr>
        <w:t>3-4</w:t>
      </w:r>
      <w:r w:rsidRPr="002D3458">
        <w:rPr>
          <w:rFonts w:asciiTheme="minorEastAsia" w:eastAsiaTheme="minorEastAsia" w:hAnsiTheme="minorEastAsia" w:hint="eastAsia"/>
          <w:sz w:val="24"/>
          <w:szCs w:val="24"/>
        </w:rPr>
        <w:t>所示：</w:t>
      </w:r>
    </w:p>
    <w:p w:rsidR="00941776" w:rsidRDefault="002D142B" w:rsidP="003E6D57">
      <w:pPr>
        <w:spacing w:line="240" w:lineRule="atLeast"/>
        <w:jc w:val="center"/>
      </w:pPr>
      <w:r>
        <w:object w:dxaOrig="8930" w:dyaOrig="3732">
          <v:shape id="_x0000_i1031" type="#_x0000_t75" style="width:355.5pt;height:147.75pt" o:ole="">
            <v:imagedata r:id="rId39" o:title=""/>
          </v:shape>
          <o:OLEObject Type="Embed" ProgID="Visio.Drawing.11" ShapeID="_x0000_i1031" DrawAspect="Content" ObjectID="_1550648221" r:id="rId40"/>
        </w:object>
      </w:r>
    </w:p>
    <w:p w:rsidR="001C4274" w:rsidRPr="00CA740E" w:rsidRDefault="001C4274" w:rsidP="001C4274">
      <w:pPr>
        <w:spacing w:line="240" w:lineRule="atLeast"/>
        <w:jc w:val="center"/>
        <w:rPr>
          <w:rFonts w:ascii="Times New Roman" w:eastAsia="楷体" w:hAnsi="Times New Roman"/>
        </w:rPr>
      </w:pPr>
      <w:r w:rsidRPr="00CA740E">
        <w:rPr>
          <w:rFonts w:ascii="Times New Roman" w:eastAsia="楷体" w:hAnsi="Times New Roman" w:hint="eastAsia"/>
        </w:rPr>
        <w:t>图</w:t>
      </w:r>
      <w:r w:rsidRPr="00CA740E">
        <w:rPr>
          <w:rFonts w:ascii="Times New Roman" w:eastAsia="楷体" w:hAnsi="Times New Roman" w:hint="eastAsia"/>
        </w:rPr>
        <w:t>3-</w:t>
      </w:r>
      <w:r w:rsidR="00034A66">
        <w:rPr>
          <w:rFonts w:ascii="Times New Roman" w:eastAsia="楷体" w:hAnsi="Times New Roman" w:hint="eastAsia"/>
        </w:rPr>
        <w:t>4</w:t>
      </w:r>
      <w:r>
        <w:rPr>
          <w:rFonts w:ascii="Times New Roman" w:eastAsia="楷体" w:hAnsi="Times New Roman" w:hint="eastAsia"/>
        </w:rPr>
        <w:t>Controller</w:t>
      </w:r>
      <w:r>
        <w:rPr>
          <w:rFonts w:ascii="Times New Roman" w:eastAsia="楷体" w:hAnsi="Times New Roman" w:hint="eastAsia"/>
        </w:rPr>
        <w:t>组件的职责</w:t>
      </w:r>
    </w:p>
    <w:p w:rsidR="001C4274" w:rsidRPr="00B167A6" w:rsidRDefault="001C4274" w:rsidP="00686072">
      <w:pPr>
        <w:pStyle w:val="a5"/>
        <w:numPr>
          <w:ilvl w:val="0"/>
          <w:numId w:val="34"/>
        </w:numPr>
        <w:spacing w:line="400" w:lineRule="exact"/>
        <w:ind w:left="851" w:firstLineChars="0" w:hanging="431"/>
        <w:jc w:val="both"/>
        <w:rPr>
          <w:sz w:val="24"/>
        </w:rPr>
      </w:pPr>
      <w:bookmarkStart w:id="157" w:name="_Ref470529567"/>
      <w:r w:rsidRPr="00B167A6">
        <w:rPr>
          <w:rFonts w:hint="eastAsia"/>
          <w:sz w:val="24"/>
        </w:rPr>
        <w:t>接收</w:t>
      </w:r>
      <w:r w:rsidRPr="00B167A6">
        <w:rPr>
          <w:rFonts w:hint="eastAsia"/>
          <w:sz w:val="24"/>
        </w:rPr>
        <w:t>VS</w:t>
      </w:r>
      <w:r w:rsidRPr="00B167A6">
        <w:rPr>
          <w:rFonts w:hint="eastAsia"/>
          <w:sz w:val="24"/>
        </w:rPr>
        <w:t>发送的离线视频处理任务</w:t>
      </w:r>
      <w:bookmarkEnd w:id="157"/>
    </w:p>
    <w:p w:rsidR="001C4274" w:rsidRDefault="001C4274" w:rsidP="00AA011E">
      <w:pPr>
        <w:pStyle w:val="a5"/>
        <w:spacing w:line="400" w:lineRule="exact"/>
        <w:ind w:left="426" w:firstLineChars="177" w:firstLine="425"/>
        <w:rPr>
          <w:sz w:val="24"/>
        </w:rPr>
      </w:pPr>
      <w:r>
        <w:rPr>
          <w:rFonts w:hint="eastAsia"/>
          <w:sz w:val="24"/>
        </w:rPr>
        <w:t>当用户在</w:t>
      </w:r>
      <w:r>
        <w:rPr>
          <w:rFonts w:hint="eastAsia"/>
          <w:sz w:val="24"/>
        </w:rPr>
        <w:t>VS</w:t>
      </w:r>
      <w:r>
        <w:rPr>
          <w:rFonts w:hint="eastAsia"/>
          <w:sz w:val="24"/>
        </w:rPr>
        <w:t>系统，提交离线视频批处理任务后，</w:t>
      </w:r>
      <w:r>
        <w:rPr>
          <w:rFonts w:hint="eastAsia"/>
          <w:sz w:val="24"/>
        </w:rPr>
        <w:t>VS</w:t>
      </w:r>
      <w:r>
        <w:rPr>
          <w:rFonts w:hint="eastAsia"/>
          <w:sz w:val="24"/>
        </w:rPr>
        <w:t>系统将任务和任务所需要的视频数据放置位置、视频属性的参数封装成上文我们提到过的任务集合</w:t>
      </w:r>
      <w:r>
        <w:rPr>
          <w:rFonts w:hint="eastAsia"/>
          <w:sz w:val="24"/>
        </w:rPr>
        <w:t>J</w:t>
      </w:r>
      <w:r>
        <w:rPr>
          <w:rFonts w:hint="eastAsia"/>
          <w:sz w:val="24"/>
        </w:rPr>
        <w:t>和与其对应的</w:t>
      </w:r>
      <w:r>
        <w:rPr>
          <w:rFonts w:hint="eastAsia"/>
          <w:sz w:val="24"/>
        </w:rPr>
        <w:t>DBS</w:t>
      </w:r>
      <w:r>
        <w:rPr>
          <w:rFonts w:hint="eastAsia"/>
          <w:sz w:val="24"/>
        </w:rPr>
        <w:t>数据组合集合，方便</w:t>
      </w:r>
      <w:r>
        <w:rPr>
          <w:rFonts w:hint="eastAsia"/>
          <w:sz w:val="24"/>
        </w:rPr>
        <w:t>Controller</w:t>
      </w:r>
      <w:r>
        <w:rPr>
          <w:rFonts w:hint="eastAsia"/>
          <w:sz w:val="24"/>
        </w:rPr>
        <w:t>进行后期的处理。</w:t>
      </w:r>
    </w:p>
    <w:p w:rsidR="001C4274" w:rsidRDefault="001C4274" w:rsidP="00686072">
      <w:pPr>
        <w:pStyle w:val="a5"/>
        <w:numPr>
          <w:ilvl w:val="0"/>
          <w:numId w:val="34"/>
        </w:numPr>
        <w:spacing w:line="400" w:lineRule="exact"/>
        <w:ind w:left="851" w:firstLineChars="0" w:hanging="431"/>
        <w:jc w:val="both"/>
        <w:rPr>
          <w:sz w:val="24"/>
        </w:rPr>
      </w:pPr>
      <w:r>
        <w:rPr>
          <w:rFonts w:hint="eastAsia"/>
          <w:sz w:val="24"/>
        </w:rPr>
        <w:t>初始化</w:t>
      </w:r>
      <w:r>
        <w:rPr>
          <w:rFonts w:hint="eastAsia"/>
          <w:sz w:val="24"/>
        </w:rPr>
        <w:t>CTPM</w:t>
      </w:r>
      <w:r>
        <w:rPr>
          <w:rFonts w:hint="eastAsia"/>
          <w:sz w:val="24"/>
        </w:rPr>
        <w:t>数据</w:t>
      </w:r>
    </w:p>
    <w:p w:rsidR="001C4274" w:rsidRDefault="001C4274" w:rsidP="00AA011E">
      <w:pPr>
        <w:pStyle w:val="a5"/>
        <w:spacing w:line="400" w:lineRule="exact"/>
        <w:ind w:left="426" w:firstLineChars="177" w:firstLine="425"/>
        <w:rPr>
          <w:sz w:val="24"/>
        </w:rPr>
      </w:pPr>
      <w:r>
        <w:rPr>
          <w:rFonts w:hint="eastAsia"/>
          <w:sz w:val="24"/>
        </w:rPr>
        <w:t>根据从</w:t>
      </w:r>
      <w:r>
        <w:rPr>
          <w:rFonts w:hint="eastAsia"/>
          <w:sz w:val="24"/>
        </w:rPr>
        <w:t>VS</w:t>
      </w:r>
      <w:r>
        <w:rPr>
          <w:rFonts w:hint="eastAsia"/>
          <w:sz w:val="24"/>
        </w:rPr>
        <w:t>系统获取的离线视频批处理任务信息、与任务相对应的数据块信息以及</w:t>
      </w:r>
      <w:r>
        <w:rPr>
          <w:rFonts w:hint="eastAsia"/>
          <w:sz w:val="24"/>
        </w:rPr>
        <w:t>Controller</w:t>
      </w:r>
      <w:r>
        <w:rPr>
          <w:rFonts w:hint="eastAsia"/>
          <w:sz w:val="24"/>
        </w:rPr>
        <w:t>组件本身维护的</w:t>
      </w:r>
      <w:r>
        <w:rPr>
          <w:rFonts w:hint="eastAsia"/>
          <w:sz w:val="24"/>
        </w:rPr>
        <w:t>SVPC</w:t>
      </w:r>
      <w:r>
        <w:rPr>
          <w:rFonts w:hint="eastAsia"/>
          <w:sz w:val="24"/>
        </w:rPr>
        <w:t>中计算节点的信息，按照第四章提到的方法初始化</w:t>
      </w:r>
      <w:r>
        <w:rPr>
          <w:rFonts w:hint="eastAsia"/>
          <w:sz w:val="24"/>
        </w:rPr>
        <w:t>CTPM</w:t>
      </w:r>
      <w:r>
        <w:rPr>
          <w:rFonts w:hint="eastAsia"/>
          <w:sz w:val="24"/>
        </w:rPr>
        <w:t>模型。</w:t>
      </w:r>
    </w:p>
    <w:p w:rsidR="001C4274" w:rsidRDefault="001C4274" w:rsidP="00686072">
      <w:pPr>
        <w:pStyle w:val="a5"/>
        <w:numPr>
          <w:ilvl w:val="0"/>
          <w:numId w:val="34"/>
        </w:numPr>
        <w:spacing w:line="400" w:lineRule="exact"/>
        <w:ind w:left="851" w:firstLineChars="0" w:hanging="431"/>
        <w:jc w:val="both"/>
        <w:rPr>
          <w:sz w:val="24"/>
        </w:rPr>
      </w:pPr>
      <w:r>
        <w:rPr>
          <w:rFonts w:hint="eastAsia"/>
          <w:sz w:val="24"/>
        </w:rPr>
        <w:t>初步在</w:t>
      </w:r>
      <w:r>
        <w:rPr>
          <w:rFonts w:hint="eastAsia"/>
          <w:sz w:val="24"/>
        </w:rPr>
        <w:t>SVPC</w:t>
      </w:r>
      <w:r>
        <w:rPr>
          <w:rFonts w:hint="eastAsia"/>
          <w:sz w:val="24"/>
        </w:rPr>
        <w:t>中放置视频数据块</w:t>
      </w:r>
    </w:p>
    <w:p w:rsidR="001C4274" w:rsidRDefault="001C4274" w:rsidP="007A2704">
      <w:pPr>
        <w:pStyle w:val="a5"/>
        <w:spacing w:line="400" w:lineRule="exact"/>
        <w:ind w:left="426" w:firstLineChars="177" w:firstLine="425"/>
        <w:jc w:val="both"/>
        <w:rPr>
          <w:sz w:val="24"/>
        </w:rPr>
      </w:pPr>
      <w:r>
        <w:rPr>
          <w:rFonts w:hint="eastAsia"/>
          <w:sz w:val="24"/>
        </w:rPr>
        <w:t>Controller</w:t>
      </w:r>
      <w:r>
        <w:rPr>
          <w:rFonts w:hint="eastAsia"/>
          <w:sz w:val="24"/>
        </w:rPr>
        <w:t>组件初始化</w:t>
      </w:r>
      <w:r>
        <w:rPr>
          <w:rFonts w:hint="eastAsia"/>
          <w:sz w:val="24"/>
        </w:rPr>
        <w:t>CTPM</w:t>
      </w:r>
      <w:r>
        <w:rPr>
          <w:rFonts w:hint="eastAsia"/>
          <w:sz w:val="24"/>
        </w:rPr>
        <w:t>模型后，根据任务所对应的视频数据块的属性信息，调用初始的数据放置算法将任务相关的数据合理的分布在</w:t>
      </w:r>
      <w:r>
        <w:rPr>
          <w:rFonts w:hint="eastAsia"/>
          <w:sz w:val="24"/>
        </w:rPr>
        <w:t>SVPC</w:t>
      </w:r>
      <w:r>
        <w:rPr>
          <w:rFonts w:hint="eastAsia"/>
          <w:sz w:val="24"/>
        </w:rPr>
        <w:t>集群中。</w:t>
      </w:r>
    </w:p>
    <w:p w:rsidR="001C4274" w:rsidRDefault="001C4274" w:rsidP="00686072">
      <w:pPr>
        <w:pStyle w:val="a5"/>
        <w:numPr>
          <w:ilvl w:val="0"/>
          <w:numId w:val="34"/>
        </w:numPr>
        <w:spacing w:line="400" w:lineRule="exact"/>
        <w:ind w:left="851" w:firstLineChars="0" w:hanging="431"/>
        <w:jc w:val="both"/>
        <w:rPr>
          <w:sz w:val="24"/>
        </w:rPr>
      </w:pPr>
      <w:r>
        <w:rPr>
          <w:rFonts w:hint="eastAsia"/>
          <w:sz w:val="24"/>
        </w:rPr>
        <w:t>接收</w:t>
      </w:r>
      <w:r>
        <w:rPr>
          <w:rFonts w:hint="eastAsia"/>
          <w:sz w:val="24"/>
        </w:rPr>
        <w:t>SVPC</w:t>
      </w:r>
      <w:r>
        <w:rPr>
          <w:rFonts w:hint="eastAsia"/>
          <w:sz w:val="24"/>
        </w:rPr>
        <w:t>反馈信息</w:t>
      </w:r>
    </w:p>
    <w:p w:rsidR="001C4274" w:rsidRDefault="001C4274" w:rsidP="007A2704">
      <w:pPr>
        <w:spacing w:line="400" w:lineRule="exact"/>
        <w:ind w:left="426" w:firstLineChars="177" w:firstLine="425"/>
        <w:jc w:val="both"/>
        <w:rPr>
          <w:sz w:val="24"/>
        </w:rPr>
      </w:pPr>
      <w:r>
        <w:rPr>
          <w:rFonts w:hint="eastAsia"/>
          <w:sz w:val="24"/>
        </w:rPr>
        <w:t>为了避免</w:t>
      </w:r>
      <w:r w:rsidRPr="00483870">
        <w:rPr>
          <w:rFonts w:ascii="Times New Roman" w:hAnsi="Times New Roman" w:hint="eastAsia"/>
          <w:sz w:val="24"/>
          <w:szCs w:val="24"/>
        </w:rPr>
        <w:t>CTPM</w:t>
      </w:r>
      <w:r>
        <w:rPr>
          <w:rFonts w:hint="eastAsia"/>
          <w:sz w:val="24"/>
        </w:rPr>
        <w:t>模型误差导致的初始数据放置不合理以及</w:t>
      </w:r>
      <w:r w:rsidRPr="00483870">
        <w:rPr>
          <w:rFonts w:ascii="Times New Roman" w:hAnsi="Times New Roman" w:hint="eastAsia"/>
          <w:sz w:val="24"/>
          <w:szCs w:val="24"/>
        </w:rPr>
        <w:t>SVPC</w:t>
      </w:r>
      <w:r>
        <w:rPr>
          <w:rFonts w:hint="eastAsia"/>
          <w:sz w:val="24"/>
        </w:rPr>
        <w:t>中节点计算能力发生变化时，及时的调用数据迁移策略调整集群中的数据分布，需要利用</w:t>
      </w:r>
      <w:r w:rsidRPr="00483870">
        <w:rPr>
          <w:rFonts w:ascii="Times New Roman" w:hAnsi="Times New Roman" w:hint="eastAsia"/>
          <w:sz w:val="24"/>
          <w:szCs w:val="24"/>
        </w:rPr>
        <w:t>SVPC</w:t>
      </w:r>
      <w:r>
        <w:rPr>
          <w:rFonts w:hint="eastAsia"/>
          <w:sz w:val="24"/>
        </w:rPr>
        <w:t>反馈的实时信息更新</w:t>
      </w:r>
      <w:r w:rsidRPr="00483870">
        <w:rPr>
          <w:rFonts w:ascii="Times New Roman" w:hAnsi="Times New Roman" w:hint="eastAsia"/>
          <w:sz w:val="24"/>
          <w:szCs w:val="24"/>
        </w:rPr>
        <w:t>CTPM</w:t>
      </w:r>
      <w:r>
        <w:rPr>
          <w:rFonts w:hint="eastAsia"/>
          <w:sz w:val="24"/>
        </w:rPr>
        <w:t>模型，启动数据迁移策略监控集群</w:t>
      </w:r>
      <w:r>
        <w:rPr>
          <w:rFonts w:hint="eastAsia"/>
          <w:sz w:val="24"/>
        </w:rPr>
        <w:lastRenderedPageBreak/>
        <w:t>中节点的负载情况，及时的通过数据迁移策略，调整集群中节点的负载。接收的信息包括任务的开始时间、结束时间、实际运行时间、预测运行时间等信息。</w:t>
      </w:r>
    </w:p>
    <w:p w:rsidR="001C4274" w:rsidRDefault="001C4274" w:rsidP="00686072">
      <w:pPr>
        <w:pStyle w:val="a5"/>
        <w:numPr>
          <w:ilvl w:val="0"/>
          <w:numId w:val="34"/>
        </w:numPr>
        <w:spacing w:line="400" w:lineRule="exact"/>
        <w:ind w:left="851" w:firstLineChars="0" w:hanging="431"/>
        <w:jc w:val="both"/>
        <w:rPr>
          <w:sz w:val="24"/>
        </w:rPr>
      </w:pPr>
      <w:r>
        <w:rPr>
          <w:rFonts w:hint="eastAsia"/>
          <w:sz w:val="24"/>
        </w:rPr>
        <w:t>更新</w:t>
      </w:r>
      <w:r>
        <w:rPr>
          <w:rFonts w:hint="eastAsia"/>
          <w:sz w:val="24"/>
        </w:rPr>
        <w:t>CTPM</w:t>
      </w:r>
      <w:r>
        <w:rPr>
          <w:rFonts w:hint="eastAsia"/>
          <w:sz w:val="24"/>
        </w:rPr>
        <w:t>模型</w:t>
      </w:r>
    </w:p>
    <w:p w:rsidR="001C4274" w:rsidRDefault="001C4274" w:rsidP="007A2704">
      <w:pPr>
        <w:spacing w:line="400" w:lineRule="exact"/>
        <w:ind w:left="426" w:firstLineChars="177" w:firstLine="425"/>
        <w:jc w:val="both"/>
        <w:rPr>
          <w:sz w:val="24"/>
        </w:rPr>
      </w:pPr>
      <w:r>
        <w:rPr>
          <w:rFonts w:hint="eastAsia"/>
          <w:sz w:val="24"/>
        </w:rPr>
        <w:t>由于集群中节点的计算能力不是固定不变的，必须通过最近的处理信息，更新</w:t>
      </w:r>
      <w:r w:rsidRPr="00483870">
        <w:rPr>
          <w:rFonts w:ascii="Times New Roman" w:hAnsi="Times New Roman" w:hint="eastAsia"/>
          <w:sz w:val="24"/>
          <w:szCs w:val="24"/>
        </w:rPr>
        <w:t>CTPM</w:t>
      </w:r>
      <w:r>
        <w:rPr>
          <w:rFonts w:hint="eastAsia"/>
          <w:sz w:val="24"/>
        </w:rPr>
        <w:t>时间预测模型，减少模型的预测误差，提高模型的预测准确度，为后续的数据迁移策略做好准备。</w:t>
      </w:r>
    </w:p>
    <w:p w:rsidR="001C4274" w:rsidRDefault="001C4274" w:rsidP="00686072">
      <w:pPr>
        <w:pStyle w:val="a5"/>
        <w:numPr>
          <w:ilvl w:val="0"/>
          <w:numId w:val="34"/>
        </w:numPr>
        <w:spacing w:line="400" w:lineRule="exact"/>
        <w:ind w:left="851" w:firstLineChars="0" w:hanging="431"/>
        <w:jc w:val="both"/>
        <w:rPr>
          <w:sz w:val="24"/>
        </w:rPr>
      </w:pPr>
      <w:r>
        <w:rPr>
          <w:rFonts w:hint="eastAsia"/>
          <w:sz w:val="24"/>
        </w:rPr>
        <w:t>启动数据迁移策略</w:t>
      </w:r>
    </w:p>
    <w:p w:rsidR="001C4274" w:rsidRDefault="001C4274" w:rsidP="007A2704">
      <w:pPr>
        <w:pStyle w:val="a5"/>
        <w:spacing w:line="400" w:lineRule="exact"/>
        <w:ind w:left="426" w:firstLineChars="177" w:firstLine="425"/>
        <w:jc w:val="both"/>
        <w:rPr>
          <w:sz w:val="24"/>
        </w:rPr>
      </w:pPr>
      <w:r>
        <w:rPr>
          <w:rFonts w:hint="eastAsia"/>
          <w:sz w:val="24"/>
        </w:rPr>
        <w:t>在任务开始处理以后，根据</w:t>
      </w:r>
      <w:r>
        <w:rPr>
          <w:rFonts w:hint="eastAsia"/>
          <w:sz w:val="24"/>
        </w:rPr>
        <w:t>SVPC</w:t>
      </w:r>
      <w:r>
        <w:rPr>
          <w:rFonts w:hint="eastAsia"/>
          <w:sz w:val="24"/>
        </w:rPr>
        <w:t>反馈的信息不断的更新</w:t>
      </w:r>
      <w:r>
        <w:rPr>
          <w:rFonts w:hint="eastAsia"/>
          <w:sz w:val="24"/>
        </w:rPr>
        <w:t>CTPM</w:t>
      </w:r>
      <w:r>
        <w:rPr>
          <w:rFonts w:hint="eastAsia"/>
          <w:sz w:val="24"/>
        </w:rPr>
        <w:t>时间预测型的参数，然后启动数据迁移策略，寻找集群中负载不均衡的节点，根据最新的</w:t>
      </w:r>
      <w:r>
        <w:rPr>
          <w:rFonts w:hint="eastAsia"/>
          <w:sz w:val="24"/>
        </w:rPr>
        <w:t>CTPM</w:t>
      </w:r>
      <w:r>
        <w:rPr>
          <w:rFonts w:hint="eastAsia"/>
          <w:sz w:val="24"/>
        </w:rPr>
        <w:t>模型重新预测时间，并按照数据策略在集群中进行数据平衡操作，直到所有的任务全部处理完成。</w:t>
      </w:r>
    </w:p>
    <w:p w:rsidR="001C4274" w:rsidRDefault="001C4274" w:rsidP="00686072">
      <w:pPr>
        <w:pStyle w:val="a5"/>
        <w:numPr>
          <w:ilvl w:val="0"/>
          <w:numId w:val="34"/>
        </w:numPr>
        <w:spacing w:line="400" w:lineRule="exact"/>
        <w:ind w:left="851" w:firstLineChars="0" w:hanging="431"/>
        <w:jc w:val="both"/>
        <w:rPr>
          <w:sz w:val="24"/>
        </w:rPr>
      </w:pPr>
      <w:r>
        <w:rPr>
          <w:rFonts w:hint="eastAsia"/>
          <w:sz w:val="24"/>
        </w:rPr>
        <w:t>返回结果</w:t>
      </w:r>
    </w:p>
    <w:p w:rsidR="002D3458" w:rsidRPr="001C4274" w:rsidRDefault="001C4274" w:rsidP="00C744D3">
      <w:pPr>
        <w:spacing w:line="400" w:lineRule="exact"/>
        <w:ind w:left="426" w:firstLineChars="177" w:firstLine="425"/>
        <w:jc w:val="both"/>
        <w:rPr>
          <w:sz w:val="24"/>
        </w:rPr>
      </w:pPr>
      <w:r>
        <w:rPr>
          <w:rFonts w:hint="eastAsia"/>
          <w:sz w:val="24"/>
        </w:rPr>
        <w:t>所有的任务处理完成以后，</w:t>
      </w:r>
      <w:r w:rsidRPr="00483870">
        <w:rPr>
          <w:rFonts w:ascii="Times New Roman" w:hAnsi="Times New Roman" w:hint="eastAsia"/>
          <w:sz w:val="24"/>
          <w:szCs w:val="24"/>
        </w:rPr>
        <w:t>Controller</w:t>
      </w:r>
      <w:r>
        <w:rPr>
          <w:rFonts w:hint="eastAsia"/>
          <w:sz w:val="24"/>
        </w:rPr>
        <w:t>组件将结果返回给</w:t>
      </w:r>
      <w:r>
        <w:rPr>
          <w:rFonts w:hint="eastAsia"/>
          <w:sz w:val="24"/>
        </w:rPr>
        <w:t>VS</w:t>
      </w:r>
      <w:r>
        <w:rPr>
          <w:rFonts w:hint="eastAsia"/>
          <w:sz w:val="24"/>
        </w:rPr>
        <w:t>系统，呈现给用户。</w:t>
      </w:r>
    </w:p>
    <w:p w:rsidR="002D3458" w:rsidRPr="00510975" w:rsidRDefault="005B6357" w:rsidP="008E1D83">
      <w:pPr>
        <w:pStyle w:val="af5"/>
        <w:spacing w:before="156" w:after="156"/>
        <w:ind w:firstLineChars="0" w:firstLine="0"/>
      </w:pPr>
      <w:bookmarkStart w:id="158" w:name="_Toc476847720"/>
      <w:r w:rsidRPr="00510975">
        <w:rPr>
          <w:rFonts w:hint="eastAsia"/>
        </w:rPr>
        <w:t>3</w:t>
      </w:r>
      <w:r w:rsidRPr="00510975">
        <w:t>.</w:t>
      </w:r>
      <w:r w:rsidRPr="00510975">
        <w:rPr>
          <w:rFonts w:hint="eastAsia"/>
        </w:rPr>
        <w:t>4</w:t>
      </w:r>
      <w:r w:rsidRPr="00510975">
        <w:t xml:space="preserve">.1  </w:t>
      </w:r>
      <w:r w:rsidRPr="00510975">
        <w:rPr>
          <w:rFonts w:hint="eastAsia"/>
        </w:rPr>
        <w:t>核心数据结构</w:t>
      </w:r>
      <w:r w:rsidR="00F07AE4" w:rsidRPr="00510975">
        <w:rPr>
          <w:rFonts w:hint="eastAsia"/>
        </w:rPr>
        <w:t>设计</w:t>
      </w:r>
      <w:bookmarkEnd w:id="158"/>
    </w:p>
    <w:p w:rsidR="00C04D66" w:rsidRPr="002D3458" w:rsidRDefault="005B6357" w:rsidP="00FF4475">
      <w:pPr>
        <w:spacing w:line="400" w:lineRule="exact"/>
        <w:ind w:firstLine="420"/>
        <w:jc w:val="both"/>
        <w:rPr>
          <w:rFonts w:asciiTheme="minorEastAsia" w:eastAsiaTheme="minorEastAsia" w:hAnsiTheme="minorEastAsia"/>
          <w:sz w:val="24"/>
          <w:szCs w:val="24"/>
        </w:rPr>
      </w:pPr>
      <w:r w:rsidRPr="002D3458">
        <w:rPr>
          <w:rFonts w:asciiTheme="minorEastAsia" w:eastAsiaTheme="minorEastAsia" w:hAnsiTheme="minorEastAsia" w:hint="eastAsia"/>
          <w:sz w:val="24"/>
          <w:szCs w:val="24"/>
        </w:rPr>
        <w:t>在3.3中我们提到了</w:t>
      </w:r>
      <w:r w:rsidRPr="002D3458">
        <w:rPr>
          <w:rFonts w:ascii="Times New Roman" w:eastAsiaTheme="minorEastAsia" w:hAnsi="Times New Roman" w:hint="eastAsia"/>
          <w:sz w:val="24"/>
          <w:szCs w:val="24"/>
        </w:rPr>
        <w:t>VS</w:t>
      </w:r>
      <w:r w:rsidRPr="002D3458">
        <w:rPr>
          <w:rFonts w:asciiTheme="minorEastAsia" w:eastAsiaTheme="minorEastAsia" w:hAnsiTheme="minorEastAsia" w:hint="eastAsia"/>
          <w:sz w:val="24"/>
          <w:szCs w:val="24"/>
        </w:rPr>
        <w:t>系统需要将用户请求、数据块属性等信息传递给</w:t>
      </w:r>
      <w:bookmarkStart w:id="159" w:name="OLE_LINK90"/>
      <w:r w:rsidRPr="002D3458">
        <w:rPr>
          <w:rFonts w:ascii="Times New Roman" w:eastAsiaTheme="minorEastAsia" w:hAnsi="Times New Roman" w:hint="eastAsia"/>
          <w:sz w:val="24"/>
          <w:szCs w:val="24"/>
        </w:rPr>
        <w:t>Controller</w:t>
      </w:r>
      <w:bookmarkEnd w:id="159"/>
      <w:r w:rsidRPr="002D3458">
        <w:rPr>
          <w:rFonts w:asciiTheme="minorEastAsia" w:eastAsiaTheme="minorEastAsia" w:hAnsiTheme="minorEastAsia" w:hint="eastAsia"/>
          <w:sz w:val="24"/>
          <w:szCs w:val="24"/>
        </w:rPr>
        <w:t>组件，以便</w:t>
      </w:r>
      <w:r w:rsidRPr="002D3458">
        <w:rPr>
          <w:rFonts w:ascii="Times New Roman" w:eastAsiaTheme="minorEastAsia" w:hAnsi="Times New Roman"/>
          <w:sz w:val="24"/>
          <w:szCs w:val="24"/>
        </w:rPr>
        <w:t>Controller</w:t>
      </w:r>
      <w:r w:rsidRPr="002D3458">
        <w:rPr>
          <w:rFonts w:asciiTheme="minorEastAsia" w:eastAsiaTheme="minorEastAsia" w:hAnsiTheme="minorEastAsia" w:hint="eastAsia"/>
          <w:sz w:val="24"/>
          <w:szCs w:val="24"/>
        </w:rPr>
        <w:t>组件能够使用这些信息初始化</w:t>
      </w:r>
      <w:r w:rsidRPr="002D3458">
        <w:rPr>
          <w:rFonts w:ascii="Times New Roman" w:eastAsiaTheme="minorEastAsia" w:hAnsi="Times New Roman" w:hint="eastAsia"/>
          <w:sz w:val="24"/>
          <w:szCs w:val="24"/>
        </w:rPr>
        <w:t>CTPM</w:t>
      </w:r>
      <w:r w:rsidRPr="002D3458">
        <w:rPr>
          <w:rFonts w:asciiTheme="minorEastAsia" w:eastAsiaTheme="minorEastAsia" w:hAnsiTheme="minorEastAsia" w:hint="eastAsia"/>
          <w:sz w:val="24"/>
          <w:szCs w:val="24"/>
        </w:rPr>
        <w:t>模型，然后利用我们提出的数据块初始放置策略将数据合理的放置在</w:t>
      </w:r>
      <w:r w:rsidRPr="002D3458">
        <w:rPr>
          <w:rFonts w:ascii="Times New Roman" w:eastAsiaTheme="minorEastAsia" w:hAnsi="Times New Roman" w:hint="eastAsia"/>
          <w:sz w:val="24"/>
          <w:szCs w:val="24"/>
        </w:rPr>
        <w:t>SVPC</w:t>
      </w:r>
      <w:r w:rsidRPr="002D3458">
        <w:rPr>
          <w:rFonts w:asciiTheme="minorEastAsia" w:eastAsiaTheme="minorEastAsia" w:hAnsiTheme="minorEastAsia" w:hint="eastAsia"/>
          <w:sz w:val="24"/>
          <w:szCs w:val="24"/>
        </w:rPr>
        <w:t>的分布式文件系统中</w:t>
      </w:r>
      <w:r w:rsidR="00C04D66" w:rsidRPr="002D3458">
        <w:rPr>
          <w:rFonts w:asciiTheme="minorEastAsia" w:eastAsiaTheme="minorEastAsia" w:hAnsiTheme="minorEastAsia" w:hint="eastAsia"/>
          <w:sz w:val="24"/>
          <w:szCs w:val="24"/>
        </w:rPr>
        <w:t>，之后再根据数据迁移策略合理进行数据迁移操作</w:t>
      </w:r>
      <w:r w:rsidRPr="002D3458">
        <w:rPr>
          <w:rFonts w:asciiTheme="minorEastAsia" w:eastAsiaTheme="minorEastAsia" w:hAnsiTheme="minorEastAsia" w:hint="eastAsia"/>
          <w:sz w:val="24"/>
          <w:szCs w:val="24"/>
        </w:rPr>
        <w:t>。</w:t>
      </w:r>
    </w:p>
    <w:p w:rsidR="00092FE6" w:rsidRPr="002D3458" w:rsidRDefault="00FF4475" w:rsidP="00FF4475">
      <w:pPr>
        <w:spacing w:line="400" w:lineRule="exact"/>
        <w:jc w:val="both"/>
        <w:rPr>
          <w:rFonts w:asciiTheme="minorEastAsia" w:eastAsiaTheme="minorEastAsia" w:hAnsiTheme="minorEastAsia"/>
          <w:sz w:val="24"/>
        </w:rPr>
      </w:pPr>
      <w:r>
        <w:rPr>
          <w:rFonts w:asciiTheme="minorEastAsia" w:eastAsiaTheme="minorEastAsia" w:hAnsiTheme="minorEastAsia" w:hint="eastAsia"/>
          <w:sz w:val="24"/>
        </w:rPr>
        <w:t>1.</w:t>
      </w:r>
      <w:r w:rsidR="00092FE6" w:rsidRPr="00FF4475">
        <w:rPr>
          <w:rFonts w:asciiTheme="minorEastAsia" w:eastAsiaTheme="minorEastAsia" w:hAnsiTheme="minorEastAsia" w:hint="eastAsia"/>
          <w:sz w:val="24"/>
        </w:rPr>
        <w:t>为了方便管理任务和其对应的数据块信息以及它们之间的对应关系，我们</w:t>
      </w:r>
      <w:r w:rsidR="00092FE6" w:rsidRPr="002D3458">
        <w:rPr>
          <w:rFonts w:asciiTheme="minorEastAsia" w:eastAsiaTheme="minorEastAsia" w:hAnsiTheme="minorEastAsia" w:hint="eastAsia"/>
          <w:sz w:val="24"/>
        </w:rPr>
        <w:t>设计以下数据结构：</w:t>
      </w:r>
    </w:p>
    <w:p w:rsidR="005B6357" w:rsidRPr="002D3458" w:rsidRDefault="00C04D66" w:rsidP="00FF4475">
      <w:pPr>
        <w:spacing w:line="400" w:lineRule="exact"/>
        <w:ind w:firstLine="420"/>
        <w:jc w:val="both"/>
        <w:rPr>
          <w:rFonts w:asciiTheme="minorEastAsia" w:eastAsiaTheme="minorEastAsia" w:hAnsiTheme="minorEastAsia"/>
          <w:sz w:val="24"/>
          <w:szCs w:val="24"/>
        </w:rPr>
      </w:pPr>
      <w:r w:rsidRPr="002D3458">
        <w:rPr>
          <w:rFonts w:asciiTheme="minorEastAsia" w:eastAsiaTheme="minorEastAsia" w:hAnsiTheme="minorEastAsia" w:hint="eastAsia"/>
          <w:sz w:val="24"/>
          <w:szCs w:val="24"/>
        </w:rPr>
        <w:t>由于</w:t>
      </w:r>
      <w:r w:rsidR="00A72C55" w:rsidRPr="002D3458">
        <w:rPr>
          <w:rFonts w:ascii="Times New Roman" w:eastAsiaTheme="minorEastAsia" w:hAnsi="Times New Roman" w:hint="eastAsia"/>
          <w:sz w:val="24"/>
          <w:szCs w:val="24"/>
        </w:rPr>
        <w:t>CT</w:t>
      </w:r>
      <w:r w:rsidRPr="002D3458">
        <w:rPr>
          <w:rFonts w:ascii="Times New Roman" w:eastAsiaTheme="minorEastAsia" w:hAnsi="Times New Roman" w:hint="eastAsia"/>
          <w:sz w:val="24"/>
          <w:szCs w:val="24"/>
        </w:rPr>
        <w:t>M</w:t>
      </w:r>
      <w:r w:rsidRPr="002D3458">
        <w:rPr>
          <w:rFonts w:asciiTheme="minorEastAsia" w:eastAsiaTheme="minorEastAsia" w:hAnsiTheme="minorEastAsia" w:hint="eastAsia"/>
          <w:sz w:val="24"/>
          <w:szCs w:val="24"/>
        </w:rPr>
        <w:t>模型初始化需要VS提供详尽的视频数据块本身的属性，例如视频数据块的分辨率属性、视频数据快的帧率属性、视频数据块的开始和结束属性等等。为此我们设计一种描述视频数据块本身属性的数据结构</w:t>
      </w:r>
      <w:r w:rsidR="000B1A64" w:rsidRPr="00483870">
        <w:rPr>
          <w:rFonts w:ascii="Times New Roman" w:hAnsi="Times New Roman" w:hint="eastAsia"/>
          <w:i/>
          <w:sz w:val="24"/>
          <w:szCs w:val="24"/>
        </w:rPr>
        <w:t>SVDB</w:t>
      </w:r>
      <w:r w:rsidRPr="002D3458">
        <w:rPr>
          <w:rFonts w:asciiTheme="minorEastAsia" w:eastAsiaTheme="minorEastAsia" w:hAnsiTheme="minorEastAsia" w:hint="eastAsia"/>
          <w:sz w:val="24"/>
          <w:szCs w:val="24"/>
        </w:rPr>
        <w:t>，如表3-1所示：</w:t>
      </w:r>
    </w:p>
    <w:p w:rsidR="000B1A64" w:rsidRPr="000B1A64" w:rsidRDefault="000B1A64" w:rsidP="000B1A64">
      <w:pPr>
        <w:spacing w:line="240" w:lineRule="atLeast"/>
        <w:jc w:val="center"/>
        <w:rPr>
          <w:rFonts w:ascii="Times New Roman" w:eastAsia="楷体" w:hAnsi="Times New Roman"/>
        </w:rPr>
      </w:pPr>
      <w:bookmarkStart w:id="160" w:name="OLE_LINK94"/>
      <w:bookmarkStart w:id="161" w:name="OLE_LINK95"/>
      <w:r w:rsidRPr="000B1A64">
        <w:rPr>
          <w:rFonts w:ascii="Times New Roman" w:eastAsia="楷体" w:hAnsi="Times New Roman" w:hint="eastAsia"/>
        </w:rPr>
        <w:t>表</w:t>
      </w:r>
      <w:r w:rsidRPr="000B1A64">
        <w:rPr>
          <w:rFonts w:ascii="Times New Roman" w:eastAsia="楷体" w:hAnsi="Times New Roman" w:hint="eastAsia"/>
        </w:rPr>
        <w:t xml:space="preserve">3-1 </w:t>
      </w:r>
      <w:r w:rsidRPr="000B1A64">
        <w:rPr>
          <w:rFonts w:ascii="Times New Roman" w:eastAsia="楷体" w:hAnsi="Times New Roman" w:hint="eastAsia"/>
        </w:rPr>
        <w:t>视频数据块属性描述结构</w:t>
      </w:r>
    </w:p>
    <w:tbl>
      <w:tblPr>
        <w:tblStyle w:val="aa"/>
        <w:tblW w:w="0" w:type="auto"/>
        <w:tblLook w:val="04A0"/>
      </w:tblPr>
      <w:tblGrid>
        <w:gridCol w:w="1331"/>
        <w:gridCol w:w="1666"/>
        <w:gridCol w:w="1511"/>
        <w:gridCol w:w="1488"/>
        <w:gridCol w:w="1263"/>
        <w:gridCol w:w="1263"/>
      </w:tblGrid>
      <w:tr w:rsidR="000B1A64" w:rsidTr="000B1A64">
        <w:tc>
          <w:tcPr>
            <w:tcW w:w="1331" w:type="dxa"/>
          </w:tcPr>
          <w:bookmarkEnd w:id="160"/>
          <w:bookmarkEnd w:id="161"/>
          <w:p w:rsidR="000B1A64" w:rsidRDefault="000B1A64" w:rsidP="005B6357">
            <w:pPr>
              <w:rPr>
                <w:rFonts w:ascii="Times New Roman" w:hAnsi="Times New Roman"/>
                <w:sz w:val="24"/>
                <w:szCs w:val="24"/>
              </w:rPr>
            </w:pPr>
            <w:r>
              <w:rPr>
                <w:rFonts w:ascii="Times New Roman" w:hAnsi="Times New Roman" w:hint="eastAsia"/>
                <w:sz w:val="24"/>
                <w:szCs w:val="24"/>
              </w:rPr>
              <w:t>变量名</w:t>
            </w:r>
          </w:p>
        </w:tc>
        <w:tc>
          <w:tcPr>
            <w:tcW w:w="1666" w:type="dxa"/>
          </w:tcPr>
          <w:p w:rsidR="000B1A64" w:rsidRPr="00483870" w:rsidRDefault="000B1A64" w:rsidP="005B6357">
            <w:pPr>
              <w:rPr>
                <w:rFonts w:ascii="Times New Roman" w:hAnsi="Times New Roman"/>
                <w:sz w:val="24"/>
                <w:szCs w:val="24"/>
              </w:rPr>
            </w:pPr>
            <w:bookmarkStart w:id="162" w:name="OLE_LINK93"/>
            <w:r w:rsidRPr="00483870">
              <w:rPr>
                <w:rFonts w:ascii="Times New Roman" w:hAnsi="Times New Roman" w:hint="eastAsia"/>
                <w:sz w:val="24"/>
                <w:szCs w:val="24"/>
              </w:rPr>
              <w:t>MSU_address</w:t>
            </w:r>
            <w:bookmarkEnd w:id="162"/>
          </w:p>
        </w:tc>
        <w:tc>
          <w:tcPr>
            <w:tcW w:w="1511" w:type="dxa"/>
          </w:tcPr>
          <w:p w:rsidR="000B1A64" w:rsidRPr="00483870" w:rsidRDefault="000B1A64" w:rsidP="005B6357">
            <w:pPr>
              <w:rPr>
                <w:rFonts w:ascii="Times New Roman" w:hAnsi="Times New Roman"/>
                <w:sz w:val="24"/>
                <w:szCs w:val="24"/>
              </w:rPr>
            </w:pPr>
            <w:bookmarkStart w:id="163" w:name="OLE_LINK91"/>
            <w:bookmarkStart w:id="164" w:name="OLE_LINK92"/>
            <w:r w:rsidRPr="00483870">
              <w:rPr>
                <w:rFonts w:ascii="Times New Roman" w:hAnsi="Times New Roman" w:hint="eastAsia"/>
                <w:sz w:val="24"/>
                <w:szCs w:val="24"/>
              </w:rPr>
              <w:t>SVDB_r</w:t>
            </w:r>
            <w:bookmarkEnd w:id="163"/>
            <w:bookmarkEnd w:id="164"/>
          </w:p>
        </w:tc>
        <w:tc>
          <w:tcPr>
            <w:tcW w:w="1488" w:type="dxa"/>
          </w:tcPr>
          <w:p w:rsidR="000B1A64" w:rsidRPr="00483870" w:rsidRDefault="000B1A64" w:rsidP="005B6357">
            <w:pPr>
              <w:rPr>
                <w:rFonts w:ascii="Times New Roman" w:hAnsi="Times New Roman"/>
                <w:sz w:val="24"/>
                <w:szCs w:val="24"/>
              </w:rPr>
            </w:pPr>
            <w:r w:rsidRPr="00483870">
              <w:rPr>
                <w:rFonts w:ascii="Times New Roman" w:hAnsi="Times New Roman" w:hint="eastAsia"/>
                <w:sz w:val="24"/>
                <w:szCs w:val="24"/>
              </w:rPr>
              <w:t>SVDB_f</w:t>
            </w:r>
          </w:p>
        </w:tc>
        <w:tc>
          <w:tcPr>
            <w:tcW w:w="1263" w:type="dxa"/>
          </w:tcPr>
          <w:p w:rsidR="000B1A64" w:rsidRPr="00483870" w:rsidRDefault="000B1A64" w:rsidP="005B6357">
            <w:pPr>
              <w:rPr>
                <w:rFonts w:ascii="Times New Roman" w:hAnsi="Times New Roman"/>
                <w:sz w:val="24"/>
                <w:szCs w:val="24"/>
              </w:rPr>
            </w:pPr>
            <w:r w:rsidRPr="00483870">
              <w:rPr>
                <w:rFonts w:ascii="Times New Roman" w:hAnsi="Times New Roman" w:hint="eastAsia"/>
                <w:sz w:val="24"/>
                <w:szCs w:val="24"/>
              </w:rPr>
              <w:t>SVDB_st</w:t>
            </w:r>
          </w:p>
        </w:tc>
        <w:tc>
          <w:tcPr>
            <w:tcW w:w="1263" w:type="dxa"/>
          </w:tcPr>
          <w:p w:rsidR="000B1A64" w:rsidRPr="00483870" w:rsidRDefault="000B1A64" w:rsidP="005B6357">
            <w:pPr>
              <w:rPr>
                <w:rFonts w:ascii="Times New Roman" w:hAnsi="Times New Roman"/>
                <w:sz w:val="24"/>
                <w:szCs w:val="24"/>
              </w:rPr>
            </w:pPr>
            <w:r w:rsidRPr="00483870">
              <w:rPr>
                <w:rFonts w:ascii="Times New Roman" w:hAnsi="Times New Roman" w:hint="eastAsia"/>
                <w:sz w:val="24"/>
                <w:szCs w:val="24"/>
              </w:rPr>
              <w:t>SVDB_et</w:t>
            </w:r>
          </w:p>
        </w:tc>
      </w:tr>
      <w:tr w:rsidR="000B1A64" w:rsidTr="000B1A64">
        <w:tc>
          <w:tcPr>
            <w:tcW w:w="1331" w:type="dxa"/>
          </w:tcPr>
          <w:p w:rsidR="000B1A64" w:rsidRDefault="000B1A64" w:rsidP="005B6357">
            <w:pPr>
              <w:rPr>
                <w:rFonts w:ascii="Times New Roman" w:hAnsi="Times New Roman"/>
                <w:sz w:val="24"/>
                <w:szCs w:val="24"/>
              </w:rPr>
            </w:pPr>
            <w:r>
              <w:rPr>
                <w:rFonts w:ascii="Times New Roman" w:hAnsi="Times New Roman" w:hint="eastAsia"/>
                <w:sz w:val="24"/>
                <w:szCs w:val="24"/>
              </w:rPr>
              <w:t>变量类型</w:t>
            </w:r>
          </w:p>
        </w:tc>
        <w:tc>
          <w:tcPr>
            <w:tcW w:w="1666" w:type="dxa"/>
          </w:tcPr>
          <w:p w:rsidR="000B1A64" w:rsidRDefault="000B1A64" w:rsidP="005B6357">
            <w:pPr>
              <w:rPr>
                <w:rFonts w:ascii="Times New Roman" w:hAnsi="Times New Roman"/>
                <w:sz w:val="24"/>
                <w:szCs w:val="24"/>
              </w:rPr>
            </w:pPr>
            <w:r>
              <w:rPr>
                <w:rFonts w:ascii="Times New Roman" w:hAnsi="Times New Roman" w:hint="eastAsia"/>
                <w:sz w:val="24"/>
                <w:szCs w:val="24"/>
              </w:rPr>
              <w:t>int</w:t>
            </w:r>
          </w:p>
        </w:tc>
        <w:tc>
          <w:tcPr>
            <w:tcW w:w="1511" w:type="dxa"/>
          </w:tcPr>
          <w:p w:rsidR="000B1A64" w:rsidRDefault="000B1A64" w:rsidP="005B6357">
            <w:pPr>
              <w:rPr>
                <w:rFonts w:ascii="Times New Roman" w:hAnsi="Times New Roman"/>
                <w:sz w:val="24"/>
                <w:szCs w:val="24"/>
              </w:rPr>
            </w:pPr>
            <w:r>
              <w:rPr>
                <w:rFonts w:ascii="Times New Roman" w:hAnsi="Times New Roman"/>
                <w:sz w:val="24"/>
                <w:szCs w:val="24"/>
              </w:rPr>
              <w:t>S</w:t>
            </w:r>
            <w:r>
              <w:rPr>
                <w:rFonts w:ascii="Times New Roman" w:hAnsi="Times New Roman" w:hint="eastAsia"/>
                <w:sz w:val="24"/>
                <w:szCs w:val="24"/>
              </w:rPr>
              <w:t>tring</w:t>
            </w:r>
          </w:p>
        </w:tc>
        <w:tc>
          <w:tcPr>
            <w:tcW w:w="1488" w:type="dxa"/>
          </w:tcPr>
          <w:p w:rsidR="000B1A64" w:rsidRDefault="000B1A64" w:rsidP="005B6357">
            <w:pPr>
              <w:rPr>
                <w:rFonts w:ascii="Times New Roman" w:hAnsi="Times New Roman"/>
                <w:sz w:val="24"/>
                <w:szCs w:val="24"/>
              </w:rPr>
            </w:pPr>
            <w:r>
              <w:rPr>
                <w:rFonts w:ascii="Times New Roman" w:hAnsi="Times New Roman" w:hint="eastAsia"/>
                <w:sz w:val="24"/>
                <w:szCs w:val="24"/>
              </w:rPr>
              <w:t>int</w:t>
            </w:r>
          </w:p>
        </w:tc>
        <w:tc>
          <w:tcPr>
            <w:tcW w:w="1263" w:type="dxa"/>
          </w:tcPr>
          <w:p w:rsidR="000B1A64" w:rsidRDefault="000B1A64" w:rsidP="005B6357">
            <w:pPr>
              <w:rPr>
                <w:rFonts w:ascii="Times New Roman" w:hAnsi="Times New Roman"/>
                <w:sz w:val="24"/>
                <w:szCs w:val="24"/>
              </w:rPr>
            </w:pPr>
            <w:r>
              <w:rPr>
                <w:rFonts w:ascii="Times New Roman" w:hAnsi="Times New Roman" w:hint="eastAsia"/>
                <w:sz w:val="24"/>
                <w:szCs w:val="24"/>
              </w:rPr>
              <w:t>double</w:t>
            </w:r>
          </w:p>
        </w:tc>
        <w:tc>
          <w:tcPr>
            <w:tcW w:w="1263" w:type="dxa"/>
          </w:tcPr>
          <w:p w:rsidR="000B1A64" w:rsidRDefault="000B1A64" w:rsidP="005B6357">
            <w:pPr>
              <w:rPr>
                <w:rFonts w:ascii="Times New Roman" w:hAnsi="Times New Roman"/>
                <w:sz w:val="24"/>
                <w:szCs w:val="24"/>
              </w:rPr>
            </w:pPr>
            <w:r>
              <w:rPr>
                <w:rFonts w:ascii="Times New Roman" w:hAnsi="Times New Roman" w:hint="eastAsia"/>
                <w:sz w:val="24"/>
                <w:szCs w:val="24"/>
              </w:rPr>
              <w:t>double</w:t>
            </w:r>
          </w:p>
        </w:tc>
      </w:tr>
    </w:tbl>
    <w:p w:rsidR="00C04D66" w:rsidRDefault="000B1A64" w:rsidP="00FF4475">
      <w:pPr>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数据结构</w:t>
      </w:r>
      <w:r w:rsidRPr="00483870">
        <w:rPr>
          <w:rFonts w:ascii="Times New Roman" w:hAnsi="Times New Roman" w:hint="eastAsia"/>
          <w:sz w:val="24"/>
          <w:szCs w:val="24"/>
        </w:rPr>
        <w:t>SVDB</w:t>
      </w:r>
      <w:r>
        <w:rPr>
          <w:rFonts w:ascii="Times New Roman" w:hAnsi="Times New Roman" w:hint="eastAsia"/>
          <w:sz w:val="24"/>
          <w:szCs w:val="24"/>
        </w:rPr>
        <w:t>使用变量</w:t>
      </w:r>
      <w:r w:rsidRPr="00483870">
        <w:rPr>
          <w:rFonts w:ascii="Times New Roman" w:hAnsi="Times New Roman" w:hint="eastAsia"/>
          <w:sz w:val="24"/>
          <w:szCs w:val="24"/>
        </w:rPr>
        <w:t>MSU_address</w:t>
      </w:r>
      <w:r>
        <w:rPr>
          <w:rFonts w:ascii="Times New Roman" w:hAnsi="Times New Roman" w:hint="eastAsia"/>
          <w:sz w:val="24"/>
          <w:szCs w:val="24"/>
        </w:rPr>
        <w:t>来记录数据块</w:t>
      </w:r>
      <w:r w:rsidRPr="00483870">
        <w:rPr>
          <w:rFonts w:ascii="Times New Roman" w:hAnsi="Times New Roman" w:hint="eastAsia"/>
          <w:sz w:val="24"/>
          <w:szCs w:val="24"/>
        </w:rPr>
        <w:t>SVDB</w:t>
      </w:r>
      <w:r>
        <w:rPr>
          <w:rFonts w:ascii="Times New Roman" w:hAnsi="Times New Roman" w:hint="eastAsia"/>
          <w:sz w:val="24"/>
          <w:szCs w:val="24"/>
        </w:rPr>
        <w:t>在</w:t>
      </w:r>
      <w:r>
        <w:rPr>
          <w:rFonts w:ascii="Times New Roman" w:hAnsi="Times New Roman" w:hint="eastAsia"/>
          <w:sz w:val="24"/>
          <w:szCs w:val="24"/>
        </w:rPr>
        <w:t>MSU</w:t>
      </w:r>
      <w:r>
        <w:rPr>
          <w:rFonts w:ascii="Times New Roman" w:hAnsi="Times New Roman" w:hint="eastAsia"/>
          <w:sz w:val="24"/>
          <w:szCs w:val="24"/>
        </w:rPr>
        <w:t>中的存储位置，以便</w:t>
      </w:r>
      <w:r>
        <w:rPr>
          <w:rFonts w:ascii="Times New Roman" w:hAnsi="Times New Roman" w:hint="eastAsia"/>
          <w:sz w:val="24"/>
          <w:szCs w:val="24"/>
        </w:rPr>
        <w:t>Controller</w:t>
      </w:r>
      <w:r>
        <w:rPr>
          <w:rFonts w:ascii="Times New Roman" w:hAnsi="Times New Roman" w:hint="eastAsia"/>
          <w:sz w:val="24"/>
          <w:szCs w:val="24"/>
        </w:rPr>
        <w:t>组件能够在</w:t>
      </w:r>
      <w:r>
        <w:rPr>
          <w:rFonts w:ascii="Times New Roman" w:hAnsi="Times New Roman" w:hint="eastAsia"/>
          <w:sz w:val="24"/>
          <w:szCs w:val="24"/>
        </w:rPr>
        <w:t>MSU</w:t>
      </w:r>
      <w:r>
        <w:rPr>
          <w:rFonts w:ascii="Times New Roman" w:hAnsi="Times New Roman" w:hint="eastAsia"/>
          <w:sz w:val="24"/>
          <w:szCs w:val="24"/>
        </w:rPr>
        <w:t>找到该</w:t>
      </w:r>
      <w:r w:rsidRPr="00483870">
        <w:rPr>
          <w:rFonts w:ascii="Times New Roman" w:hAnsi="Times New Roman" w:hint="eastAsia"/>
          <w:sz w:val="24"/>
          <w:szCs w:val="24"/>
        </w:rPr>
        <w:t>SVDB</w:t>
      </w:r>
      <w:r>
        <w:rPr>
          <w:rFonts w:ascii="Times New Roman" w:hAnsi="Times New Roman" w:hint="eastAsia"/>
          <w:sz w:val="24"/>
          <w:szCs w:val="24"/>
        </w:rPr>
        <w:t>。使用</w:t>
      </w:r>
      <w:r w:rsidRPr="00483870">
        <w:rPr>
          <w:rFonts w:ascii="Times New Roman" w:hAnsi="Times New Roman" w:hint="eastAsia"/>
          <w:sz w:val="24"/>
          <w:szCs w:val="24"/>
        </w:rPr>
        <w:t>SVDB_r</w:t>
      </w:r>
      <w:r>
        <w:rPr>
          <w:rFonts w:ascii="Times New Roman" w:hAnsi="Times New Roman" w:hint="eastAsia"/>
          <w:sz w:val="24"/>
          <w:szCs w:val="24"/>
        </w:rPr>
        <w:t>表示该视频数据块的分辨率</w:t>
      </w:r>
      <w:r w:rsidR="004B7318">
        <w:rPr>
          <w:rFonts w:ascii="Times New Roman" w:hAnsi="Times New Roman" w:hint="eastAsia"/>
          <w:sz w:val="24"/>
          <w:szCs w:val="24"/>
        </w:rPr>
        <w:t>，</w:t>
      </w:r>
      <w:r w:rsidR="004B7318" w:rsidRPr="00483870">
        <w:rPr>
          <w:rFonts w:ascii="Times New Roman" w:hAnsi="Times New Roman" w:hint="eastAsia"/>
          <w:sz w:val="24"/>
          <w:szCs w:val="24"/>
        </w:rPr>
        <w:t>SVDB_f</w:t>
      </w:r>
      <w:r w:rsidR="004B7318">
        <w:rPr>
          <w:rFonts w:ascii="Times New Roman" w:hAnsi="Times New Roman" w:hint="eastAsia"/>
          <w:sz w:val="24"/>
          <w:szCs w:val="24"/>
        </w:rPr>
        <w:t>表示视频数据块的帧率，</w:t>
      </w:r>
      <w:r w:rsidR="004B7318" w:rsidRPr="00483870">
        <w:rPr>
          <w:rFonts w:ascii="Times New Roman" w:hAnsi="Times New Roman" w:hint="eastAsia"/>
          <w:sz w:val="24"/>
          <w:szCs w:val="24"/>
        </w:rPr>
        <w:t>SVDB_st</w:t>
      </w:r>
      <w:r w:rsidR="004B7318">
        <w:rPr>
          <w:rFonts w:ascii="Times New Roman" w:hAnsi="Times New Roman" w:hint="eastAsia"/>
          <w:sz w:val="24"/>
          <w:szCs w:val="24"/>
        </w:rPr>
        <w:t>表示视频数据块开始的时间，</w:t>
      </w:r>
      <w:r w:rsidR="004B7318" w:rsidRPr="00483870">
        <w:rPr>
          <w:rFonts w:ascii="Times New Roman" w:hAnsi="Times New Roman" w:hint="eastAsia"/>
          <w:sz w:val="24"/>
          <w:szCs w:val="24"/>
        </w:rPr>
        <w:t>SVDB_et</w:t>
      </w:r>
      <w:r w:rsidR="004B7318">
        <w:rPr>
          <w:rFonts w:ascii="Times New Roman" w:hAnsi="Times New Roman" w:hint="eastAsia"/>
          <w:sz w:val="24"/>
          <w:szCs w:val="24"/>
        </w:rPr>
        <w:t>表示视频数据块结束的时间。</w:t>
      </w:r>
    </w:p>
    <w:p w:rsidR="004B7318" w:rsidRDefault="004B7318" w:rsidP="00FF4475">
      <w:pPr>
        <w:spacing w:line="400" w:lineRule="exact"/>
        <w:jc w:val="both"/>
        <w:rPr>
          <w:rFonts w:ascii="Times New Roman" w:hAnsi="Times New Roman"/>
          <w:sz w:val="24"/>
          <w:szCs w:val="24"/>
        </w:rPr>
      </w:pPr>
      <w:r>
        <w:rPr>
          <w:rFonts w:ascii="Times New Roman" w:hAnsi="Times New Roman" w:hint="eastAsia"/>
          <w:sz w:val="24"/>
          <w:szCs w:val="24"/>
        </w:rPr>
        <w:lastRenderedPageBreak/>
        <w:tab/>
      </w:r>
      <w:r>
        <w:rPr>
          <w:rFonts w:ascii="Times New Roman" w:hAnsi="Times New Roman" w:hint="eastAsia"/>
          <w:sz w:val="24"/>
          <w:szCs w:val="24"/>
        </w:rPr>
        <w:t>为了表示</w:t>
      </w:r>
      <w:r>
        <w:rPr>
          <w:rFonts w:ascii="Times New Roman" w:hAnsi="Times New Roman" w:hint="eastAsia"/>
          <w:sz w:val="24"/>
          <w:szCs w:val="24"/>
        </w:rPr>
        <w:t>SVDB</w:t>
      </w:r>
      <w:r>
        <w:rPr>
          <w:rFonts w:ascii="Times New Roman" w:hAnsi="Times New Roman" w:hint="eastAsia"/>
          <w:sz w:val="24"/>
          <w:szCs w:val="24"/>
        </w:rPr>
        <w:t>之间的相关性，我们提出数据块组（</w:t>
      </w:r>
      <w:r>
        <w:rPr>
          <w:rFonts w:ascii="Times New Roman" w:hAnsi="Times New Roman" w:hint="eastAsia"/>
          <w:sz w:val="24"/>
          <w:szCs w:val="24"/>
        </w:rPr>
        <w:t>Data Block Group</w:t>
      </w:r>
      <w:r>
        <w:rPr>
          <w:rFonts w:ascii="Times New Roman" w:hAnsi="Times New Roman" w:hint="eastAsia"/>
          <w:sz w:val="24"/>
          <w:szCs w:val="24"/>
        </w:rPr>
        <w:t>）的概念，数据块组即一组相互关联的视频数据块。一个</w:t>
      </w:r>
      <w:r>
        <w:rPr>
          <w:rFonts w:ascii="Times New Roman" w:hAnsi="Times New Roman" w:hint="eastAsia"/>
          <w:sz w:val="24"/>
          <w:szCs w:val="24"/>
        </w:rPr>
        <w:t>DBG</w:t>
      </w:r>
      <w:r>
        <w:rPr>
          <w:rFonts w:ascii="Times New Roman" w:hAnsi="Times New Roman" w:hint="eastAsia"/>
          <w:sz w:val="24"/>
          <w:szCs w:val="24"/>
        </w:rPr>
        <w:t>包含多个</w:t>
      </w:r>
      <w:r>
        <w:rPr>
          <w:rFonts w:ascii="Times New Roman" w:hAnsi="Times New Roman" w:hint="eastAsia"/>
          <w:sz w:val="24"/>
          <w:szCs w:val="24"/>
        </w:rPr>
        <w:t>SVDB</w:t>
      </w:r>
      <w:r>
        <w:rPr>
          <w:rFonts w:ascii="Times New Roman" w:hAnsi="Times New Roman" w:hint="eastAsia"/>
          <w:sz w:val="24"/>
          <w:szCs w:val="24"/>
        </w:rPr>
        <w:t>，</w:t>
      </w:r>
      <w:r>
        <w:rPr>
          <w:rFonts w:ascii="Times New Roman" w:hAnsi="Times New Roman" w:hint="eastAsia"/>
          <w:sz w:val="24"/>
          <w:szCs w:val="24"/>
        </w:rPr>
        <w:t>DBG</w:t>
      </w:r>
      <w:r>
        <w:rPr>
          <w:rFonts w:ascii="Times New Roman" w:hAnsi="Times New Roman" w:hint="eastAsia"/>
          <w:sz w:val="24"/>
          <w:szCs w:val="24"/>
        </w:rPr>
        <w:t>是一个</w:t>
      </w:r>
      <w:r>
        <w:rPr>
          <w:rFonts w:ascii="Times New Roman" w:hAnsi="Times New Roman" w:hint="eastAsia"/>
          <w:sz w:val="24"/>
          <w:szCs w:val="24"/>
        </w:rPr>
        <w:t>Arraylist&lt;SVDB&gt;</w:t>
      </w:r>
      <w:r>
        <w:rPr>
          <w:rFonts w:ascii="Times New Roman" w:hAnsi="Times New Roman" w:hint="eastAsia"/>
          <w:sz w:val="24"/>
          <w:szCs w:val="24"/>
        </w:rPr>
        <w:t>的链表结构。</w:t>
      </w:r>
    </w:p>
    <w:p w:rsidR="004B7318" w:rsidRDefault="004B7318" w:rsidP="00FF4475">
      <w:pPr>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为了方便管理</w:t>
      </w:r>
      <w:r>
        <w:rPr>
          <w:rFonts w:ascii="Times New Roman" w:hAnsi="Times New Roman" w:hint="eastAsia"/>
          <w:sz w:val="24"/>
          <w:szCs w:val="24"/>
        </w:rPr>
        <w:t>DBG</w:t>
      </w:r>
      <w:r>
        <w:rPr>
          <w:rFonts w:ascii="Times New Roman" w:hAnsi="Times New Roman" w:hint="eastAsia"/>
          <w:sz w:val="24"/>
          <w:szCs w:val="24"/>
        </w:rPr>
        <w:t>，我们设计有一种</w:t>
      </w:r>
      <w:r>
        <w:rPr>
          <w:rFonts w:ascii="Times New Roman" w:hAnsi="Times New Roman" w:hint="eastAsia"/>
          <w:sz w:val="24"/>
          <w:szCs w:val="24"/>
        </w:rPr>
        <w:t>DBS</w:t>
      </w:r>
      <w:r>
        <w:rPr>
          <w:rFonts w:ascii="Times New Roman" w:hAnsi="Times New Roman" w:hint="eastAsia"/>
          <w:sz w:val="24"/>
          <w:szCs w:val="24"/>
        </w:rPr>
        <w:t>的链表用来统一管理和存储</w:t>
      </w:r>
      <w:r>
        <w:rPr>
          <w:rFonts w:ascii="Times New Roman" w:hAnsi="Times New Roman" w:hint="eastAsia"/>
          <w:sz w:val="24"/>
          <w:szCs w:val="24"/>
        </w:rPr>
        <w:t>DBG</w:t>
      </w:r>
      <w:r>
        <w:rPr>
          <w:rFonts w:ascii="Times New Roman" w:hAnsi="Times New Roman" w:hint="eastAsia"/>
          <w:sz w:val="24"/>
          <w:szCs w:val="24"/>
        </w:rPr>
        <w:t>，其表述方式为</w:t>
      </w:r>
      <w:r>
        <w:rPr>
          <w:rFonts w:ascii="Times New Roman" w:hAnsi="Times New Roman" w:hint="eastAsia"/>
          <w:sz w:val="24"/>
          <w:szCs w:val="24"/>
        </w:rPr>
        <w:t>Arraylist&lt;DBG&gt;</w:t>
      </w:r>
      <w:r>
        <w:rPr>
          <w:rFonts w:ascii="Times New Roman" w:hAnsi="Times New Roman" w:hint="eastAsia"/>
          <w:sz w:val="24"/>
          <w:szCs w:val="24"/>
        </w:rPr>
        <w:t>的</w:t>
      </w:r>
      <w:r>
        <w:rPr>
          <w:rFonts w:ascii="Times New Roman" w:hAnsi="Times New Roman" w:hint="eastAsia"/>
          <w:sz w:val="24"/>
          <w:szCs w:val="24"/>
        </w:rPr>
        <w:t>List</w:t>
      </w:r>
      <w:r>
        <w:rPr>
          <w:rFonts w:ascii="Times New Roman" w:hAnsi="Times New Roman" w:hint="eastAsia"/>
          <w:sz w:val="24"/>
          <w:szCs w:val="24"/>
        </w:rPr>
        <w:t>结构。</w:t>
      </w:r>
    </w:p>
    <w:p w:rsidR="0019579F" w:rsidRDefault="0019579F" w:rsidP="00FF4475">
      <w:pPr>
        <w:spacing w:line="400" w:lineRule="exact"/>
        <w:jc w:val="both"/>
        <w:rPr>
          <w:rFonts w:ascii="Times New Roman" w:hAnsi="Times New Roman"/>
          <w:sz w:val="24"/>
          <w:szCs w:val="24"/>
        </w:rPr>
      </w:pPr>
      <w:r>
        <w:rPr>
          <w:rFonts w:ascii="Times New Roman" w:hAnsi="Times New Roman" w:hint="eastAsia"/>
          <w:sz w:val="24"/>
          <w:szCs w:val="24"/>
        </w:rPr>
        <w:tab/>
        <w:t>SVDB</w:t>
      </w:r>
      <w:r>
        <w:rPr>
          <w:rFonts w:ascii="Times New Roman" w:hAnsi="Times New Roman" w:hint="eastAsia"/>
          <w:sz w:val="24"/>
          <w:szCs w:val="24"/>
        </w:rPr>
        <w:t>、</w:t>
      </w:r>
      <w:r>
        <w:rPr>
          <w:rFonts w:ascii="Times New Roman" w:hAnsi="Times New Roman" w:hint="eastAsia"/>
          <w:sz w:val="24"/>
          <w:szCs w:val="24"/>
        </w:rPr>
        <w:t>DBG</w:t>
      </w:r>
      <w:r>
        <w:rPr>
          <w:rFonts w:ascii="Times New Roman" w:hAnsi="Times New Roman" w:hint="eastAsia"/>
          <w:sz w:val="24"/>
          <w:szCs w:val="24"/>
        </w:rPr>
        <w:t>、</w:t>
      </w:r>
      <w:r>
        <w:rPr>
          <w:rFonts w:ascii="Times New Roman" w:hAnsi="Times New Roman" w:hint="eastAsia"/>
          <w:sz w:val="24"/>
          <w:szCs w:val="24"/>
        </w:rPr>
        <w:t>DBS</w:t>
      </w:r>
      <w:r>
        <w:rPr>
          <w:rFonts w:ascii="Times New Roman" w:hAnsi="Times New Roman" w:hint="eastAsia"/>
          <w:sz w:val="24"/>
          <w:szCs w:val="24"/>
        </w:rPr>
        <w:t>三者之间的关系如图</w:t>
      </w:r>
      <w:r w:rsidR="00034A66">
        <w:rPr>
          <w:rFonts w:ascii="Times New Roman" w:hAnsi="Times New Roman" w:hint="eastAsia"/>
          <w:sz w:val="24"/>
          <w:szCs w:val="24"/>
        </w:rPr>
        <w:t>3-5</w:t>
      </w:r>
      <w:r>
        <w:rPr>
          <w:rFonts w:ascii="Times New Roman" w:hAnsi="Times New Roman" w:hint="eastAsia"/>
          <w:sz w:val="24"/>
          <w:szCs w:val="24"/>
        </w:rPr>
        <w:t>所示</w:t>
      </w:r>
      <w:r w:rsidR="00FF4475">
        <w:rPr>
          <w:rFonts w:ascii="Times New Roman" w:hAnsi="Times New Roman" w:hint="eastAsia"/>
          <w:sz w:val="24"/>
          <w:szCs w:val="24"/>
        </w:rPr>
        <w:t>：</w:t>
      </w:r>
    </w:p>
    <w:p w:rsidR="0019579F" w:rsidRDefault="008E1D83" w:rsidP="004F3225">
      <w:pPr>
        <w:jc w:val="center"/>
      </w:pPr>
      <w:r>
        <w:pict>
          <v:shape id="_x0000_i1032" type="#_x0000_t75" style="width:315pt;height:153pt">
            <v:imagedata r:id="rId41" o:title="DPVQRA"/>
          </v:shape>
        </w:pict>
      </w:r>
    </w:p>
    <w:p w:rsidR="00CA740E" w:rsidRPr="00CA740E" w:rsidRDefault="00CA740E" w:rsidP="00CA740E">
      <w:pPr>
        <w:spacing w:line="240" w:lineRule="atLeast"/>
        <w:jc w:val="center"/>
        <w:rPr>
          <w:rFonts w:ascii="Times New Roman" w:eastAsia="楷体" w:hAnsi="Times New Roman"/>
        </w:rPr>
      </w:pPr>
      <w:r w:rsidRPr="00CA740E">
        <w:rPr>
          <w:rFonts w:ascii="Times New Roman" w:eastAsia="楷体" w:hAnsi="Times New Roman" w:hint="eastAsia"/>
        </w:rPr>
        <w:t>图</w:t>
      </w:r>
      <w:r w:rsidR="00034A66">
        <w:rPr>
          <w:rFonts w:ascii="Times New Roman" w:eastAsia="楷体" w:hAnsi="Times New Roman" w:hint="eastAsia"/>
        </w:rPr>
        <w:t>3-5</w:t>
      </w:r>
      <w:r>
        <w:rPr>
          <w:rFonts w:ascii="Times New Roman" w:eastAsia="楷体" w:hAnsi="Times New Roman" w:hint="eastAsia"/>
        </w:rPr>
        <w:t>DBS</w:t>
      </w:r>
      <w:r>
        <w:rPr>
          <w:rFonts w:ascii="Times New Roman" w:eastAsia="楷体" w:hAnsi="Times New Roman" w:hint="eastAsia"/>
        </w:rPr>
        <w:t>、</w:t>
      </w:r>
      <w:r>
        <w:rPr>
          <w:rFonts w:ascii="Times New Roman" w:eastAsia="楷体" w:hAnsi="Times New Roman" w:hint="eastAsia"/>
        </w:rPr>
        <w:t>DBG</w:t>
      </w:r>
      <w:r>
        <w:rPr>
          <w:rFonts w:ascii="Times New Roman" w:eastAsia="楷体" w:hAnsi="Times New Roman" w:hint="eastAsia"/>
        </w:rPr>
        <w:t>、</w:t>
      </w:r>
      <w:r>
        <w:rPr>
          <w:rFonts w:ascii="Times New Roman" w:eastAsia="楷体" w:hAnsi="Times New Roman" w:hint="eastAsia"/>
        </w:rPr>
        <w:t>DBS</w:t>
      </w:r>
      <w:r>
        <w:rPr>
          <w:rFonts w:ascii="Times New Roman" w:eastAsia="楷体" w:hAnsi="Times New Roman" w:hint="eastAsia"/>
        </w:rPr>
        <w:t>之间的关系</w:t>
      </w:r>
    </w:p>
    <w:p w:rsidR="004B7318" w:rsidRDefault="00172AC9" w:rsidP="00FF4475">
      <w:pPr>
        <w:spacing w:line="400" w:lineRule="exact"/>
        <w:jc w:val="both"/>
        <w:rPr>
          <w:rFonts w:ascii="Times New Roman" w:hAnsi="Times New Roman"/>
          <w:sz w:val="24"/>
          <w:szCs w:val="24"/>
        </w:rPr>
      </w:pPr>
      <w:r>
        <w:rPr>
          <w:rFonts w:ascii="Times New Roman" w:hAnsi="Times New Roman" w:hint="eastAsia"/>
          <w:sz w:val="24"/>
          <w:szCs w:val="24"/>
        </w:rPr>
        <w:tab/>
      </w:r>
      <w:r w:rsidR="000E018E">
        <w:rPr>
          <w:rFonts w:ascii="Times New Roman" w:hAnsi="Times New Roman" w:hint="eastAsia"/>
          <w:sz w:val="24"/>
          <w:szCs w:val="24"/>
        </w:rPr>
        <w:t>同时我们定义一个描述任务（</w:t>
      </w:r>
      <w:r w:rsidR="00605C67">
        <w:rPr>
          <w:rFonts w:ascii="Times New Roman" w:hAnsi="Times New Roman" w:hint="eastAsia"/>
          <w:sz w:val="24"/>
          <w:szCs w:val="24"/>
        </w:rPr>
        <w:t>J</w:t>
      </w:r>
      <w:r w:rsidR="000E018E">
        <w:rPr>
          <w:rFonts w:ascii="Times New Roman" w:hAnsi="Times New Roman" w:hint="eastAsia"/>
          <w:sz w:val="24"/>
          <w:szCs w:val="24"/>
        </w:rPr>
        <w:t>ob</w:t>
      </w:r>
      <w:r w:rsidR="000E018E">
        <w:rPr>
          <w:rFonts w:ascii="Times New Roman" w:hAnsi="Times New Roman" w:hint="eastAsia"/>
          <w:sz w:val="24"/>
          <w:szCs w:val="24"/>
        </w:rPr>
        <w:t>）的结构，包括任务的预测消耗</w:t>
      </w:r>
      <w:r w:rsidR="000E018E">
        <w:rPr>
          <w:rFonts w:ascii="Times New Roman" w:hAnsi="Times New Roman" w:hint="eastAsia"/>
          <w:sz w:val="24"/>
          <w:szCs w:val="24"/>
        </w:rPr>
        <w:t>CPU</w:t>
      </w:r>
      <w:r w:rsidR="000E018E">
        <w:rPr>
          <w:rFonts w:ascii="Times New Roman" w:hAnsi="Times New Roman" w:hint="eastAsia"/>
          <w:sz w:val="24"/>
          <w:szCs w:val="24"/>
        </w:rPr>
        <w:t>的时间、预测消耗的标准</w:t>
      </w:r>
      <w:r w:rsidR="000E018E">
        <w:rPr>
          <w:rFonts w:ascii="Times New Roman" w:hAnsi="Times New Roman" w:hint="eastAsia"/>
          <w:sz w:val="24"/>
          <w:szCs w:val="24"/>
        </w:rPr>
        <w:t>CPU</w:t>
      </w:r>
      <w:r w:rsidR="000E018E">
        <w:rPr>
          <w:rFonts w:ascii="Times New Roman" w:hAnsi="Times New Roman" w:hint="eastAsia"/>
          <w:sz w:val="24"/>
          <w:szCs w:val="24"/>
        </w:rPr>
        <w:t>时间时间、任务的开始时间、任务的结束时间等等</w:t>
      </w:r>
      <w:r w:rsidR="00FF4475">
        <w:rPr>
          <w:rFonts w:ascii="Times New Roman" w:hAnsi="Times New Roman" w:hint="eastAsia"/>
          <w:sz w:val="24"/>
          <w:szCs w:val="24"/>
        </w:rPr>
        <w:t>。</w:t>
      </w:r>
    </w:p>
    <w:p w:rsidR="00605C67" w:rsidRPr="00605C67" w:rsidRDefault="00605C67" w:rsidP="00605C67">
      <w:pPr>
        <w:spacing w:line="240" w:lineRule="atLeast"/>
        <w:jc w:val="center"/>
        <w:rPr>
          <w:rFonts w:ascii="Times New Roman" w:eastAsia="楷体" w:hAnsi="Times New Roman"/>
        </w:rPr>
      </w:pPr>
      <w:r w:rsidRPr="000B1A64">
        <w:rPr>
          <w:rFonts w:ascii="Times New Roman" w:eastAsia="楷体" w:hAnsi="Times New Roman" w:hint="eastAsia"/>
        </w:rPr>
        <w:t>表</w:t>
      </w:r>
      <w:r>
        <w:rPr>
          <w:rFonts w:ascii="Times New Roman" w:eastAsia="楷体" w:hAnsi="Times New Roman" w:hint="eastAsia"/>
        </w:rPr>
        <w:t>3-2Job</w:t>
      </w:r>
      <w:r>
        <w:rPr>
          <w:rFonts w:ascii="Times New Roman" w:eastAsia="楷体" w:hAnsi="Times New Roman" w:hint="eastAsia"/>
        </w:rPr>
        <w:t>属性的数据结构</w:t>
      </w:r>
    </w:p>
    <w:tbl>
      <w:tblPr>
        <w:tblStyle w:val="aa"/>
        <w:tblW w:w="0" w:type="auto"/>
        <w:tblLook w:val="04A0"/>
      </w:tblPr>
      <w:tblGrid>
        <w:gridCol w:w="1420"/>
        <w:gridCol w:w="1420"/>
        <w:gridCol w:w="1420"/>
        <w:gridCol w:w="1420"/>
        <w:gridCol w:w="1421"/>
        <w:gridCol w:w="1421"/>
      </w:tblGrid>
      <w:tr w:rsidR="000E018E" w:rsidTr="000E018E">
        <w:tc>
          <w:tcPr>
            <w:tcW w:w="1420" w:type="dxa"/>
          </w:tcPr>
          <w:p w:rsidR="000E018E" w:rsidRDefault="00605C67" w:rsidP="000B1A64">
            <w:pPr>
              <w:rPr>
                <w:rFonts w:ascii="Times New Roman" w:hAnsi="Times New Roman"/>
                <w:sz w:val="24"/>
                <w:szCs w:val="24"/>
              </w:rPr>
            </w:pPr>
            <w:r>
              <w:rPr>
                <w:rFonts w:ascii="Times New Roman" w:hAnsi="Times New Roman" w:hint="eastAsia"/>
                <w:sz w:val="24"/>
                <w:szCs w:val="24"/>
              </w:rPr>
              <w:t>变量名</w:t>
            </w:r>
          </w:p>
        </w:tc>
        <w:tc>
          <w:tcPr>
            <w:tcW w:w="1420" w:type="dxa"/>
          </w:tcPr>
          <w:p w:rsidR="000E018E" w:rsidRDefault="00605C67" w:rsidP="000B1A64">
            <w:pPr>
              <w:rPr>
                <w:rFonts w:ascii="Times New Roman" w:hAnsi="Times New Roman"/>
                <w:sz w:val="24"/>
                <w:szCs w:val="24"/>
              </w:rPr>
            </w:pPr>
            <w:r>
              <w:rPr>
                <w:rFonts w:ascii="Times New Roman" w:hAnsi="Times New Roman"/>
                <w:sz w:val="24"/>
                <w:szCs w:val="24"/>
              </w:rPr>
              <w:t>C</w:t>
            </w:r>
            <w:r>
              <w:rPr>
                <w:rFonts w:ascii="Times New Roman" w:hAnsi="Times New Roman" w:hint="eastAsia"/>
                <w:sz w:val="24"/>
                <w:szCs w:val="24"/>
              </w:rPr>
              <w:t>PU_t</w:t>
            </w:r>
          </w:p>
        </w:tc>
        <w:tc>
          <w:tcPr>
            <w:tcW w:w="1420" w:type="dxa"/>
          </w:tcPr>
          <w:p w:rsidR="000E018E" w:rsidRDefault="00605C67" w:rsidP="000B1A64">
            <w:pPr>
              <w:rPr>
                <w:rFonts w:ascii="Times New Roman" w:hAnsi="Times New Roman"/>
                <w:sz w:val="24"/>
                <w:szCs w:val="24"/>
              </w:rPr>
            </w:pPr>
            <w:r>
              <w:rPr>
                <w:rFonts w:ascii="Times New Roman" w:hAnsi="Times New Roman" w:hint="eastAsia"/>
                <w:sz w:val="24"/>
                <w:szCs w:val="24"/>
              </w:rPr>
              <w:t>CPUS_t</w:t>
            </w:r>
          </w:p>
        </w:tc>
        <w:tc>
          <w:tcPr>
            <w:tcW w:w="1420" w:type="dxa"/>
          </w:tcPr>
          <w:p w:rsidR="000E018E" w:rsidRDefault="00605C67" w:rsidP="000B1A64">
            <w:pPr>
              <w:rPr>
                <w:rFonts w:ascii="Times New Roman" w:hAnsi="Times New Roman"/>
                <w:sz w:val="24"/>
                <w:szCs w:val="24"/>
              </w:rPr>
            </w:pPr>
            <w:r>
              <w:rPr>
                <w:rFonts w:ascii="Times New Roman" w:hAnsi="Times New Roman" w:hint="eastAsia"/>
                <w:sz w:val="24"/>
                <w:szCs w:val="24"/>
              </w:rPr>
              <w:t>Job_st</w:t>
            </w:r>
          </w:p>
        </w:tc>
        <w:tc>
          <w:tcPr>
            <w:tcW w:w="1421" w:type="dxa"/>
          </w:tcPr>
          <w:p w:rsidR="000E018E" w:rsidRDefault="00605C67" w:rsidP="000B1A64">
            <w:pPr>
              <w:rPr>
                <w:rFonts w:ascii="Times New Roman" w:hAnsi="Times New Roman"/>
                <w:sz w:val="24"/>
                <w:szCs w:val="24"/>
              </w:rPr>
            </w:pPr>
            <w:r>
              <w:rPr>
                <w:rFonts w:ascii="Times New Roman" w:hAnsi="Times New Roman" w:hint="eastAsia"/>
                <w:sz w:val="24"/>
                <w:szCs w:val="24"/>
              </w:rPr>
              <w:t>Job_et</w:t>
            </w:r>
          </w:p>
        </w:tc>
        <w:tc>
          <w:tcPr>
            <w:tcW w:w="1421" w:type="dxa"/>
          </w:tcPr>
          <w:p w:rsidR="000E018E" w:rsidRDefault="00605C67" w:rsidP="000B1A64">
            <w:pPr>
              <w:rPr>
                <w:rFonts w:ascii="Times New Roman" w:hAnsi="Times New Roman"/>
                <w:sz w:val="24"/>
                <w:szCs w:val="24"/>
              </w:rPr>
            </w:pPr>
            <w:r>
              <w:rPr>
                <w:rFonts w:ascii="Times New Roman" w:hAnsi="Times New Roman" w:hint="eastAsia"/>
                <w:sz w:val="24"/>
                <w:szCs w:val="24"/>
              </w:rPr>
              <w:t>Job_cput</w:t>
            </w:r>
          </w:p>
        </w:tc>
      </w:tr>
      <w:tr w:rsidR="000E018E" w:rsidTr="000E018E">
        <w:tc>
          <w:tcPr>
            <w:tcW w:w="1420" w:type="dxa"/>
          </w:tcPr>
          <w:p w:rsidR="000E018E" w:rsidRDefault="00605C67" w:rsidP="000B1A64">
            <w:pPr>
              <w:rPr>
                <w:rFonts w:ascii="Times New Roman" w:hAnsi="Times New Roman"/>
                <w:sz w:val="24"/>
                <w:szCs w:val="24"/>
              </w:rPr>
            </w:pPr>
            <w:r>
              <w:rPr>
                <w:rFonts w:ascii="Times New Roman" w:hAnsi="Times New Roman" w:hint="eastAsia"/>
                <w:sz w:val="24"/>
                <w:szCs w:val="24"/>
              </w:rPr>
              <w:t>变量类型</w:t>
            </w:r>
          </w:p>
        </w:tc>
        <w:tc>
          <w:tcPr>
            <w:tcW w:w="1420" w:type="dxa"/>
          </w:tcPr>
          <w:p w:rsidR="000E018E" w:rsidRDefault="006240B3" w:rsidP="000B1A64">
            <w:pPr>
              <w:rPr>
                <w:rFonts w:ascii="Times New Roman" w:hAnsi="Times New Roman"/>
                <w:sz w:val="24"/>
                <w:szCs w:val="24"/>
              </w:rPr>
            </w:pPr>
            <w:r>
              <w:rPr>
                <w:rFonts w:ascii="Times New Roman" w:hAnsi="Times New Roman" w:hint="eastAsia"/>
                <w:sz w:val="24"/>
                <w:szCs w:val="24"/>
              </w:rPr>
              <w:t>double</w:t>
            </w:r>
          </w:p>
        </w:tc>
        <w:tc>
          <w:tcPr>
            <w:tcW w:w="1420" w:type="dxa"/>
          </w:tcPr>
          <w:p w:rsidR="000E018E" w:rsidRDefault="006240B3" w:rsidP="000B1A64">
            <w:pPr>
              <w:rPr>
                <w:rFonts w:ascii="Times New Roman" w:hAnsi="Times New Roman"/>
                <w:sz w:val="24"/>
                <w:szCs w:val="24"/>
              </w:rPr>
            </w:pPr>
            <w:r>
              <w:rPr>
                <w:rFonts w:ascii="Times New Roman" w:hAnsi="Times New Roman" w:hint="eastAsia"/>
                <w:sz w:val="24"/>
                <w:szCs w:val="24"/>
              </w:rPr>
              <w:t>double</w:t>
            </w:r>
          </w:p>
        </w:tc>
        <w:tc>
          <w:tcPr>
            <w:tcW w:w="1420" w:type="dxa"/>
          </w:tcPr>
          <w:p w:rsidR="000E018E" w:rsidRDefault="006240B3" w:rsidP="000B1A64">
            <w:pPr>
              <w:rPr>
                <w:rFonts w:ascii="Times New Roman" w:hAnsi="Times New Roman"/>
                <w:sz w:val="24"/>
                <w:szCs w:val="24"/>
              </w:rPr>
            </w:pPr>
            <w:r>
              <w:rPr>
                <w:rFonts w:ascii="Times New Roman" w:hAnsi="Times New Roman" w:hint="eastAsia"/>
                <w:sz w:val="24"/>
                <w:szCs w:val="24"/>
              </w:rPr>
              <w:t>double</w:t>
            </w:r>
          </w:p>
        </w:tc>
        <w:tc>
          <w:tcPr>
            <w:tcW w:w="1421" w:type="dxa"/>
          </w:tcPr>
          <w:p w:rsidR="000E018E" w:rsidRDefault="006240B3" w:rsidP="000B1A64">
            <w:pPr>
              <w:rPr>
                <w:rFonts w:ascii="Times New Roman" w:hAnsi="Times New Roman"/>
                <w:sz w:val="24"/>
                <w:szCs w:val="24"/>
              </w:rPr>
            </w:pPr>
            <w:r>
              <w:rPr>
                <w:rFonts w:ascii="Times New Roman" w:hAnsi="Times New Roman" w:hint="eastAsia"/>
                <w:sz w:val="24"/>
                <w:szCs w:val="24"/>
              </w:rPr>
              <w:t>double</w:t>
            </w:r>
          </w:p>
        </w:tc>
        <w:tc>
          <w:tcPr>
            <w:tcW w:w="1421" w:type="dxa"/>
          </w:tcPr>
          <w:p w:rsidR="000E018E" w:rsidRDefault="006240B3" w:rsidP="000B1A64">
            <w:pPr>
              <w:rPr>
                <w:rFonts w:ascii="Times New Roman" w:hAnsi="Times New Roman"/>
                <w:sz w:val="24"/>
                <w:szCs w:val="24"/>
              </w:rPr>
            </w:pPr>
            <w:r>
              <w:rPr>
                <w:rFonts w:ascii="Times New Roman" w:hAnsi="Times New Roman" w:hint="eastAsia"/>
                <w:sz w:val="24"/>
                <w:szCs w:val="24"/>
              </w:rPr>
              <w:t>double</w:t>
            </w:r>
          </w:p>
        </w:tc>
      </w:tr>
    </w:tbl>
    <w:p w:rsidR="000E018E" w:rsidRDefault="00605C67" w:rsidP="00FF4475">
      <w:pPr>
        <w:spacing w:line="400" w:lineRule="exact"/>
        <w:jc w:val="both"/>
        <w:rPr>
          <w:rFonts w:ascii="Times New Roman" w:hAnsi="Times New Roman"/>
          <w:sz w:val="24"/>
          <w:szCs w:val="24"/>
        </w:rPr>
      </w:pPr>
      <w:r>
        <w:rPr>
          <w:rFonts w:ascii="Times New Roman" w:hAnsi="Times New Roman" w:hint="eastAsia"/>
          <w:sz w:val="24"/>
          <w:szCs w:val="24"/>
        </w:rPr>
        <w:tab/>
      </w:r>
      <w:r w:rsidR="00516D0F">
        <w:rPr>
          <w:rFonts w:ascii="Times New Roman" w:hAnsi="Times New Roman" w:hint="eastAsia"/>
          <w:sz w:val="24"/>
          <w:szCs w:val="24"/>
        </w:rPr>
        <w:t>如表</w:t>
      </w:r>
      <w:r w:rsidR="00516D0F">
        <w:rPr>
          <w:rFonts w:ascii="Times New Roman" w:hAnsi="Times New Roman" w:hint="eastAsia"/>
          <w:sz w:val="24"/>
          <w:szCs w:val="24"/>
        </w:rPr>
        <w:t>3-2</w:t>
      </w:r>
      <w:r w:rsidR="00516D0F">
        <w:rPr>
          <w:rFonts w:ascii="Times New Roman" w:hAnsi="Times New Roman" w:hint="eastAsia"/>
          <w:sz w:val="24"/>
          <w:szCs w:val="24"/>
        </w:rPr>
        <w:t>所示，</w:t>
      </w:r>
      <w:r>
        <w:rPr>
          <w:rFonts w:ascii="Times New Roman" w:hAnsi="Times New Roman" w:hint="eastAsia"/>
          <w:sz w:val="24"/>
          <w:szCs w:val="24"/>
        </w:rPr>
        <w:t>我们用</w:t>
      </w:r>
      <w:r w:rsidRPr="00483870">
        <w:rPr>
          <w:rFonts w:ascii="Times New Roman" w:hAnsi="Times New Roman"/>
          <w:sz w:val="24"/>
          <w:szCs w:val="24"/>
        </w:rPr>
        <w:t>C</w:t>
      </w:r>
      <w:r w:rsidRPr="00483870">
        <w:rPr>
          <w:rFonts w:ascii="Times New Roman" w:hAnsi="Times New Roman" w:hint="eastAsia"/>
          <w:sz w:val="24"/>
          <w:szCs w:val="24"/>
        </w:rPr>
        <w:t>PU_t</w:t>
      </w:r>
      <w:r>
        <w:rPr>
          <w:rFonts w:ascii="Times New Roman" w:hAnsi="Times New Roman" w:hint="eastAsia"/>
          <w:sz w:val="24"/>
          <w:szCs w:val="24"/>
        </w:rPr>
        <w:t>表示</w:t>
      </w:r>
      <w:r>
        <w:rPr>
          <w:rFonts w:ascii="Times New Roman" w:hAnsi="Times New Roman" w:hint="eastAsia"/>
          <w:sz w:val="24"/>
          <w:szCs w:val="24"/>
        </w:rPr>
        <w:t>CTPM</w:t>
      </w:r>
      <w:r>
        <w:rPr>
          <w:rFonts w:ascii="Times New Roman" w:hAnsi="Times New Roman" w:hint="eastAsia"/>
          <w:sz w:val="24"/>
          <w:szCs w:val="24"/>
        </w:rPr>
        <w:t>模型预测的该任务在某个节点上消耗的</w:t>
      </w:r>
      <w:r>
        <w:rPr>
          <w:rFonts w:ascii="Times New Roman" w:hAnsi="Times New Roman" w:hint="eastAsia"/>
          <w:sz w:val="24"/>
          <w:szCs w:val="24"/>
        </w:rPr>
        <w:t>CPU</w:t>
      </w:r>
      <w:r>
        <w:rPr>
          <w:rFonts w:ascii="Times New Roman" w:hAnsi="Times New Roman" w:hint="eastAsia"/>
          <w:sz w:val="24"/>
          <w:szCs w:val="24"/>
        </w:rPr>
        <w:t>处理时间，</w:t>
      </w:r>
      <w:r w:rsidRPr="00483870">
        <w:rPr>
          <w:rFonts w:ascii="Times New Roman" w:hAnsi="Times New Roman" w:hint="eastAsia"/>
          <w:sz w:val="24"/>
          <w:szCs w:val="24"/>
        </w:rPr>
        <w:t>CPUS_t</w:t>
      </w:r>
      <w:r>
        <w:rPr>
          <w:rFonts w:ascii="Times New Roman" w:hAnsi="Times New Roman" w:hint="eastAsia"/>
          <w:sz w:val="24"/>
          <w:szCs w:val="24"/>
        </w:rPr>
        <w:t>表示</w:t>
      </w:r>
      <w:r>
        <w:rPr>
          <w:rFonts w:ascii="Times New Roman" w:hAnsi="Times New Roman" w:hint="eastAsia"/>
          <w:sz w:val="24"/>
          <w:szCs w:val="24"/>
        </w:rPr>
        <w:t>CTPM</w:t>
      </w:r>
      <w:r>
        <w:rPr>
          <w:rFonts w:ascii="Times New Roman" w:hAnsi="Times New Roman" w:hint="eastAsia"/>
          <w:sz w:val="24"/>
          <w:szCs w:val="24"/>
        </w:rPr>
        <w:t>模型预测的该任务消耗的标准</w:t>
      </w:r>
      <w:r>
        <w:rPr>
          <w:rFonts w:ascii="Times New Roman" w:hAnsi="Times New Roman" w:hint="eastAsia"/>
          <w:sz w:val="24"/>
          <w:szCs w:val="24"/>
        </w:rPr>
        <w:t>CPU</w:t>
      </w:r>
      <w:r>
        <w:rPr>
          <w:rFonts w:ascii="Times New Roman" w:hAnsi="Times New Roman" w:hint="eastAsia"/>
          <w:sz w:val="24"/>
          <w:szCs w:val="24"/>
        </w:rPr>
        <w:t>时间，</w:t>
      </w:r>
      <w:r>
        <w:rPr>
          <w:rFonts w:ascii="Times New Roman" w:hAnsi="Times New Roman" w:hint="eastAsia"/>
          <w:sz w:val="24"/>
          <w:szCs w:val="24"/>
        </w:rPr>
        <w:t>Job_st</w:t>
      </w:r>
      <w:r>
        <w:rPr>
          <w:rFonts w:ascii="Times New Roman" w:hAnsi="Times New Roman" w:hint="eastAsia"/>
          <w:sz w:val="24"/>
          <w:szCs w:val="24"/>
        </w:rPr>
        <w:t>表示该任务在节点上时间开始时间，</w:t>
      </w:r>
      <w:r>
        <w:rPr>
          <w:rFonts w:ascii="Times New Roman" w:hAnsi="Times New Roman" w:hint="eastAsia"/>
          <w:sz w:val="24"/>
          <w:szCs w:val="24"/>
        </w:rPr>
        <w:t>Job_et</w:t>
      </w:r>
      <w:r>
        <w:rPr>
          <w:rFonts w:ascii="Times New Roman" w:hAnsi="Times New Roman" w:hint="eastAsia"/>
          <w:sz w:val="24"/>
          <w:szCs w:val="24"/>
        </w:rPr>
        <w:t>表示该任务在节点上的实际完成时间，</w:t>
      </w:r>
      <w:r>
        <w:rPr>
          <w:rFonts w:ascii="Times New Roman" w:hAnsi="Times New Roman" w:hint="eastAsia"/>
          <w:sz w:val="24"/>
          <w:szCs w:val="24"/>
        </w:rPr>
        <w:t>Job_cput</w:t>
      </w:r>
      <w:r>
        <w:rPr>
          <w:rFonts w:ascii="Times New Roman" w:hAnsi="Times New Roman" w:hint="eastAsia"/>
          <w:sz w:val="24"/>
          <w:szCs w:val="24"/>
        </w:rPr>
        <w:t>表示任务在某个节点上实际消耗的</w:t>
      </w:r>
      <w:r>
        <w:rPr>
          <w:rFonts w:ascii="Times New Roman" w:hAnsi="Times New Roman" w:hint="eastAsia"/>
          <w:sz w:val="24"/>
          <w:szCs w:val="24"/>
        </w:rPr>
        <w:t>CPU</w:t>
      </w:r>
      <w:r>
        <w:rPr>
          <w:rFonts w:ascii="Times New Roman" w:hAnsi="Times New Roman" w:hint="eastAsia"/>
          <w:sz w:val="24"/>
          <w:szCs w:val="24"/>
        </w:rPr>
        <w:t>处理时间。</w:t>
      </w:r>
    </w:p>
    <w:p w:rsidR="006240B3" w:rsidRDefault="006240B3" w:rsidP="00FF4475">
      <w:pPr>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同时为了方便数据放置策略和数据迁移策略对所有的任务进行计算和排序，我们定义任务处理集合</w:t>
      </w:r>
      <w:r w:rsidRPr="00483870">
        <w:rPr>
          <w:rFonts w:ascii="Times New Roman" w:hAnsi="Times New Roman" w:hint="eastAsia"/>
          <w:sz w:val="24"/>
          <w:szCs w:val="24"/>
        </w:rPr>
        <w:t>J</w:t>
      </w:r>
      <w:r>
        <w:rPr>
          <w:rFonts w:ascii="Times New Roman" w:hAnsi="Times New Roman" w:hint="eastAsia"/>
          <w:sz w:val="24"/>
          <w:szCs w:val="24"/>
        </w:rPr>
        <w:t>，任务集合中元素由</w:t>
      </w:r>
      <w:r w:rsidRPr="00483870">
        <w:rPr>
          <w:rFonts w:ascii="Times New Roman" w:hAnsi="Times New Roman" w:hint="eastAsia"/>
          <w:sz w:val="24"/>
          <w:szCs w:val="24"/>
        </w:rPr>
        <w:t>Job</w:t>
      </w:r>
      <w:r>
        <w:rPr>
          <w:rFonts w:ascii="Times New Roman" w:hAnsi="Times New Roman" w:hint="eastAsia"/>
          <w:sz w:val="24"/>
          <w:szCs w:val="24"/>
        </w:rPr>
        <w:t>组成。</w:t>
      </w:r>
    </w:p>
    <w:p w:rsidR="006240B3" w:rsidRDefault="006240B3" w:rsidP="00FF4475">
      <w:pPr>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最后我们建立集合</w:t>
      </w:r>
      <w:r>
        <w:rPr>
          <w:rFonts w:ascii="Times New Roman" w:hAnsi="Times New Roman" w:hint="eastAsia"/>
          <w:sz w:val="24"/>
          <w:szCs w:val="24"/>
        </w:rPr>
        <w:t>J</w:t>
      </w:r>
      <w:r>
        <w:rPr>
          <w:rFonts w:ascii="Times New Roman" w:hAnsi="Times New Roman" w:hint="eastAsia"/>
          <w:sz w:val="24"/>
          <w:szCs w:val="24"/>
        </w:rPr>
        <w:t>和</w:t>
      </w:r>
      <w:r>
        <w:rPr>
          <w:rFonts w:ascii="Times New Roman" w:hAnsi="Times New Roman" w:hint="eastAsia"/>
          <w:sz w:val="24"/>
          <w:szCs w:val="24"/>
        </w:rPr>
        <w:t>BDG</w:t>
      </w:r>
      <w:r>
        <w:rPr>
          <w:rFonts w:ascii="Times New Roman" w:hAnsi="Times New Roman" w:hint="eastAsia"/>
          <w:sz w:val="24"/>
          <w:szCs w:val="24"/>
        </w:rPr>
        <w:t>的集合</w:t>
      </w:r>
      <w:r>
        <w:rPr>
          <w:rFonts w:ascii="Times New Roman" w:hAnsi="Times New Roman" w:hint="eastAsia"/>
          <w:sz w:val="24"/>
          <w:szCs w:val="24"/>
        </w:rPr>
        <w:t>DBS</w:t>
      </w:r>
      <w:r>
        <w:rPr>
          <w:rFonts w:ascii="Times New Roman" w:hAnsi="Times New Roman" w:hint="eastAsia"/>
          <w:sz w:val="24"/>
          <w:szCs w:val="24"/>
        </w:rPr>
        <w:t>之间的关系，如图</w:t>
      </w:r>
      <w:r w:rsidR="00034A66">
        <w:rPr>
          <w:rFonts w:ascii="Times New Roman" w:hAnsi="Times New Roman" w:hint="eastAsia"/>
          <w:sz w:val="24"/>
          <w:szCs w:val="24"/>
        </w:rPr>
        <w:t>3-6</w:t>
      </w:r>
      <w:r>
        <w:rPr>
          <w:rFonts w:ascii="Times New Roman" w:hAnsi="Times New Roman" w:hint="eastAsia"/>
          <w:sz w:val="24"/>
          <w:szCs w:val="24"/>
        </w:rPr>
        <w:t>所示，</w:t>
      </w:r>
    </w:p>
    <w:p w:rsidR="006240B3" w:rsidRDefault="008E1D83" w:rsidP="008051CC">
      <w:pPr>
        <w:jc w:val="center"/>
      </w:pPr>
      <w:r>
        <w:pict>
          <v:shape id="_x0000_i1033" type="#_x0000_t75" style="width:250.5pt;height:135pt">
            <v:imagedata r:id="rId42" o:title="JDBS"/>
          </v:shape>
        </w:pict>
      </w:r>
    </w:p>
    <w:p w:rsidR="006240B3" w:rsidRPr="00CA740E" w:rsidRDefault="006240B3" w:rsidP="006240B3">
      <w:pPr>
        <w:spacing w:line="240" w:lineRule="atLeast"/>
        <w:jc w:val="center"/>
        <w:rPr>
          <w:rFonts w:ascii="Times New Roman" w:eastAsia="楷体" w:hAnsi="Times New Roman"/>
        </w:rPr>
      </w:pPr>
      <w:r w:rsidRPr="00CA740E">
        <w:rPr>
          <w:rFonts w:ascii="Times New Roman" w:eastAsia="楷体" w:hAnsi="Times New Roman" w:hint="eastAsia"/>
        </w:rPr>
        <w:t>图</w:t>
      </w:r>
      <w:r w:rsidR="00034A66">
        <w:rPr>
          <w:rFonts w:ascii="Times New Roman" w:eastAsia="楷体" w:hAnsi="Times New Roman" w:hint="eastAsia"/>
        </w:rPr>
        <w:t>3-6</w:t>
      </w:r>
      <w:r w:rsidR="00B32FEA">
        <w:rPr>
          <w:rFonts w:ascii="Times New Roman" w:eastAsia="楷体" w:hAnsi="Times New Roman" w:hint="eastAsia"/>
        </w:rPr>
        <w:t>J</w:t>
      </w:r>
      <w:r>
        <w:rPr>
          <w:rFonts w:ascii="Times New Roman" w:eastAsia="楷体" w:hAnsi="Times New Roman" w:hint="eastAsia"/>
        </w:rPr>
        <w:t>、</w:t>
      </w:r>
      <w:r>
        <w:rPr>
          <w:rFonts w:ascii="Times New Roman" w:eastAsia="楷体" w:hAnsi="Times New Roman" w:hint="eastAsia"/>
        </w:rPr>
        <w:t>DBS</w:t>
      </w:r>
      <w:r>
        <w:rPr>
          <w:rFonts w:ascii="Times New Roman" w:eastAsia="楷体" w:hAnsi="Times New Roman" w:hint="eastAsia"/>
        </w:rPr>
        <w:t>之间的关系</w:t>
      </w:r>
    </w:p>
    <w:p w:rsidR="005B6357" w:rsidRDefault="00B32FEA" w:rsidP="00FF4475">
      <w:pPr>
        <w:spacing w:line="400" w:lineRule="exact"/>
        <w:ind w:firstLine="420"/>
        <w:jc w:val="both"/>
        <w:rPr>
          <w:rFonts w:ascii="Times New Roman" w:hAnsi="Times New Roman"/>
          <w:sz w:val="24"/>
          <w:szCs w:val="24"/>
        </w:rPr>
      </w:pPr>
      <w:r>
        <w:rPr>
          <w:rFonts w:ascii="Times New Roman" w:hAnsi="Times New Roman" w:hint="eastAsia"/>
          <w:sz w:val="24"/>
          <w:szCs w:val="24"/>
        </w:rPr>
        <w:lastRenderedPageBreak/>
        <w:t>任务集合</w:t>
      </w:r>
      <w:r>
        <w:rPr>
          <w:rFonts w:ascii="Times New Roman" w:hAnsi="Times New Roman" w:hint="eastAsia"/>
          <w:sz w:val="24"/>
          <w:szCs w:val="24"/>
        </w:rPr>
        <w:t>J</w:t>
      </w:r>
      <w:r>
        <w:rPr>
          <w:rFonts w:ascii="Times New Roman" w:hAnsi="Times New Roman" w:hint="eastAsia"/>
          <w:sz w:val="24"/>
          <w:szCs w:val="24"/>
        </w:rPr>
        <w:t>中的任务</w:t>
      </w:r>
      <w:r w:rsidRPr="00B32FEA">
        <w:rPr>
          <w:rFonts w:ascii="Times New Roman" w:hAnsi="Times New Roman" w:hint="eastAsia"/>
          <w:i/>
          <w:sz w:val="24"/>
          <w:szCs w:val="24"/>
        </w:rPr>
        <w:t>Job</w:t>
      </w:r>
      <w:r w:rsidRPr="00B32FEA">
        <w:rPr>
          <w:rFonts w:ascii="Times New Roman" w:hAnsi="Times New Roman" w:hint="eastAsia"/>
          <w:i/>
          <w:sz w:val="24"/>
          <w:szCs w:val="24"/>
          <w:vertAlign w:val="subscript"/>
        </w:rPr>
        <w:t>i</w:t>
      </w:r>
      <w:r>
        <w:rPr>
          <w:rFonts w:ascii="Times New Roman" w:hAnsi="Times New Roman" w:hint="eastAsia"/>
          <w:sz w:val="24"/>
          <w:szCs w:val="24"/>
        </w:rPr>
        <w:t>(</w:t>
      </w:r>
      <w:r w:rsidRPr="00B32FEA">
        <w:rPr>
          <w:rFonts w:ascii="Times New Roman" w:hAnsi="Times New Roman" w:hint="eastAsia"/>
          <w:i/>
          <w:sz w:val="24"/>
          <w:szCs w:val="24"/>
        </w:rPr>
        <w:t>i=1,2,</w:t>
      </w:r>
      <w:r w:rsidRPr="00B32FEA">
        <w:rPr>
          <w:rFonts w:ascii="Times New Roman" w:hAnsi="Times New Roman"/>
          <w:i/>
          <w:sz w:val="24"/>
          <w:szCs w:val="24"/>
        </w:rPr>
        <w:t>…</w:t>
      </w:r>
      <w:r w:rsidRPr="00B32FEA">
        <w:rPr>
          <w:rFonts w:ascii="Times New Roman" w:hAnsi="Times New Roman" w:hint="eastAsia"/>
          <w:i/>
          <w:sz w:val="24"/>
          <w:szCs w:val="24"/>
        </w:rPr>
        <w:t>,n</w:t>
      </w:r>
      <w:r>
        <w:rPr>
          <w:rFonts w:ascii="Times New Roman" w:hAnsi="Times New Roman" w:hint="eastAsia"/>
          <w:sz w:val="24"/>
          <w:szCs w:val="24"/>
        </w:rPr>
        <w:t>)</w:t>
      </w:r>
      <w:r>
        <w:rPr>
          <w:rFonts w:ascii="Times New Roman" w:hAnsi="Times New Roman" w:hint="eastAsia"/>
          <w:sz w:val="24"/>
          <w:szCs w:val="24"/>
        </w:rPr>
        <w:t>所需要的数据对应</w:t>
      </w:r>
      <w:r>
        <w:rPr>
          <w:rFonts w:ascii="Times New Roman" w:hAnsi="Times New Roman" w:hint="eastAsia"/>
          <w:sz w:val="24"/>
          <w:szCs w:val="24"/>
        </w:rPr>
        <w:t>DBS</w:t>
      </w:r>
      <w:r>
        <w:rPr>
          <w:rFonts w:ascii="Times New Roman" w:hAnsi="Times New Roman" w:hint="eastAsia"/>
          <w:sz w:val="24"/>
          <w:szCs w:val="24"/>
        </w:rPr>
        <w:t>中对应的数据组</w:t>
      </w:r>
      <w:r w:rsidRPr="00B32FEA">
        <w:rPr>
          <w:rFonts w:ascii="Times New Roman" w:hAnsi="Times New Roman" w:hint="eastAsia"/>
          <w:i/>
          <w:sz w:val="24"/>
          <w:szCs w:val="24"/>
        </w:rPr>
        <w:t>DBG</w:t>
      </w:r>
      <w:r w:rsidRPr="00B32FEA">
        <w:rPr>
          <w:rFonts w:ascii="Times New Roman" w:hAnsi="Times New Roman" w:hint="eastAsia"/>
          <w:i/>
          <w:sz w:val="24"/>
          <w:szCs w:val="24"/>
          <w:vertAlign w:val="subscript"/>
        </w:rPr>
        <w:t>i</w:t>
      </w:r>
      <w:r>
        <w:rPr>
          <w:rFonts w:ascii="Times New Roman" w:hAnsi="Times New Roman" w:hint="eastAsia"/>
          <w:sz w:val="24"/>
          <w:szCs w:val="24"/>
        </w:rPr>
        <w:t>(</w:t>
      </w:r>
      <w:r w:rsidRPr="00B32FEA">
        <w:rPr>
          <w:rFonts w:ascii="Times New Roman" w:hAnsi="Times New Roman" w:hint="eastAsia"/>
          <w:i/>
          <w:sz w:val="24"/>
          <w:szCs w:val="24"/>
        </w:rPr>
        <w:t>i=1,2,</w:t>
      </w:r>
      <w:r w:rsidRPr="00B32FEA">
        <w:rPr>
          <w:rFonts w:ascii="Times New Roman" w:hAnsi="Times New Roman"/>
          <w:i/>
          <w:sz w:val="24"/>
          <w:szCs w:val="24"/>
        </w:rPr>
        <w:t>…</w:t>
      </w:r>
      <w:r w:rsidRPr="00B32FEA">
        <w:rPr>
          <w:rFonts w:ascii="Times New Roman" w:hAnsi="Times New Roman" w:hint="eastAsia"/>
          <w:i/>
          <w:sz w:val="24"/>
          <w:szCs w:val="24"/>
        </w:rPr>
        <w:t>,n</w:t>
      </w:r>
      <w:r>
        <w:rPr>
          <w:rFonts w:ascii="Times New Roman" w:hAnsi="Times New Roman" w:hint="eastAsia"/>
          <w:sz w:val="24"/>
          <w:szCs w:val="24"/>
        </w:rPr>
        <w:t>)</w:t>
      </w:r>
      <w:r>
        <w:rPr>
          <w:rFonts w:ascii="Times New Roman" w:hAnsi="Times New Roman" w:hint="eastAsia"/>
          <w:sz w:val="24"/>
          <w:szCs w:val="24"/>
        </w:rPr>
        <w:t>。通过这种设计使得任务所需要的数据数据耦合性降低，增加的计算的灵活性。</w:t>
      </w:r>
    </w:p>
    <w:p w:rsidR="00092FE6" w:rsidRDefault="00FF4475" w:rsidP="00FF4475">
      <w:pPr>
        <w:spacing w:line="400" w:lineRule="exact"/>
        <w:jc w:val="both"/>
        <w:rPr>
          <w:sz w:val="24"/>
        </w:rPr>
      </w:pPr>
      <w:r>
        <w:rPr>
          <w:rFonts w:hint="eastAsia"/>
          <w:sz w:val="24"/>
        </w:rPr>
        <w:t>2.</w:t>
      </w:r>
      <w:r w:rsidR="00092FE6" w:rsidRPr="00FF4475">
        <w:rPr>
          <w:rFonts w:hint="eastAsia"/>
          <w:sz w:val="24"/>
        </w:rPr>
        <w:t>为了方便管理任务和其对应的数据块信息以及它们之间的对应关系，我们</w:t>
      </w:r>
      <w:r w:rsidR="00092FE6" w:rsidRPr="00092FE6">
        <w:rPr>
          <w:rFonts w:hint="eastAsia"/>
          <w:sz w:val="24"/>
        </w:rPr>
        <w:t>设计以下数据结构：</w:t>
      </w:r>
    </w:p>
    <w:p w:rsidR="00092FE6" w:rsidRDefault="00092FE6" w:rsidP="00FF4475">
      <w:pPr>
        <w:spacing w:line="400" w:lineRule="exact"/>
        <w:ind w:firstLine="420"/>
        <w:jc w:val="both"/>
        <w:rPr>
          <w:rFonts w:ascii="Times New Roman" w:hAnsi="Times New Roman"/>
          <w:sz w:val="24"/>
          <w:szCs w:val="24"/>
        </w:rPr>
      </w:pPr>
      <w:r w:rsidRPr="00092FE6">
        <w:rPr>
          <w:rFonts w:ascii="Times New Roman" w:hAnsi="Times New Roman" w:hint="eastAsia"/>
          <w:sz w:val="24"/>
          <w:szCs w:val="24"/>
        </w:rPr>
        <w:t>由于</w:t>
      </w:r>
      <w:r w:rsidRPr="00092FE6">
        <w:rPr>
          <w:rFonts w:ascii="Times New Roman" w:hAnsi="Times New Roman" w:hint="eastAsia"/>
          <w:sz w:val="24"/>
          <w:szCs w:val="24"/>
        </w:rPr>
        <w:t>SVPC</w:t>
      </w:r>
      <w:r>
        <w:rPr>
          <w:rFonts w:ascii="Times New Roman" w:hAnsi="Times New Roman" w:hint="eastAsia"/>
          <w:sz w:val="24"/>
          <w:szCs w:val="24"/>
        </w:rPr>
        <w:t>分布式通用计算集群，是混合集群中即集群中的节点是异构的，处理能力个不相同。所以每个节点的都会有独有的</w:t>
      </w:r>
      <w:r>
        <w:rPr>
          <w:rFonts w:ascii="Times New Roman" w:hAnsi="Times New Roman" w:hint="eastAsia"/>
          <w:sz w:val="24"/>
          <w:szCs w:val="24"/>
        </w:rPr>
        <w:t>DPV</w:t>
      </w:r>
      <w:r>
        <w:rPr>
          <w:rFonts w:ascii="Times New Roman" w:hAnsi="Times New Roman" w:hint="eastAsia"/>
          <w:sz w:val="24"/>
          <w:szCs w:val="24"/>
        </w:rPr>
        <w:t>集合，用来记录该节点对每种</w:t>
      </w:r>
      <w:r>
        <w:rPr>
          <w:rFonts w:ascii="Times New Roman" w:hAnsi="Times New Roman" w:hint="eastAsia"/>
          <w:sz w:val="24"/>
          <w:szCs w:val="24"/>
        </w:rPr>
        <w:t>QR</w:t>
      </w:r>
      <w:r>
        <w:rPr>
          <w:rFonts w:ascii="Times New Roman" w:hAnsi="Times New Roman" w:hint="eastAsia"/>
          <w:sz w:val="24"/>
          <w:szCs w:val="24"/>
        </w:rPr>
        <w:t>（第四章会详细解释其定义）处理能力</w:t>
      </w:r>
      <w:r w:rsidR="0070064A" w:rsidRPr="00483870">
        <w:rPr>
          <w:rFonts w:ascii="Times New Roman" w:hAnsi="Times New Roman" w:hint="eastAsia"/>
          <w:i/>
          <w:sz w:val="24"/>
          <w:szCs w:val="24"/>
        </w:rPr>
        <w:t>dpv</w:t>
      </w:r>
      <w:r>
        <w:rPr>
          <w:rFonts w:ascii="Times New Roman" w:hAnsi="Times New Roman" w:hint="eastAsia"/>
          <w:sz w:val="24"/>
          <w:szCs w:val="24"/>
        </w:rPr>
        <w:t>。</w:t>
      </w:r>
      <w:r w:rsidR="00483870">
        <w:rPr>
          <w:rFonts w:ascii="Times New Roman" w:hAnsi="Times New Roman" w:hint="eastAsia"/>
          <w:sz w:val="24"/>
          <w:szCs w:val="24"/>
        </w:rPr>
        <w:t>同时考虑到减少一次计算的误差，我们保留该节点上的每种</w:t>
      </w:r>
      <w:r w:rsidR="0070064A">
        <w:rPr>
          <w:rFonts w:ascii="Times New Roman" w:hAnsi="Times New Roman" w:hint="eastAsia"/>
          <w:sz w:val="24"/>
          <w:szCs w:val="24"/>
        </w:rPr>
        <w:t>QR</w:t>
      </w:r>
      <w:r w:rsidR="0070064A">
        <w:rPr>
          <w:rFonts w:ascii="Times New Roman" w:hAnsi="Times New Roman" w:hint="eastAsia"/>
          <w:sz w:val="24"/>
          <w:szCs w:val="24"/>
        </w:rPr>
        <w:t>处理能力的最近三次计算数据信息，然后取三次历史数据的信息作为该节点对该</w:t>
      </w:r>
      <w:r w:rsidR="0070064A">
        <w:rPr>
          <w:rFonts w:ascii="Times New Roman" w:hAnsi="Times New Roman" w:hint="eastAsia"/>
          <w:sz w:val="24"/>
          <w:szCs w:val="24"/>
        </w:rPr>
        <w:t>QR</w:t>
      </w:r>
      <w:r w:rsidR="0070064A">
        <w:rPr>
          <w:rFonts w:ascii="Times New Roman" w:hAnsi="Times New Roman" w:hint="eastAsia"/>
          <w:sz w:val="24"/>
          <w:szCs w:val="24"/>
        </w:rPr>
        <w:t>的</w:t>
      </w:r>
      <w:r w:rsidR="0070064A" w:rsidRPr="0070064A">
        <w:rPr>
          <w:rFonts w:ascii="Times New Roman" w:hAnsi="Times New Roman" w:hint="eastAsia"/>
          <w:i/>
          <w:sz w:val="24"/>
          <w:szCs w:val="24"/>
        </w:rPr>
        <w:t>dpv</w:t>
      </w:r>
      <w:r w:rsidR="0070064A">
        <w:rPr>
          <w:rFonts w:ascii="Times New Roman" w:hAnsi="Times New Roman" w:hint="eastAsia"/>
          <w:sz w:val="24"/>
          <w:szCs w:val="24"/>
        </w:rPr>
        <w:t>数据。所以我们定义如表</w:t>
      </w:r>
      <w:r w:rsidR="00516D0F">
        <w:rPr>
          <w:rFonts w:ascii="Times New Roman" w:hAnsi="Times New Roman" w:hint="eastAsia"/>
          <w:sz w:val="24"/>
          <w:szCs w:val="24"/>
        </w:rPr>
        <w:t>3-3</w:t>
      </w:r>
      <w:r w:rsidR="0070064A">
        <w:rPr>
          <w:rFonts w:ascii="Times New Roman" w:hAnsi="Times New Roman" w:hint="eastAsia"/>
          <w:sz w:val="24"/>
          <w:szCs w:val="24"/>
        </w:rPr>
        <w:t>的数据结构</w:t>
      </w:r>
      <w:r w:rsidR="0070064A">
        <w:rPr>
          <w:rFonts w:ascii="Times New Roman" w:hAnsi="Times New Roman" w:hint="eastAsia"/>
          <w:sz w:val="24"/>
          <w:szCs w:val="24"/>
        </w:rPr>
        <w:t>QRA</w:t>
      </w:r>
      <w:r w:rsidR="0070064A">
        <w:rPr>
          <w:rFonts w:ascii="Times New Roman" w:hAnsi="Times New Roman" w:hint="eastAsia"/>
          <w:sz w:val="24"/>
          <w:szCs w:val="24"/>
        </w:rPr>
        <w:t>：</w:t>
      </w:r>
    </w:p>
    <w:p w:rsidR="0070064A" w:rsidRPr="0070064A" w:rsidRDefault="0070064A" w:rsidP="0070064A">
      <w:pPr>
        <w:spacing w:line="240" w:lineRule="atLeast"/>
        <w:jc w:val="center"/>
        <w:rPr>
          <w:rFonts w:ascii="Times New Roman" w:eastAsia="楷体" w:hAnsi="Times New Roman"/>
        </w:rPr>
      </w:pPr>
      <w:r w:rsidRPr="000B1A64">
        <w:rPr>
          <w:rFonts w:ascii="Times New Roman" w:eastAsia="楷体" w:hAnsi="Times New Roman" w:hint="eastAsia"/>
        </w:rPr>
        <w:t>表</w:t>
      </w:r>
      <w:r w:rsidR="00516D0F">
        <w:rPr>
          <w:rFonts w:ascii="Times New Roman" w:eastAsia="楷体" w:hAnsi="Times New Roman" w:hint="eastAsia"/>
        </w:rPr>
        <w:t>3-3</w:t>
      </w:r>
      <w:r>
        <w:rPr>
          <w:rFonts w:ascii="Times New Roman" w:eastAsia="楷体" w:hAnsi="Times New Roman" w:hint="eastAsia"/>
        </w:rPr>
        <w:t>数据结构</w:t>
      </w:r>
      <w:r>
        <w:rPr>
          <w:rFonts w:ascii="Times New Roman" w:eastAsia="楷体" w:hAnsi="Times New Roman" w:hint="eastAsia"/>
        </w:rPr>
        <w:t>QRA</w:t>
      </w:r>
    </w:p>
    <w:tbl>
      <w:tblPr>
        <w:tblStyle w:val="aa"/>
        <w:tblW w:w="0" w:type="auto"/>
        <w:tblLook w:val="04A0"/>
      </w:tblPr>
      <w:tblGrid>
        <w:gridCol w:w="1704"/>
        <w:gridCol w:w="1704"/>
        <w:gridCol w:w="1704"/>
        <w:gridCol w:w="1705"/>
        <w:gridCol w:w="1705"/>
      </w:tblGrid>
      <w:tr w:rsidR="0070064A" w:rsidTr="0070064A">
        <w:tc>
          <w:tcPr>
            <w:tcW w:w="1704" w:type="dxa"/>
          </w:tcPr>
          <w:p w:rsidR="0070064A" w:rsidRDefault="0070064A" w:rsidP="00092FE6">
            <w:pPr>
              <w:rPr>
                <w:rFonts w:ascii="Times New Roman" w:hAnsi="Times New Roman"/>
                <w:sz w:val="24"/>
                <w:szCs w:val="24"/>
              </w:rPr>
            </w:pPr>
            <w:r>
              <w:rPr>
                <w:rFonts w:ascii="Times New Roman" w:hAnsi="Times New Roman" w:hint="eastAsia"/>
                <w:sz w:val="24"/>
                <w:szCs w:val="24"/>
              </w:rPr>
              <w:t>变量名</w:t>
            </w:r>
          </w:p>
        </w:tc>
        <w:tc>
          <w:tcPr>
            <w:tcW w:w="1704" w:type="dxa"/>
          </w:tcPr>
          <w:p w:rsidR="0070064A" w:rsidRDefault="0070064A" w:rsidP="00092FE6">
            <w:pPr>
              <w:rPr>
                <w:rFonts w:ascii="Times New Roman" w:hAnsi="Times New Roman"/>
                <w:sz w:val="24"/>
                <w:szCs w:val="24"/>
              </w:rPr>
            </w:pPr>
            <w:r>
              <w:rPr>
                <w:rFonts w:ascii="Times New Roman" w:hAnsi="Times New Roman" w:hint="eastAsia"/>
                <w:sz w:val="24"/>
                <w:szCs w:val="24"/>
              </w:rPr>
              <w:t>QR_average</w:t>
            </w:r>
          </w:p>
        </w:tc>
        <w:tc>
          <w:tcPr>
            <w:tcW w:w="1704" w:type="dxa"/>
          </w:tcPr>
          <w:p w:rsidR="0070064A" w:rsidRDefault="0070064A" w:rsidP="00092FE6">
            <w:pPr>
              <w:rPr>
                <w:rFonts w:ascii="Times New Roman" w:hAnsi="Times New Roman"/>
                <w:sz w:val="24"/>
                <w:szCs w:val="24"/>
              </w:rPr>
            </w:pPr>
            <w:r>
              <w:rPr>
                <w:rFonts w:ascii="Times New Roman" w:hAnsi="Times New Roman" w:hint="eastAsia"/>
                <w:sz w:val="24"/>
                <w:szCs w:val="24"/>
              </w:rPr>
              <w:t>QR_1</w:t>
            </w:r>
          </w:p>
        </w:tc>
        <w:tc>
          <w:tcPr>
            <w:tcW w:w="1705" w:type="dxa"/>
          </w:tcPr>
          <w:p w:rsidR="0070064A" w:rsidRDefault="0070064A" w:rsidP="00092FE6">
            <w:pPr>
              <w:rPr>
                <w:rFonts w:ascii="Times New Roman" w:hAnsi="Times New Roman"/>
                <w:sz w:val="24"/>
                <w:szCs w:val="24"/>
              </w:rPr>
            </w:pPr>
            <w:r>
              <w:rPr>
                <w:rFonts w:ascii="Times New Roman" w:hAnsi="Times New Roman" w:hint="eastAsia"/>
                <w:sz w:val="24"/>
                <w:szCs w:val="24"/>
              </w:rPr>
              <w:t>QR_2</w:t>
            </w:r>
          </w:p>
        </w:tc>
        <w:tc>
          <w:tcPr>
            <w:tcW w:w="1705" w:type="dxa"/>
          </w:tcPr>
          <w:p w:rsidR="0070064A" w:rsidRDefault="0070064A" w:rsidP="00092FE6">
            <w:pPr>
              <w:rPr>
                <w:rFonts w:ascii="Times New Roman" w:hAnsi="Times New Roman"/>
                <w:sz w:val="24"/>
                <w:szCs w:val="24"/>
              </w:rPr>
            </w:pPr>
            <w:r>
              <w:rPr>
                <w:rFonts w:ascii="Times New Roman" w:hAnsi="Times New Roman" w:hint="eastAsia"/>
                <w:sz w:val="24"/>
                <w:szCs w:val="24"/>
              </w:rPr>
              <w:t>QR_3</w:t>
            </w:r>
          </w:p>
        </w:tc>
      </w:tr>
      <w:tr w:rsidR="0070064A" w:rsidTr="0070064A">
        <w:tc>
          <w:tcPr>
            <w:tcW w:w="1704" w:type="dxa"/>
          </w:tcPr>
          <w:p w:rsidR="0070064A" w:rsidRDefault="0070064A" w:rsidP="00092FE6">
            <w:pPr>
              <w:rPr>
                <w:rFonts w:ascii="Times New Roman" w:hAnsi="Times New Roman"/>
                <w:sz w:val="24"/>
                <w:szCs w:val="24"/>
              </w:rPr>
            </w:pPr>
            <w:r>
              <w:rPr>
                <w:rFonts w:ascii="Times New Roman" w:hAnsi="Times New Roman" w:hint="eastAsia"/>
                <w:sz w:val="24"/>
                <w:szCs w:val="24"/>
              </w:rPr>
              <w:t>变量类型</w:t>
            </w:r>
          </w:p>
        </w:tc>
        <w:tc>
          <w:tcPr>
            <w:tcW w:w="1704" w:type="dxa"/>
          </w:tcPr>
          <w:p w:rsidR="0070064A" w:rsidRDefault="0070064A" w:rsidP="00092FE6">
            <w:pPr>
              <w:rPr>
                <w:rFonts w:ascii="Times New Roman" w:hAnsi="Times New Roman"/>
                <w:sz w:val="24"/>
                <w:szCs w:val="24"/>
              </w:rPr>
            </w:pPr>
            <w:r>
              <w:rPr>
                <w:rFonts w:ascii="Times New Roman" w:hAnsi="Times New Roman" w:hint="eastAsia"/>
                <w:sz w:val="24"/>
                <w:szCs w:val="24"/>
              </w:rPr>
              <w:t>double</w:t>
            </w:r>
          </w:p>
        </w:tc>
        <w:tc>
          <w:tcPr>
            <w:tcW w:w="1704" w:type="dxa"/>
          </w:tcPr>
          <w:p w:rsidR="0070064A" w:rsidRDefault="0070064A" w:rsidP="00092FE6">
            <w:pPr>
              <w:rPr>
                <w:rFonts w:ascii="Times New Roman" w:hAnsi="Times New Roman"/>
                <w:sz w:val="24"/>
                <w:szCs w:val="24"/>
              </w:rPr>
            </w:pPr>
            <w:r>
              <w:rPr>
                <w:rFonts w:ascii="Times New Roman" w:hAnsi="Times New Roman" w:hint="eastAsia"/>
                <w:sz w:val="24"/>
                <w:szCs w:val="24"/>
              </w:rPr>
              <w:t>double</w:t>
            </w:r>
          </w:p>
        </w:tc>
        <w:tc>
          <w:tcPr>
            <w:tcW w:w="1705" w:type="dxa"/>
          </w:tcPr>
          <w:p w:rsidR="0070064A" w:rsidRDefault="0070064A" w:rsidP="00092FE6">
            <w:pPr>
              <w:rPr>
                <w:rFonts w:ascii="Times New Roman" w:hAnsi="Times New Roman"/>
                <w:sz w:val="24"/>
                <w:szCs w:val="24"/>
              </w:rPr>
            </w:pPr>
            <w:r>
              <w:rPr>
                <w:rFonts w:ascii="Times New Roman" w:hAnsi="Times New Roman" w:hint="eastAsia"/>
                <w:sz w:val="24"/>
                <w:szCs w:val="24"/>
              </w:rPr>
              <w:t>double</w:t>
            </w:r>
          </w:p>
        </w:tc>
        <w:tc>
          <w:tcPr>
            <w:tcW w:w="1705" w:type="dxa"/>
          </w:tcPr>
          <w:p w:rsidR="0070064A" w:rsidRDefault="0070064A" w:rsidP="00092FE6">
            <w:pPr>
              <w:rPr>
                <w:rFonts w:ascii="Times New Roman" w:hAnsi="Times New Roman"/>
                <w:sz w:val="24"/>
                <w:szCs w:val="24"/>
              </w:rPr>
            </w:pPr>
            <w:r>
              <w:rPr>
                <w:rFonts w:ascii="Times New Roman" w:hAnsi="Times New Roman" w:hint="eastAsia"/>
                <w:sz w:val="24"/>
                <w:szCs w:val="24"/>
              </w:rPr>
              <w:t>double</w:t>
            </w:r>
          </w:p>
        </w:tc>
      </w:tr>
    </w:tbl>
    <w:p w:rsidR="0070064A" w:rsidRDefault="0070064A" w:rsidP="00FF4475">
      <w:pPr>
        <w:spacing w:line="400" w:lineRule="exact"/>
        <w:rPr>
          <w:rFonts w:ascii="Times New Roman" w:hAnsi="Times New Roman"/>
          <w:sz w:val="24"/>
          <w:szCs w:val="24"/>
        </w:rPr>
      </w:pPr>
      <w:r>
        <w:rPr>
          <w:rFonts w:ascii="Times New Roman" w:hAnsi="Times New Roman" w:hint="eastAsia"/>
          <w:sz w:val="24"/>
          <w:szCs w:val="24"/>
        </w:rPr>
        <w:t>数据结构</w:t>
      </w:r>
      <w:r>
        <w:rPr>
          <w:rFonts w:ascii="Times New Roman" w:hAnsi="Times New Roman" w:hint="eastAsia"/>
          <w:sz w:val="24"/>
          <w:szCs w:val="24"/>
        </w:rPr>
        <w:t>QRA</w:t>
      </w:r>
      <w:r>
        <w:rPr>
          <w:rFonts w:ascii="Times New Roman" w:hAnsi="Times New Roman" w:hint="eastAsia"/>
          <w:sz w:val="24"/>
          <w:szCs w:val="24"/>
        </w:rPr>
        <w:t>中</w:t>
      </w:r>
      <w:r w:rsidRPr="00483870">
        <w:rPr>
          <w:rFonts w:ascii="Times New Roman" w:hAnsi="Times New Roman" w:hint="eastAsia"/>
          <w:sz w:val="24"/>
          <w:szCs w:val="24"/>
        </w:rPr>
        <w:t>QR_average</w:t>
      </w:r>
      <w:r>
        <w:rPr>
          <w:rFonts w:ascii="Times New Roman" w:hAnsi="Times New Roman" w:hint="eastAsia"/>
          <w:sz w:val="24"/>
          <w:szCs w:val="24"/>
        </w:rPr>
        <w:t>表示三次</w:t>
      </w:r>
      <w:r w:rsidRPr="0070064A">
        <w:rPr>
          <w:rFonts w:ascii="Times New Roman" w:hAnsi="Times New Roman" w:hint="eastAsia"/>
          <w:i/>
          <w:sz w:val="24"/>
          <w:szCs w:val="24"/>
        </w:rPr>
        <w:t>dpv</w:t>
      </w:r>
      <w:r>
        <w:rPr>
          <w:rFonts w:ascii="Times New Roman" w:hAnsi="Times New Roman" w:hint="eastAsia"/>
          <w:sz w:val="24"/>
          <w:szCs w:val="24"/>
        </w:rPr>
        <w:t>的平均值，</w:t>
      </w:r>
      <w:r w:rsidRPr="00483870">
        <w:rPr>
          <w:rFonts w:ascii="Times New Roman" w:hAnsi="Times New Roman" w:hint="eastAsia"/>
          <w:sz w:val="24"/>
          <w:szCs w:val="24"/>
        </w:rPr>
        <w:t>QR_1</w:t>
      </w:r>
      <w:r>
        <w:rPr>
          <w:rFonts w:ascii="Times New Roman" w:hAnsi="Times New Roman" w:hint="eastAsia"/>
          <w:sz w:val="24"/>
          <w:szCs w:val="24"/>
        </w:rPr>
        <w:t>最近一次的</w:t>
      </w:r>
      <w:r w:rsidRPr="0070064A">
        <w:rPr>
          <w:rFonts w:ascii="Times New Roman" w:hAnsi="Times New Roman" w:hint="eastAsia"/>
          <w:i/>
          <w:sz w:val="24"/>
          <w:szCs w:val="24"/>
        </w:rPr>
        <w:t>dpv</w:t>
      </w:r>
      <w:r>
        <w:rPr>
          <w:rFonts w:ascii="Times New Roman" w:hAnsi="Times New Roman" w:hint="eastAsia"/>
          <w:sz w:val="24"/>
          <w:szCs w:val="24"/>
        </w:rPr>
        <w:t>计算值，</w:t>
      </w:r>
      <w:r w:rsidRPr="00483870">
        <w:rPr>
          <w:rFonts w:ascii="Times New Roman" w:hAnsi="Times New Roman" w:hint="eastAsia"/>
          <w:sz w:val="24"/>
          <w:szCs w:val="24"/>
        </w:rPr>
        <w:t>QR_2</w:t>
      </w:r>
      <w:r>
        <w:rPr>
          <w:rFonts w:ascii="Times New Roman" w:hAnsi="Times New Roman" w:hint="eastAsia"/>
          <w:sz w:val="24"/>
          <w:szCs w:val="24"/>
        </w:rPr>
        <w:t>表示最近第二次的</w:t>
      </w:r>
      <w:r w:rsidRPr="0070064A">
        <w:rPr>
          <w:rFonts w:ascii="Times New Roman" w:hAnsi="Times New Roman" w:hint="eastAsia"/>
          <w:i/>
          <w:sz w:val="24"/>
          <w:szCs w:val="24"/>
        </w:rPr>
        <w:t>dpv</w:t>
      </w:r>
      <w:r>
        <w:rPr>
          <w:rFonts w:ascii="Times New Roman" w:hAnsi="Times New Roman" w:hint="eastAsia"/>
          <w:sz w:val="24"/>
          <w:szCs w:val="24"/>
        </w:rPr>
        <w:t>计算值，以此类推。</w:t>
      </w:r>
    </w:p>
    <w:p w:rsidR="00AE1107" w:rsidRDefault="00AE1107" w:rsidP="00B87AF6">
      <w:pPr>
        <w:spacing w:line="400" w:lineRule="exact"/>
        <w:rPr>
          <w:rFonts w:ascii="Times New Roman" w:hAnsi="Times New Roman"/>
          <w:sz w:val="24"/>
          <w:szCs w:val="24"/>
        </w:rPr>
      </w:pPr>
      <w:r>
        <w:rPr>
          <w:rFonts w:ascii="Times New Roman" w:hAnsi="Times New Roman" w:hint="eastAsia"/>
          <w:sz w:val="24"/>
          <w:szCs w:val="24"/>
        </w:rPr>
        <w:t>为了方便管理每种每种</w:t>
      </w:r>
      <w:r>
        <w:rPr>
          <w:rFonts w:ascii="Times New Roman" w:hAnsi="Times New Roman" w:hint="eastAsia"/>
          <w:sz w:val="24"/>
          <w:szCs w:val="24"/>
        </w:rPr>
        <w:t>QR</w:t>
      </w:r>
      <w:r>
        <w:rPr>
          <w:rFonts w:ascii="Times New Roman" w:hAnsi="Times New Roman" w:hint="eastAsia"/>
          <w:sz w:val="24"/>
          <w:szCs w:val="24"/>
        </w:rPr>
        <w:t>的</w:t>
      </w:r>
      <w:r>
        <w:rPr>
          <w:rFonts w:ascii="Times New Roman" w:hAnsi="Times New Roman" w:hint="eastAsia"/>
          <w:sz w:val="24"/>
          <w:szCs w:val="24"/>
        </w:rPr>
        <w:t>QRA</w:t>
      </w:r>
      <w:r>
        <w:rPr>
          <w:rFonts w:ascii="Times New Roman" w:hAnsi="Times New Roman" w:hint="eastAsia"/>
          <w:sz w:val="24"/>
          <w:szCs w:val="24"/>
        </w:rPr>
        <w:t>，我们设计为每个节点设计一个</w:t>
      </w:r>
      <w:r>
        <w:rPr>
          <w:rFonts w:ascii="Times New Roman" w:hAnsi="Times New Roman" w:hint="eastAsia"/>
          <w:sz w:val="24"/>
          <w:szCs w:val="24"/>
        </w:rPr>
        <w:t>DPV</w:t>
      </w:r>
      <w:r>
        <w:rPr>
          <w:rFonts w:ascii="Times New Roman" w:hAnsi="Times New Roman" w:hint="eastAsia"/>
          <w:sz w:val="24"/>
          <w:szCs w:val="24"/>
        </w:rPr>
        <w:t>的数据结构，用来统一管理</w:t>
      </w:r>
      <w:r>
        <w:rPr>
          <w:rFonts w:ascii="Times New Roman" w:hAnsi="Times New Roman" w:hint="eastAsia"/>
          <w:sz w:val="24"/>
          <w:szCs w:val="24"/>
        </w:rPr>
        <w:t>QRA</w:t>
      </w:r>
      <w:r>
        <w:rPr>
          <w:rFonts w:ascii="Times New Roman" w:hAnsi="Times New Roman" w:hint="eastAsia"/>
          <w:sz w:val="24"/>
          <w:szCs w:val="24"/>
        </w:rPr>
        <w:t>，数据结构</w:t>
      </w:r>
      <w:r>
        <w:rPr>
          <w:rFonts w:ascii="Times New Roman" w:hAnsi="Times New Roman" w:hint="eastAsia"/>
          <w:sz w:val="24"/>
          <w:szCs w:val="24"/>
        </w:rPr>
        <w:t>DPV</w:t>
      </w:r>
      <w:r>
        <w:rPr>
          <w:rFonts w:ascii="Times New Roman" w:hAnsi="Times New Roman" w:hint="eastAsia"/>
          <w:sz w:val="24"/>
          <w:szCs w:val="24"/>
        </w:rPr>
        <w:t>如图</w:t>
      </w:r>
      <w:r>
        <w:rPr>
          <w:rFonts w:ascii="Times New Roman" w:hAnsi="Times New Roman" w:hint="eastAsia"/>
          <w:sz w:val="24"/>
          <w:szCs w:val="24"/>
        </w:rPr>
        <w:t>3-</w:t>
      </w:r>
      <w:r w:rsidR="00034A66">
        <w:rPr>
          <w:rFonts w:ascii="Times New Roman" w:hAnsi="Times New Roman" w:hint="eastAsia"/>
          <w:sz w:val="24"/>
          <w:szCs w:val="24"/>
        </w:rPr>
        <w:t>7</w:t>
      </w:r>
      <w:r>
        <w:rPr>
          <w:rFonts w:ascii="Times New Roman" w:hAnsi="Times New Roman" w:hint="eastAsia"/>
          <w:sz w:val="24"/>
          <w:szCs w:val="24"/>
        </w:rPr>
        <w:t>所示，</w:t>
      </w:r>
      <w:r>
        <w:rPr>
          <w:rFonts w:ascii="Times New Roman" w:hAnsi="Times New Roman" w:hint="eastAsia"/>
          <w:sz w:val="24"/>
          <w:szCs w:val="24"/>
        </w:rPr>
        <w:t>DPV</w:t>
      </w:r>
      <w:r>
        <w:rPr>
          <w:rFonts w:ascii="Times New Roman" w:hAnsi="Times New Roman" w:hint="eastAsia"/>
          <w:sz w:val="24"/>
          <w:szCs w:val="24"/>
        </w:rPr>
        <w:t>实际上一个</w:t>
      </w:r>
      <w:r>
        <w:rPr>
          <w:rFonts w:ascii="Times New Roman" w:hAnsi="Times New Roman" w:hint="eastAsia"/>
          <w:sz w:val="24"/>
          <w:szCs w:val="24"/>
        </w:rPr>
        <w:t>QRA</w:t>
      </w:r>
      <w:r>
        <w:rPr>
          <w:rFonts w:ascii="Times New Roman" w:hAnsi="Times New Roman" w:hint="eastAsia"/>
          <w:sz w:val="24"/>
          <w:szCs w:val="24"/>
        </w:rPr>
        <w:t>链表或者数组。</w:t>
      </w:r>
    </w:p>
    <w:p w:rsidR="00034A66" w:rsidRDefault="008E1D83" w:rsidP="00034A66">
      <w:pPr>
        <w:jc w:val="center"/>
      </w:pPr>
      <w:r>
        <w:pict>
          <v:shape id="_x0000_i1034" type="#_x0000_t75" style="width:255pt;height:135.75pt">
            <v:imagedata r:id="rId43" o:title="DPVQRA"/>
          </v:shape>
        </w:pict>
      </w:r>
    </w:p>
    <w:p w:rsidR="00034A66" w:rsidRDefault="00034A66" w:rsidP="00034A66">
      <w:pPr>
        <w:ind w:firstLine="420"/>
        <w:jc w:val="center"/>
        <w:rPr>
          <w:rFonts w:ascii="Times New Roman" w:hAnsi="Times New Roman"/>
          <w:sz w:val="24"/>
          <w:szCs w:val="24"/>
        </w:rPr>
      </w:pPr>
      <w:r w:rsidRPr="00CA740E">
        <w:rPr>
          <w:rFonts w:ascii="Times New Roman" w:eastAsia="楷体" w:hAnsi="Times New Roman" w:hint="eastAsia"/>
        </w:rPr>
        <w:t>图</w:t>
      </w:r>
      <w:r>
        <w:rPr>
          <w:rFonts w:ascii="Times New Roman" w:eastAsia="楷体" w:hAnsi="Times New Roman" w:hint="eastAsia"/>
        </w:rPr>
        <w:t>3-7Controller</w:t>
      </w:r>
      <w:r>
        <w:rPr>
          <w:rFonts w:ascii="Times New Roman" w:eastAsia="楷体" w:hAnsi="Times New Roman" w:hint="eastAsia"/>
        </w:rPr>
        <w:t>组件的职责</w:t>
      </w:r>
    </w:p>
    <w:p w:rsidR="00AE1107" w:rsidRDefault="00AE1107" w:rsidP="00B87AF6">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然后我们设计一个用来维护每个节点信息数据结构</w:t>
      </w:r>
      <w:r>
        <w:rPr>
          <w:rFonts w:ascii="Times New Roman" w:hAnsi="Times New Roman" w:hint="eastAsia"/>
          <w:sz w:val="24"/>
          <w:szCs w:val="24"/>
        </w:rPr>
        <w:t>NODE_INFO</w:t>
      </w:r>
      <w:r w:rsidR="001C4274">
        <w:rPr>
          <w:rFonts w:ascii="Times New Roman" w:hAnsi="Times New Roman" w:hint="eastAsia"/>
          <w:sz w:val="24"/>
          <w:szCs w:val="24"/>
        </w:rPr>
        <w:t>，该结构主要供</w:t>
      </w:r>
      <w:r w:rsidR="001C4274">
        <w:rPr>
          <w:rFonts w:ascii="Times New Roman" w:hAnsi="Times New Roman" w:hint="eastAsia"/>
          <w:sz w:val="24"/>
          <w:szCs w:val="24"/>
        </w:rPr>
        <w:t>Controller</w:t>
      </w:r>
      <w:r w:rsidR="001C4274">
        <w:rPr>
          <w:rFonts w:ascii="Times New Roman" w:hAnsi="Times New Roman" w:hint="eastAsia"/>
          <w:sz w:val="24"/>
          <w:szCs w:val="24"/>
        </w:rPr>
        <w:t>用来维护每个节点的信息。</w:t>
      </w:r>
      <w:r w:rsidR="001C4274">
        <w:rPr>
          <w:rFonts w:ascii="Times New Roman" w:hAnsi="Times New Roman" w:hint="eastAsia"/>
          <w:sz w:val="24"/>
          <w:szCs w:val="24"/>
        </w:rPr>
        <w:t>NODE_INFO</w:t>
      </w:r>
      <w:r w:rsidR="001C4274">
        <w:rPr>
          <w:rFonts w:ascii="Times New Roman" w:hAnsi="Times New Roman" w:hint="eastAsia"/>
          <w:sz w:val="24"/>
          <w:szCs w:val="24"/>
        </w:rPr>
        <w:t>的结构</w:t>
      </w:r>
    </w:p>
    <w:p w:rsidR="00D93986" w:rsidRPr="00D93986" w:rsidRDefault="00D93986" w:rsidP="00D93986">
      <w:pPr>
        <w:spacing w:line="240" w:lineRule="atLeast"/>
        <w:jc w:val="center"/>
        <w:rPr>
          <w:rFonts w:ascii="Times New Roman" w:eastAsia="楷体" w:hAnsi="Times New Roman"/>
        </w:rPr>
      </w:pPr>
      <w:r w:rsidRPr="000B1A64">
        <w:rPr>
          <w:rFonts w:ascii="Times New Roman" w:eastAsia="楷体" w:hAnsi="Times New Roman" w:hint="eastAsia"/>
        </w:rPr>
        <w:t>表</w:t>
      </w:r>
      <w:r w:rsidR="00516D0F">
        <w:rPr>
          <w:rFonts w:ascii="Times New Roman" w:eastAsia="楷体" w:hAnsi="Times New Roman" w:hint="eastAsia"/>
        </w:rPr>
        <w:t>3-4</w:t>
      </w:r>
      <w:r>
        <w:rPr>
          <w:rFonts w:ascii="Times New Roman" w:eastAsia="楷体" w:hAnsi="Times New Roman" w:hint="eastAsia"/>
        </w:rPr>
        <w:t>数据结构</w:t>
      </w:r>
      <w:r w:rsidRPr="00D93986">
        <w:rPr>
          <w:rFonts w:ascii="Times New Roman" w:eastAsia="楷体" w:hAnsi="Times New Roman"/>
        </w:rPr>
        <w:t>NODE_INFO</w:t>
      </w:r>
    </w:p>
    <w:tbl>
      <w:tblPr>
        <w:tblStyle w:val="aa"/>
        <w:tblW w:w="0" w:type="auto"/>
        <w:tblLook w:val="04A0"/>
      </w:tblPr>
      <w:tblGrid>
        <w:gridCol w:w="2130"/>
        <w:gridCol w:w="2130"/>
        <w:gridCol w:w="2131"/>
        <w:gridCol w:w="2131"/>
      </w:tblGrid>
      <w:tr w:rsidR="001C4274" w:rsidTr="001C4274">
        <w:tc>
          <w:tcPr>
            <w:tcW w:w="2130" w:type="dxa"/>
          </w:tcPr>
          <w:p w:rsidR="001C4274" w:rsidRDefault="001C4274" w:rsidP="0070064A">
            <w:pPr>
              <w:rPr>
                <w:rFonts w:ascii="Times New Roman" w:hAnsi="Times New Roman"/>
                <w:sz w:val="24"/>
                <w:szCs w:val="24"/>
              </w:rPr>
            </w:pPr>
            <w:r>
              <w:rPr>
                <w:rFonts w:ascii="Times New Roman" w:hAnsi="Times New Roman" w:hint="eastAsia"/>
                <w:sz w:val="24"/>
                <w:szCs w:val="24"/>
              </w:rPr>
              <w:t>变量名</w:t>
            </w:r>
          </w:p>
        </w:tc>
        <w:tc>
          <w:tcPr>
            <w:tcW w:w="2130" w:type="dxa"/>
          </w:tcPr>
          <w:p w:rsidR="001C4274" w:rsidRDefault="001C4274" w:rsidP="0070064A">
            <w:pPr>
              <w:rPr>
                <w:rFonts w:ascii="Times New Roman" w:hAnsi="Times New Roman"/>
                <w:sz w:val="24"/>
                <w:szCs w:val="24"/>
              </w:rPr>
            </w:pPr>
            <w:r>
              <w:rPr>
                <w:rFonts w:ascii="Times New Roman" w:hAnsi="Times New Roman" w:hint="eastAsia"/>
                <w:sz w:val="24"/>
                <w:szCs w:val="24"/>
              </w:rPr>
              <w:t>DPV_j</w:t>
            </w:r>
          </w:p>
        </w:tc>
        <w:tc>
          <w:tcPr>
            <w:tcW w:w="2131" w:type="dxa"/>
          </w:tcPr>
          <w:p w:rsidR="001C4274" w:rsidRDefault="001C4274" w:rsidP="0070064A">
            <w:pPr>
              <w:rPr>
                <w:rFonts w:ascii="Times New Roman" w:hAnsi="Times New Roman"/>
                <w:sz w:val="24"/>
                <w:szCs w:val="24"/>
              </w:rPr>
            </w:pPr>
            <w:bookmarkStart w:id="165" w:name="OLE_LINK96"/>
            <w:r>
              <w:rPr>
                <w:rFonts w:ascii="Times New Roman" w:hAnsi="Times New Roman" w:hint="eastAsia"/>
                <w:sz w:val="24"/>
                <w:szCs w:val="24"/>
              </w:rPr>
              <w:t>Job_aassigned</w:t>
            </w:r>
            <w:bookmarkEnd w:id="165"/>
          </w:p>
        </w:tc>
        <w:tc>
          <w:tcPr>
            <w:tcW w:w="2131" w:type="dxa"/>
          </w:tcPr>
          <w:p w:rsidR="001C4274" w:rsidRDefault="001C4274" w:rsidP="0070064A">
            <w:pPr>
              <w:rPr>
                <w:rFonts w:ascii="Times New Roman" w:hAnsi="Times New Roman"/>
                <w:sz w:val="24"/>
                <w:szCs w:val="24"/>
              </w:rPr>
            </w:pPr>
            <w:r>
              <w:rPr>
                <w:rFonts w:ascii="Times New Roman" w:hAnsi="Times New Roman" w:hint="eastAsia"/>
                <w:sz w:val="24"/>
                <w:szCs w:val="24"/>
              </w:rPr>
              <w:t>Job_not_aassigned</w:t>
            </w:r>
          </w:p>
        </w:tc>
      </w:tr>
      <w:tr w:rsidR="001C4274" w:rsidTr="001C4274">
        <w:tc>
          <w:tcPr>
            <w:tcW w:w="2130" w:type="dxa"/>
          </w:tcPr>
          <w:p w:rsidR="001C4274" w:rsidRDefault="001C4274" w:rsidP="0070064A">
            <w:pPr>
              <w:rPr>
                <w:rFonts w:ascii="Times New Roman" w:hAnsi="Times New Roman"/>
                <w:sz w:val="24"/>
                <w:szCs w:val="24"/>
              </w:rPr>
            </w:pPr>
            <w:r>
              <w:rPr>
                <w:rFonts w:ascii="Times New Roman" w:hAnsi="Times New Roman" w:hint="eastAsia"/>
                <w:sz w:val="24"/>
                <w:szCs w:val="24"/>
              </w:rPr>
              <w:t>变量类型</w:t>
            </w:r>
          </w:p>
        </w:tc>
        <w:tc>
          <w:tcPr>
            <w:tcW w:w="2130" w:type="dxa"/>
          </w:tcPr>
          <w:p w:rsidR="001C4274" w:rsidRDefault="001C4274" w:rsidP="0070064A">
            <w:pPr>
              <w:rPr>
                <w:rFonts w:ascii="Times New Roman" w:hAnsi="Times New Roman"/>
                <w:sz w:val="24"/>
                <w:szCs w:val="24"/>
              </w:rPr>
            </w:pPr>
            <w:r>
              <w:rPr>
                <w:rFonts w:ascii="Times New Roman" w:hAnsi="Times New Roman" w:hint="eastAsia"/>
                <w:sz w:val="24"/>
                <w:szCs w:val="24"/>
              </w:rPr>
              <w:t>DPV</w:t>
            </w:r>
          </w:p>
        </w:tc>
        <w:tc>
          <w:tcPr>
            <w:tcW w:w="2131" w:type="dxa"/>
          </w:tcPr>
          <w:p w:rsidR="001C4274" w:rsidRDefault="001C4274" w:rsidP="0070064A">
            <w:pPr>
              <w:rPr>
                <w:rFonts w:ascii="Times New Roman" w:hAnsi="Times New Roman"/>
                <w:sz w:val="24"/>
                <w:szCs w:val="24"/>
              </w:rPr>
            </w:pPr>
            <w:r>
              <w:rPr>
                <w:rFonts w:ascii="Times New Roman" w:hAnsi="Times New Roman" w:hint="eastAsia"/>
                <w:sz w:val="24"/>
                <w:szCs w:val="24"/>
              </w:rPr>
              <w:t>J</w:t>
            </w:r>
          </w:p>
        </w:tc>
        <w:tc>
          <w:tcPr>
            <w:tcW w:w="2131" w:type="dxa"/>
          </w:tcPr>
          <w:p w:rsidR="001C4274" w:rsidRDefault="001C4274" w:rsidP="0070064A">
            <w:pPr>
              <w:rPr>
                <w:rFonts w:ascii="Times New Roman" w:hAnsi="Times New Roman"/>
                <w:sz w:val="24"/>
                <w:szCs w:val="24"/>
              </w:rPr>
            </w:pPr>
            <w:r>
              <w:rPr>
                <w:rFonts w:ascii="Times New Roman" w:hAnsi="Times New Roman" w:hint="eastAsia"/>
                <w:sz w:val="24"/>
                <w:szCs w:val="24"/>
              </w:rPr>
              <w:t>J</w:t>
            </w:r>
          </w:p>
        </w:tc>
      </w:tr>
    </w:tbl>
    <w:p w:rsidR="0070064A" w:rsidRPr="0070064A" w:rsidRDefault="00516D0F" w:rsidP="00FF4475">
      <w:pPr>
        <w:spacing w:line="400" w:lineRule="exact"/>
        <w:jc w:val="both"/>
        <w:rPr>
          <w:rFonts w:ascii="Times New Roman" w:hAnsi="Times New Roman"/>
          <w:sz w:val="24"/>
          <w:szCs w:val="24"/>
        </w:rPr>
      </w:pPr>
      <w:r>
        <w:rPr>
          <w:rFonts w:ascii="Times New Roman" w:hAnsi="Times New Roman" w:hint="eastAsia"/>
          <w:sz w:val="24"/>
          <w:szCs w:val="24"/>
        </w:rPr>
        <w:t>如表</w:t>
      </w:r>
      <w:r>
        <w:rPr>
          <w:rFonts w:ascii="Times New Roman" w:hAnsi="Times New Roman" w:hint="eastAsia"/>
          <w:sz w:val="24"/>
          <w:szCs w:val="24"/>
        </w:rPr>
        <w:t>3-4</w:t>
      </w:r>
      <w:r>
        <w:rPr>
          <w:rFonts w:ascii="Times New Roman" w:hAnsi="Times New Roman" w:hint="eastAsia"/>
          <w:sz w:val="24"/>
          <w:szCs w:val="24"/>
        </w:rPr>
        <w:t>所示，</w:t>
      </w:r>
      <w:r w:rsidR="001C4274">
        <w:rPr>
          <w:rFonts w:ascii="Times New Roman" w:hAnsi="Times New Roman" w:hint="eastAsia"/>
          <w:sz w:val="24"/>
          <w:szCs w:val="24"/>
        </w:rPr>
        <w:t>变量</w:t>
      </w:r>
      <w:r w:rsidR="001C4274" w:rsidRPr="00483870">
        <w:rPr>
          <w:rFonts w:ascii="Times New Roman" w:hAnsi="Times New Roman" w:hint="eastAsia"/>
          <w:sz w:val="24"/>
          <w:szCs w:val="24"/>
        </w:rPr>
        <w:t>DPV_j</w:t>
      </w:r>
      <w:r w:rsidR="001C4274">
        <w:rPr>
          <w:rFonts w:ascii="Times New Roman" w:hAnsi="Times New Roman" w:hint="eastAsia"/>
          <w:sz w:val="24"/>
          <w:szCs w:val="24"/>
        </w:rPr>
        <w:t>用来记录该节点处理每种</w:t>
      </w:r>
      <w:r w:rsidR="001C4274">
        <w:rPr>
          <w:rFonts w:ascii="Times New Roman" w:hAnsi="Times New Roman" w:hint="eastAsia"/>
          <w:sz w:val="24"/>
          <w:szCs w:val="24"/>
        </w:rPr>
        <w:t>QR</w:t>
      </w:r>
      <w:r w:rsidR="001C4274">
        <w:rPr>
          <w:rFonts w:ascii="Times New Roman" w:hAnsi="Times New Roman" w:hint="eastAsia"/>
          <w:sz w:val="24"/>
          <w:szCs w:val="24"/>
        </w:rPr>
        <w:t>的参数信息。</w:t>
      </w:r>
      <w:r w:rsidR="001C4274" w:rsidRPr="00483870">
        <w:rPr>
          <w:rFonts w:ascii="Times New Roman" w:hAnsi="Times New Roman" w:hint="eastAsia"/>
          <w:sz w:val="24"/>
          <w:szCs w:val="24"/>
        </w:rPr>
        <w:t>Job_aassigned</w:t>
      </w:r>
      <w:r w:rsidR="001C4274">
        <w:rPr>
          <w:rFonts w:ascii="Times New Roman" w:hAnsi="Times New Roman" w:hint="eastAsia"/>
          <w:sz w:val="24"/>
          <w:szCs w:val="24"/>
        </w:rPr>
        <w:t>已经分配给该节点的数据块对应的任务集合，</w:t>
      </w:r>
      <w:r w:rsidR="001C4274" w:rsidRPr="00483870">
        <w:rPr>
          <w:rFonts w:ascii="Times New Roman" w:hAnsi="Times New Roman" w:hint="eastAsia"/>
          <w:sz w:val="24"/>
          <w:szCs w:val="24"/>
        </w:rPr>
        <w:t>Job_not_aassigned</w:t>
      </w:r>
      <w:r w:rsidR="001C4274">
        <w:rPr>
          <w:rFonts w:ascii="Times New Roman" w:hAnsi="Times New Roman" w:hint="eastAsia"/>
          <w:sz w:val="24"/>
          <w:szCs w:val="24"/>
        </w:rPr>
        <w:t>为计划尚未分配给节点的数据块对应的任务集合。</w:t>
      </w:r>
    </w:p>
    <w:p w:rsidR="00092FE6" w:rsidRDefault="001C4274" w:rsidP="00FF4475">
      <w:pPr>
        <w:spacing w:line="400" w:lineRule="exact"/>
        <w:ind w:firstLine="420"/>
        <w:jc w:val="both"/>
        <w:rPr>
          <w:rFonts w:ascii="Times New Roman" w:hAnsi="Times New Roman"/>
          <w:sz w:val="24"/>
          <w:szCs w:val="24"/>
        </w:rPr>
      </w:pPr>
      <w:r>
        <w:rPr>
          <w:rFonts w:ascii="Times New Roman" w:hAnsi="Times New Roman" w:hint="eastAsia"/>
          <w:sz w:val="24"/>
          <w:szCs w:val="24"/>
        </w:rPr>
        <w:lastRenderedPageBreak/>
        <w:t>最后设计数据结构</w:t>
      </w:r>
      <w:r>
        <w:rPr>
          <w:rFonts w:ascii="Times New Roman" w:hAnsi="Times New Roman" w:hint="eastAsia"/>
          <w:sz w:val="24"/>
          <w:szCs w:val="24"/>
        </w:rPr>
        <w:t>CLUSTER</w:t>
      </w:r>
      <w:r>
        <w:rPr>
          <w:rFonts w:ascii="Times New Roman" w:hAnsi="Times New Roman" w:hint="eastAsia"/>
          <w:sz w:val="24"/>
          <w:szCs w:val="24"/>
        </w:rPr>
        <w:t>，用来管理每个节点信息</w:t>
      </w:r>
      <w:r>
        <w:rPr>
          <w:rFonts w:ascii="Times New Roman" w:hAnsi="Times New Roman" w:hint="eastAsia"/>
          <w:sz w:val="24"/>
          <w:szCs w:val="24"/>
        </w:rPr>
        <w:t>NODE_INFO</w:t>
      </w:r>
      <w:r>
        <w:rPr>
          <w:rFonts w:ascii="Times New Roman" w:hAnsi="Times New Roman" w:hint="eastAsia"/>
          <w:sz w:val="24"/>
          <w:szCs w:val="24"/>
        </w:rPr>
        <w:t>。</w:t>
      </w:r>
      <w:r w:rsidR="008A2540">
        <w:rPr>
          <w:rFonts w:ascii="Times New Roman" w:hAnsi="Times New Roman" w:hint="eastAsia"/>
          <w:sz w:val="24"/>
          <w:szCs w:val="24"/>
        </w:rPr>
        <w:t>如图</w:t>
      </w:r>
      <w:r w:rsidR="00034A66">
        <w:rPr>
          <w:rFonts w:ascii="Times New Roman" w:hAnsi="Times New Roman" w:hint="eastAsia"/>
          <w:sz w:val="24"/>
          <w:szCs w:val="24"/>
        </w:rPr>
        <w:t>3-8</w:t>
      </w:r>
      <w:r w:rsidR="008A2540">
        <w:rPr>
          <w:rFonts w:ascii="Times New Roman" w:hAnsi="Times New Roman" w:hint="eastAsia"/>
          <w:sz w:val="24"/>
          <w:szCs w:val="24"/>
        </w:rPr>
        <w:t>所示</w:t>
      </w:r>
      <w:r w:rsidR="005E73E4">
        <w:rPr>
          <w:rFonts w:ascii="Times New Roman" w:hAnsi="Times New Roman" w:hint="eastAsia"/>
          <w:sz w:val="24"/>
          <w:szCs w:val="24"/>
        </w:rPr>
        <w:t>：</w:t>
      </w:r>
    </w:p>
    <w:p w:rsidR="00B87AF6" w:rsidRPr="00B87AF6" w:rsidRDefault="002D142B" w:rsidP="00B87AF6">
      <w:pPr>
        <w:ind w:firstLine="420"/>
        <w:jc w:val="center"/>
      </w:pPr>
      <w:r>
        <w:object w:dxaOrig="6150" w:dyaOrig="734">
          <v:shape id="_x0000_i1035" type="#_x0000_t75" style="width:308.25pt;height:38.25pt" o:ole="">
            <v:imagedata r:id="rId44" o:title=""/>
          </v:shape>
          <o:OLEObject Type="Embed" ProgID="Visio.Drawing.11" ShapeID="_x0000_i1035" DrawAspect="Content" ObjectID="_1550648222" r:id="rId45"/>
        </w:object>
      </w:r>
    </w:p>
    <w:p w:rsidR="008A2540" w:rsidRDefault="008A2540" w:rsidP="008A2540">
      <w:pPr>
        <w:ind w:firstLine="420"/>
        <w:jc w:val="center"/>
        <w:rPr>
          <w:rFonts w:ascii="Times New Roman" w:eastAsia="楷体" w:hAnsi="Times New Roman"/>
        </w:rPr>
      </w:pPr>
      <w:r w:rsidRPr="00CA740E">
        <w:rPr>
          <w:rFonts w:ascii="Times New Roman" w:eastAsia="楷体" w:hAnsi="Times New Roman" w:hint="eastAsia"/>
        </w:rPr>
        <w:t>图</w:t>
      </w:r>
      <w:r w:rsidR="00034A66">
        <w:rPr>
          <w:rFonts w:ascii="Times New Roman" w:eastAsia="楷体" w:hAnsi="Times New Roman" w:hint="eastAsia"/>
        </w:rPr>
        <w:t>3-8</w:t>
      </w:r>
      <w:r w:rsidRPr="008A2540">
        <w:rPr>
          <w:rFonts w:ascii="Times New Roman" w:eastAsia="楷体" w:hAnsi="Times New Roman"/>
        </w:rPr>
        <w:t>CLUSTER</w:t>
      </w:r>
      <w:r>
        <w:rPr>
          <w:rFonts w:ascii="Times New Roman" w:eastAsia="楷体" w:hAnsi="Times New Roman" w:hint="eastAsia"/>
        </w:rPr>
        <w:t>结构</w:t>
      </w:r>
    </w:p>
    <w:p w:rsidR="00516D0F" w:rsidRPr="0070064A" w:rsidRDefault="005E73E4" w:rsidP="00C744D3">
      <w:pPr>
        <w:spacing w:line="400" w:lineRule="exact"/>
        <w:ind w:firstLine="420"/>
        <w:rPr>
          <w:rFonts w:ascii="Times New Roman" w:hAnsi="Times New Roman"/>
          <w:sz w:val="24"/>
          <w:szCs w:val="24"/>
        </w:rPr>
      </w:pPr>
      <w:r>
        <w:rPr>
          <w:rFonts w:ascii="Times New Roman" w:hAnsi="Times New Roman" w:hint="eastAsia"/>
          <w:sz w:val="24"/>
          <w:szCs w:val="24"/>
        </w:rPr>
        <w:t>CLUSTER</w:t>
      </w:r>
      <w:r>
        <w:rPr>
          <w:rFonts w:ascii="Times New Roman" w:hAnsi="Times New Roman" w:hint="eastAsia"/>
          <w:sz w:val="24"/>
          <w:szCs w:val="24"/>
        </w:rPr>
        <w:t>维护若干个计算的节点的信息</w:t>
      </w:r>
      <w:r>
        <w:rPr>
          <w:rFonts w:ascii="Times New Roman" w:hAnsi="Times New Roman" w:hint="eastAsia"/>
          <w:sz w:val="24"/>
          <w:szCs w:val="24"/>
        </w:rPr>
        <w:t>NODE_INFO</w:t>
      </w:r>
      <w:r>
        <w:rPr>
          <w:rFonts w:ascii="Times New Roman" w:hAnsi="Times New Roman" w:hint="eastAsia"/>
          <w:sz w:val="24"/>
          <w:szCs w:val="24"/>
        </w:rPr>
        <w:t>，相当于实际集群内存中的一个虚拟映射。方便</w:t>
      </w:r>
      <w:r>
        <w:rPr>
          <w:rFonts w:ascii="Times New Roman" w:hAnsi="Times New Roman" w:hint="eastAsia"/>
          <w:sz w:val="24"/>
          <w:szCs w:val="24"/>
        </w:rPr>
        <w:t>Controller</w:t>
      </w:r>
      <w:r>
        <w:rPr>
          <w:rFonts w:ascii="Times New Roman" w:hAnsi="Times New Roman" w:hint="eastAsia"/>
          <w:sz w:val="24"/>
          <w:szCs w:val="24"/>
        </w:rPr>
        <w:t>组件管理集群中的节点。</w:t>
      </w:r>
    </w:p>
    <w:p w:rsidR="00B87AF6" w:rsidRPr="00B87AF6" w:rsidRDefault="005733F8" w:rsidP="003647B6">
      <w:pPr>
        <w:pStyle w:val="110"/>
        <w:spacing w:before="156" w:after="156"/>
        <w:rPr>
          <w:lang w:val="en-US" w:eastAsia="zh-CN"/>
        </w:rPr>
      </w:pPr>
      <w:bookmarkStart w:id="166" w:name="_Toc476847721"/>
      <w:r w:rsidRPr="00B87AF6">
        <w:rPr>
          <w:rFonts w:hint="eastAsia"/>
          <w:lang w:val="en-US" w:eastAsia="zh-CN"/>
        </w:rPr>
        <w:t>3.5本章小结</w:t>
      </w:r>
      <w:bookmarkEnd w:id="166"/>
    </w:p>
    <w:p w:rsidR="00760F0E" w:rsidRDefault="00B15B1D" w:rsidP="00FF4475">
      <w:pPr>
        <w:spacing w:line="400" w:lineRule="exact"/>
        <w:ind w:firstLine="420"/>
        <w:jc w:val="both"/>
        <w:rPr>
          <w:rFonts w:ascii="Times New Roman" w:hAnsi="Times New Roman"/>
          <w:sz w:val="24"/>
          <w:szCs w:val="24"/>
        </w:rPr>
      </w:pPr>
      <w:r>
        <w:rPr>
          <w:rFonts w:ascii="Times New Roman" w:hAnsi="Times New Roman" w:hint="eastAsia"/>
          <w:sz w:val="24"/>
          <w:szCs w:val="24"/>
        </w:rPr>
        <w:t>本章我们首先对智能视频监控云平台中的</w:t>
      </w:r>
      <w:r w:rsidR="008A2540" w:rsidRPr="00A72C55">
        <w:rPr>
          <w:rFonts w:ascii="Times New Roman" w:hAnsi="Times New Roman" w:hint="eastAsia"/>
          <w:sz w:val="24"/>
          <w:szCs w:val="24"/>
        </w:rPr>
        <w:t>视频离线分布式处理系统</w:t>
      </w:r>
      <w:r>
        <w:rPr>
          <w:rFonts w:ascii="Times New Roman" w:hAnsi="Times New Roman" w:hint="eastAsia"/>
          <w:sz w:val="24"/>
          <w:szCs w:val="24"/>
        </w:rPr>
        <w:t>进行</w:t>
      </w:r>
      <w:r w:rsidR="008A2540">
        <w:rPr>
          <w:rFonts w:ascii="Times New Roman" w:hAnsi="Times New Roman" w:hint="eastAsia"/>
          <w:sz w:val="24"/>
          <w:szCs w:val="24"/>
        </w:rPr>
        <w:t>需求分析，然后根据</w:t>
      </w:r>
      <w:r w:rsidR="008A2540">
        <w:rPr>
          <w:rFonts w:ascii="Times New Roman" w:hAnsi="Times New Roman" w:hint="eastAsia"/>
          <w:sz w:val="24"/>
          <w:szCs w:val="24"/>
        </w:rPr>
        <w:t>ITU</w:t>
      </w:r>
      <w:r w:rsidR="008A2540">
        <w:rPr>
          <w:rFonts w:ascii="Times New Roman" w:hAnsi="Times New Roman" w:hint="eastAsia"/>
          <w:sz w:val="24"/>
          <w:szCs w:val="24"/>
        </w:rPr>
        <w:t>标准介绍了典型的视频监控系统，我们介绍了将要使用的</w:t>
      </w:r>
      <w:r w:rsidR="008A2540" w:rsidRPr="00A72C55">
        <w:rPr>
          <w:rFonts w:ascii="Times New Roman" w:hAnsi="Times New Roman" w:hint="eastAsia"/>
          <w:sz w:val="24"/>
          <w:szCs w:val="24"/>
        </w:rPr>
        <w:t>监控视频离线分布式处理系统</w:t>
      </w:r>
      <w:r w:rsidR="008A2540">
        <w:rPr>
          <w:rFonts w:ascii="Times New Roman" w:hAnsi="Times New Roman" w:hint="eastAsia"/>
          <w:sz w:val="24"/>
          <w:szCs w:val="24"/>
        </w:rPr>
        <w:t>总体设计</w:t>
      </w:r>
      <w:r w:rsidR="00F33B4A">
        <w:rPr>
          <w:rFonts w:ascii="Times New Roman" w:hAnsi="Times New Roman" w:hint="eastAsia"/>
          <w:sz w:val="24"/>
          <w:szCs w:val="24"/>
        </w:rPr>
        <w:t>和工作流程设计</w:t>
      </w:r>
      <w:r w:rsidR="008A2540">
        <w:rPr>
          <w:rFonts w:ascii="Times New Roman" w:hAnsi="Times New Roman" w:hint="eastAsia"/>
          <w:sz w:val="24"/>
          <w:szCs w:val="24"/>
        </w:rPr>
        <w:t>，最后详细叙述了</w:t>
      </w:r>
      <w:r w:rsidR="008A2540" w:rsidRPr="00A72C55">
        <w:rPr>
          <w:rFonts w:ascii="Times New Roman" w:hAnsi="Times New Roman" w:hint="eastAsia"/>
          <w:sz w:val="24"/>
          <w:szCs w:val="24"/>
        </w:rPr>
        <w:t>监控视频离线分布式处理系统</w:t>
      </w:r>
      <w:r w:rsidR="008A2540">
        <w:rPr>
          <w:rFonts w:ascii="Times New Roman" w:hAnsi="Times New Roman" w:hint="eastAsia"/>
          <w:sz w:val="24"/>
          <w:szCs w:val="24"/>
        </w:rPr>
        <w:t>的核心组件的设计。</w:t>
      </w:r>
    </w:p>
    <w:p w:rsidR="006C10BB" w:rsidRPr="00F33B4A" w:rsidRDefault="006C10BB" w:rsidP="006C10BB">
      <w:pPr>
        <w:ind w:firstLine="420"/>
        <w:rPr>
          <w:rFonts w:ascii="Times New Roman" w:hAnsi="Times New Roman"/>
          <w:sz w:val="24"/>
          <w:szCs w:val="24"/>
        </w:rPr>
        <w:sectPr w:rsidR="006C10BB" w:rsidRPr="00F33B4A" w:rsidSect="00E955FE">
          <w:headerReference w:type="default" r:id="rId46"/>
          <w:pgSz w:w="11906" w:h="16838"/>
          <w:pgMar w:top="1440" w:right="1800" w:bottom="1440" w:left="1800" w:header="851" w:footer="992" w:gutter="0"/>
          <w:cols w:space="425"/>
          <w:docGrid w:type="lines" w:linePitch="312"/>
        </w:sectPr>
      </w:pPr>
    </w:p>
    <w:p w:rsidR="00B87AF6" w:rsidRPr="00510975" w:rsidRDefault="009E5685" w:rsidP="00E97B4E">
      <w:pPr>
        <w:pStyle w:val="1"/>
        <w:numPr>
          <w:ilvl w:val="0"/>
          <w:numId w:val="16"/>
        </w:numPr>
        <w:snapToGrid/>
        <w:spacing w:after="624" w:line="400" w:lineRule="exact"/>
        <w:ind w:left="0" w:firstLine="0"/>
        <w:rPr>
          <w:rFonts w:cstheme="minorBidi"/>
          <w:lang w:val="en-US" w:eastAsia="zh-CN"/>
        </w:rPr>
      </w:pPr>
      <w:bookmarkStart w:id="167" w:name="OLE_LINK47"/>
      <w:bookmarkStart w:id="168" w:name="OLE_LINK48"/>
      <w:bookmarkStart w:id="169" w:name="OLE_LINK49"/>
      <w:bookmarkStart w:id="170" w:name="_Toc476847722"/>
      <w:r w:rsidRPr="00510975">
        <w:rPr>
          <w:rFonts w:cstheme="minorBidi" w:hint="eastAsia"/>
          <w:lang w:val="en-US" w:eastAsia="zh-CN"/>
        </w:rPr>
        <w:lastRenderedPageBreak/>
        <w:t>云平台中视频数据放置策略</w:t>
      </w:r>
      <w:bookmarkEnd w:id="167"/>
      <w:bookmarkEnd w:id="168"/>
      <w:bookmarkEnd w:id="169"/>
      <w:r w:rsidR="00311CCD">
        <w:rPr>
          <w:rFonts w:cstheme="minorBidi" w:hint="eastAsia"/>
          <w:lang w:val="en-US" w:eastAsia="zh-CN"/>
        </w:rPr>
        <w:t>的</w:t>
      </w:r>
      <w:r w:rsidR="00DC1658">
        <w:rPr>
          <w:rFonts w:cstheme="minorBidi" w:hint="eastAsia"/>
          <w:lang w:val="en-US" w:eastAsia="zh-CN"/>
        </w:rPr>
        <w:t>实现</w:t>
      </w:r>
      <w:bookmarkEnd w:id="170"/>
    </w:p>
    <w:p w:rsidR="00B87AF6" w:rsidRPr="0079514F" w:rsidRDefault="00FB3A2F" w:rsidP="007A2704">
      <w:pPr>
        <w:adjustRightInd w:val="0"/>
        <w:snapToGrid w:val="0"/>
        <w:spacing w:line="400" w:lineRule="exact"/>
        <w:ind w:firstLineChars="200" w:firstLine="480"/>
        <w:jc w:val="both"/>
        <w:textAlignment w:val="center"/>
        <w:rPr>
          <w:rFonts w:ascii="Times New Roman" w:hAnsi="Times New Roman"/>
          <w:sz w:val="24"/>
          <w:szCs w:val="24"/>
        </w:rPr>
      </w:pPr>
      <w:r>
        <w:rPr>
          <w:rFonts w:ascii="Times New Roman" w:hAnsi="Times New Roman" w:hint="eastAsia"/>
          <w:sz w:val="24"/>
          <w:szCs w:val="24"/>
        </w:rPr>
        <w:t>上文已经对</w:t>
      </w:r>
      <w:bookmarkStart w:id="171" w:name="OLE_LINK33"/>
      <w:bookmarkStart w:id="172" w:name="OLE_LINK34"/>
      <w:r>
        <w:rPr>
          <w:rFonts w:ascii="Times New Roman" w:hAnsi="Times New Roman" w:hint="eastAsia"/>
          <w:sz w:val="24"/>
          <w:szCs w:val="24"/>
        </w:rPr>
        <w:t>智能视频监控云平台</w:t>
      </w:r>
      <w:bookmarkEnd w:id="171"/>
      <w:bookmarkEnd w:id="172"/>
      <w:r w:rsidR="00B15B1D">
        <w:rPr>
          <w:rFonts w:ascii="Times New Roman" w:hAnsi="Times New Roman" w:hint="eastAsia"/>
          <w:sz w:val="24"/>
          <w:szCs w:val="24"/>
        </w:rPr>
        <w:t>的视频离线分布式处理</w:t>
      </w:r>
      <w:r>
        <w:rPr>
          <w:rFonts w:ascii="Times New Roman" w:hAnsi="Times New Roman" w:hint="eastAsia"/>
          <w:sz w:val="24"/>
          <w:szCs w:val="24"/>
        </w:rPr>
        <w:t>架构进行了详细说明，但是在智能视频监控云平台中，并没有可以直接运用在智能视频监控云平台场景中的高效的数据放置策略，为了能够减少智能视频监控云计算平台中的网络传输，同时能够使集群负载均衡，我们提出了基于视频数据块处理时间预测模型的数据放置策略和数据迁移策略。本章首先分析了</w:t>
      </w:r>
      <w:r>
        <w:rPr>
          <w:rFonts w:ascii="Times New Roman" w:hAnsi="Times New Roman" w:hint="eastAsia"/>
          <w:sz w:val="24"/>
          <w:szCs w:val="24"/>
        </w:rPr>
        <w:t>HDFS</w:t>
      </w:r>
      <w:r>
        <w:rPr>
          <w:rFonts w:ascii="Times New Roman" w:hAnsi="Times New Roman" w:hint="eastAsia"/>
          <w:sz w:val="24"/>
          <w:szCs w:val="24"/>
        </w:rPr>
        <w:t>默认的数据放置策略中问题，然后根据视频数据块的特性提出一种视频</w:t>
      </w:r>
      <w:r w:rsidR="00B15B1D">
        <w:rPr>
          <w:rFonts w:ascii="Times New Roman" w:hAnsi="Times New Roman" w:hint="eastAsia"/>
          <w:sz w:val="24"/>
          <w:szCs w:val="24"/>
        </w:rPr>
        <w:t>处理</w:t>
      </w:r>
      <w:r>
        <w:rPr>
          <w:rFonts w:ascii="Times New Roman" w:hAnsi="Times New Roman" w:hint="eastAsia"/>
          <w:sz w:val="24"/>
          <w:szCs w:val="24"/>
        </w:rPr>
        <w:t>数据</w:t>
      </w:r>
      <w:r w:rsidR="00B15B1D">
        <w:rPr>
          <w:rFonts w:ascii="Times New Roman" w:hAnsi="Times New Roman" w:hint="eastAsia"/>
          <w:sz w:val="24"/>
          <w:szCs w:val="24"/>
        </w:rPr>
        <w:t>块处理时间预测模型，然后基于该模型</w:t>
      </w:r>
      <w:r w:rsidR="00410720">
        <w:rPr>
          <w:rFonts w:ascii="Times New Roman" w:hAnsi="Times New Roman" w:hint="eastAsia"/>
          <w:sz w:val="24"/>
          <w:szCs w:val="24"/>
        </w:rPr>
        <w:t>提出</w:t>
      </w:r>
      <w:r w:rsidR="00B15B1D">
        <w:rPr>
          <w:rFonts w:ascii="Times New Roman" w:hAnsi="Times New Roman" w:hint="eastAsia"/>
          <w:sz w:val="24"/>
          <w:szCs w:val="24"/>
        </w:rPr>
        <w:t>了一种视频数据初始放置算法</w:t>
      </w:r>
      <w:r>
        <w:rPr>
          <w:rFonts w:ascii="Times New Roman" w:hAnsi="Times New Roman" w:hint="eastAsia"/>
          <w:sz w:val="24"/>
          <w:szCs w:val="24"/>
        </w:rPr>
        <w:t>和一种数据</w:t>
      </w:r>
      <w:r w:rsidR="00C24D98">
        <w:rPr>
          <w:rFonts w:ascii="Times New Roman" w:hAnsi="Times New Roman" w:hint="eastAsia"/>
          <w:sz w:val="24"/>
          <w:szCs w:val="24"/>
        </w:rPr>
        <w:t>迁移</w:t>
      </w:r>
      <w:r w:rsidR="00B15B1D">
        <w:rPr>
          <w:rFonts w:ascii="Times New Roman" w:hAnsi="Times New Roman" w:hint="eastAsia"/>
          <w:sz w:val="24"/>
          <w:szCs w:val="24"/>
        </w:rPr>
        <w:t>算法</w:t>
      </w:r>
      <w:fldSimple w:instr="REF _Ref471927109 \r \h \* MERGEFORMAT ">
        <w:r w:rsidR="005F7DD1">
          <w:rPr>
            <w:rFonts w:ascii="Times New Roman" w:hAnsi="Times New Roman"/>
            <w:sz w:val="24"/>
            <w:szCs w:val="24"/>
            <w:vertAlign w:val="superscript"/>
          </w:rPr>
          <w:t>[37]</w:t>
        </w:r>
      </w:fldSimple>
      <w:r>
        <w:rPr>
          <w:rFonts w:ascii="Times New Roman" w:hAnsi="Times New Roman" w:hint="eastAsia"/>
          <w:sz w:val="24"/>
          <w:szCs w:val="24"/>
        </w:rPr>
        <w:t>。</w:t>
      </w:r>
    </w:p>
    <w:p w:rsidR="0031331C" w:rsidRDefault="002003C2" w:rsidP="003647B6">
      <w:pPr>
        <w:pStyle w:val="110"/>
        <w:spacing w:before="156" w:after="156"/>
        <w:rPr>
          <w:lang w:val="en-US" w:eastAsia="zh-CN"/>
        </w:rPr>
      </w:pPr>
      <w:bookmarkStart w:id="173" w:name="_Toc340432594"/>
      <w:bookmarkStart w:id="174" w:name="_Toc342892587"/>
      <w:bookmarkStart w:id="175" w:name="_Toc345150778"/>
      <w:bookmarkStart w:id="176" w:name="_Toc440442867"/>
      <w:bookmarkStart w:id="177" w:name="_Toc476847723"/>
      <w:bookmarkStart w:id="178" w:name="OLE_LINK80"/>
      <w:r w:rsidRPr="00B87AF6">
        <w:rPr>
          <w:rFonts w:hint="eastAsia"/>
          <w:lang w:val="en-US" w:eastAsia="zh-CN"/>
        </w:rPr>
        <w:t>4</w:t>
      </w:r>
      <w:r w:rsidR="0020371F" w:rsidRPr="00B87AF6">
        <w:rPr>
          <w:rFonts w:hint="eastAsia"/>
          <w:lang w:val="en-US" w:eastAsia="zh-CN"/>
        </w:rPr>
        <w:t>.</w:t>
      </w:r>
      <w:r w:rsidR="00AE1ECE" w:rsidRPr="00B87AF6">
        <w:rPr>
          <w:rFonts w:hint="eastAsia"/>
          <w:lang w:val="en-US" w:eastAsia="zh-CN"/>
        </w:rPr>
        <w:t>1</w:t>
      </w:r>
      <w:bookmarkEnd w:id="173"/>
      <w:bookmarkEnd w:id="174"/>
      <w:bookmarkEnd w:id="175"/>
      <w:bookmarkEnd w:id="176"/>
      <w:r w:rsidR="004E4AB4" w:rsidRPr="00B87AF6">
        <w:rPr>
          <w:rFonts w:hint="eastAsia"/>
          <w:lang w:val="en-US" w:eastAsia="zh-CN"/>
        </w:rPr>
        <w:t>基于HDFS的监控视频数据放置策略</w:t>
      </w:r>
      <w:bookmarkEnd w:id="177"/>
    </w:p>
    <w:p w:rsidR="006C6EC1" w:rsidRPr="00510975" w:rsidRDefault="006C6EC1" w:rsidP="008E1D83">
      <w:pPr>
        <w:pStyle w:val="af5"/>
        <w:spacing w:before="156" w:after="156"/>
        <w:ind w:firstLineChars="0" w:firstLine="0"/>
      </w:pPr>
      <w:bookmarkStart w:id="179" w:name="_Toc476847724"/>
      <w:bookmarkStart w:id="180" w:name="OLE_LINK88"/>
      <w:bookmarkEnd w:id="178"/>
      <w:r w:rsidRPr="00510975">
        <w:rPr>
          <w:rFonts w:hint="eastAsia"/>
        </w:rPr>
        <w:t>4</w:t>
      </w:r>
      <w:r w:rsidRPr="00510975">
        <w:t>.</w:t>
      </w:r>
      <w:r w:rsidRPr="00510975">
        <w:rPr>
          <w:rFonts w:hint="eastAsia"/>
        </w:rPr>
        <w:t>1</w:t>
      </w:r>
      <w:r w:rsidRPr="00510975">
        <w:t xml:space="preserve">.1  </w:t>
      </w:r>
      <w:r w:rsidRPr="00510975">
        <w:rPr>
          <w:rFonts w:hint="eastAsia"/>
        </w:rPr>
        <w:t>HDFS</w:t>
      </w:r>
      <w:r w:rsidRPr="00510975">
        <w:rPr>
          <w:rFonts w:hint="eastAsia"/>
        </w:rPr>
        <w:t>默认放置策略</w:t>
      </w:r>
      <w:bookmarkEnd w:id="179"/>
    </w:p>
    <w:p w:rsidR="00EC7597" w:rsidRPr="00AA1E26" w:rsidRDefault="00EC7597" w:rsidP="00FF4475">
      <w:pPr>
        <w:spacing w:line="400" w:lineRule="exact"/>
        <w:ind w:firstLine="420"/>
        <w:jc w:val="both"/>
        <w:rPr>
          <w:sz w:val="24"/>
        </w:rPr>
      </w:pPr>
      <w:r w:rsidRPr="00483870">
        <w:rPr>
          <w:rFonts w:ascii="Times New Roman" w:hAnsi="Times New Roman" w:hint="eastAsia"/>
          <w:sz w:val="24"/>
          <w:szCs w:val="24"/>
        </w:rPr>
        <w:t>HDFS</w:t>
      </w:r>
      <w:r>
        <w:rPr>
          <w:rFonts w:hint="eastAsia"/>
          <w:sz w:val="24"/>
        </w:rPr>
        <w:t>的数据放置策略本质上是个随机放置策略，尤其是当数据中心只有一个机架时。这时候数据可靠性能够很难保证，同时</w:t>
      </w:r>
      <w:r>
        <w:rPr>
          <w:rFonts w:hint="eastAsia"/>
          <w:sz w:val="24"/>
        </w:rPr>
        <w:t>HDFS</w:t>
      </w:r>
      <w:r>
        <w:rPr>
          <w:rFonts w:hint="eastAsia"/>
          <w:sz w:val="24"/>
        </w:rPr>
        <w:t>放置数据块时没有考虑到数据存储节点的负载情况，可能导致某个节点的负载很高，某个节点的负载很低。</w:t>
      </w:r>
      <w:r>
        <w:rPr>
          <w:rFonts w:hint="eastAsia"/>
          <w:sz w:val="24"/>
        </w:rPr>
        <w:t>HDFS</w:t>
      </w:r>
      <w:r>
        <w:rPr>
          <w:rFonts w:hint="eastAsia"/>
          <w:sz w:val="24"/>
        </w:rPr>
        <w:t>分布式文件系统虽然实现了</w:t>
      </w:r>
      <w:r w:rsidRPr="000F18BB">
        <w:rPr>
          <w:rFonts w:hint="eastAsia"/>
          <w:sz w:val="24"/>
        </w:rPr>
        <w:t>均衡器（</w:t>
      </w:r>
      <w:r w:rsidRPr="000F18BB">
        <w:rPr>
          <w:rFonts w:hint="eastAsia"/>
          <w:sz w:val="24"/>
        </w:rPr>
        <w:t>Balancer</w:t>
      </w:r>
      <w:r w:rsidRPr="000F18BB">
        <w:rPr>
          <w:rFonts w:hint="eastAsia"/>
          <w:sz w:val="24"/>
        </w:rPr>
        <w:t>）的守护进程</w:t>
      </w:r>
      <w:r>
        <w:rPr>
          <w:rFonts w:hint="eastAsia"/>
          <w:sz w:val="24"/>
        </w:rPr>
        <w:t>，该进程会检测集群中节点的负载情况，将负载较大的存储节点上的数据迁移到负载较低的节点上，来保证系统在发生负载不均衡的情况下，进行的负载平衡策略，但是该数据平衡策略是滞后的，同时在集群内进行大量数据迁移时，会导致大量的网络传输，消耗网络资源。</w:t>
      </w:r>
    </w:p>
    <w:p w:rsidR="00B87AF6" w:rsidRPr="00EC7597" w:rsidRDefault="00EC7597" w:rsidP="00FF4475">
      <w:pPr>
        <w:spacing w:line="400" w:lineRule="exact"/>
        <w:ind w:firstLine="420"/>
        <w:jc w:val="both"/>
        <w:rPr>
          <w:sz w:val="24"/>
        </w:rPr>
      </w:pPr>
      <w:r w:rsidRPr="00AA1E26">
        <w:rPr>
          <w:rFonts w:hint="eastAsia"/>
          <w:sz w:val="24"/>
        </w:rPr>
        <w:t>同时</w:t>
      </w:r>
      <w:r w:rsidRPr="00483870">
        <w:rPr>
          <w:rFonts w:ascii="Times New Roman" w:hAnsi="Times New Roman" w:hint="eastAsia"/>
          <w:sz w:val="24"/>
          <w:szCs w:val="24"/>
        </w:rPr>
        <w:t>HDFS</w:t>
      </w:r>
      <w:r w:rsidRPr="00AA1E26">
        <w:rPr>
          <w:rFonts w:hint="eastAsia"/>
          <w:sz w:val="24"/>
        </w:rPr>
        <w:t>默认的数据放置策略没有和分布式计算的协同问题，</w:t>
      </w:r>
      <w:r>
        <w:rPr>
          <w:rFonts w:hint="eastAsia"/>
          <w:sz w:val="24"/>
        </w:rPr>
        <w:t>即</w:t>
      </w:r>
      <w:r>
        <w:rPr>
          <w:rFonts w:hint="eastAsia"/>
          <w:sz w:val="24"/>
        </w:rPr>
        <w:t>HDFS</w:t>
      </w:r>
      <w:r>
        <w:rPr>
          <w:rFonts w:hint="eastAsia"/>
          <w:sz w:val="24"/>
        </w:rPr>
        <w:t>的数据放置策略仅仅是面向存储数据考虑的，没有考虑到如何将数据放置策略和分布式计算协同起来。这样可能导致在对任务进行分布式处理时，集群内会产生大量的网络传输，同时节点之间出出现负载不均衡的情况，这一点尤其在处理视频大数据时十分明显。</w:t>
      </w:r>
      <w:r w:rsidRPr="00AA1E26">
        <w:rPr>
          <w:rFonts w:hint="eastAsia"/>
          <w:sz w:val="24"/>
        </w:rPr>
        <w:t>使用基于</w:t>
      </w:r>
      <w:r w:rsidRPr="00483870">
        <w:rPr>
          <w:rFonts w:ascii="Times New Roman" w:hAnsi="Times New Roman" w:hint="eastAsia"/>
          <w:sz w:val="24"/>
          <w:szCs w:val="24"/>
        </w:rPr>
        <w:t>HDFS</w:t>
      </w:r>
      <w:r w:rsidRPr="00AA1E26">
        <w:rPr>
          <w:rFonts w:hint="eastAsia"/>
          <w:sz w:val="24"/>
        </w:rPr>
        <w:t>分布式计算平台处理大量视频数据时，可能会</w:t>
      </w:r>
      <w:r>
        <w:rPr>
          <w:rFonts w:hint="eastAsia"/>
          <w:sz w:val="24"/>
        </w:rPr>
        <w:t>导致集群内产生大量的网络传输，并且集群负载也会出现不均衡的情况，大大降低了集群的处理效率。</w:t>
      </w:r>
    </w:p>
    <w:bookmarkEnd w:id="180"/>
    <w:p w:rsidR="00B87AF6" w:rsidRDefault="00C02C37" w:rsidP="00C744D3">
      <w:pPr>
        <w:spacing w:line="400" w:lineRule="exact"/>
        <w:ind w:firstLine="420"/>
        <w:jc w:val="both"/>
        <w:rPr>
          <w:rFonts w:ascii="Times New Roman" w:hAnsi="Times New Roman"/>
          <w:sz w:val="24"/>
          <w:szCs w:val="24"/>
        </w:rPr>
      </w:pPr>
      <w:r>
        <w:rPr>
          <w:rFonts w:ascii="Times New Roman" w:hAnsi="Times New Roman" w:hint="eastAsia"/>
          <w:sz w:val="24"/>
          <w:szCs w:val="24"/>
        </w:rPr>
        <w:t>同时考虑到我们智能视频监控云计算平台中，即使在放置视频数据块时是均衡的，即每个节点上放置的数据量是差不多的，但是在任务的执行的过程中会产生大量的视频数据移动，导致集群内部产生大量的网络风暴。我们知道传输视频数据的代价很大，大量的网络传输会导致集群内网络堵塞，浪费大量的时间，导致视频处理任务的时间大大增加。另一方面盲目的放置视频数据块，由于</w:t>
      </w:r>
      <w:r>
        <w:rPr>
          <w:rFonts w:ascii="Times New Roman" w:hAnsi="Times New Roman" w:hint="eastAsia"/>
          <w:sz w:val="24"/>
          <w:szCs w:val="24"/>
        </w:rPr>
        <w:t>Hadoop</w:t>
      </w:r>
      <w:r>
        <w:rPr>
          <w:rFonts w:ascii="Times New Roman" w:hAnsi="Times New Roman" w:hint="eastAsia"/>
          <w:sz w:val="24"/>
          <w:szCs w:val="24"/>
        </w:rPr>
        <w:t>的默认的任务调度机制是</w:t>
      </w:r>
      <w:r w:rsidR="006C6EC1">
        <w:rPr>
          <w:rFonts w:ascii="Times New Roman" w:hAnsi="Times New Roman" w:hint="eastAsia"/>
          <w:sz w:val="24"/>
          <w:szCs w:val="24"/>
        </w:rPr>
        <w:t>FIFO</w:t>
      </w:r>
      <w:r w:rsidR="006C6EC1">
        <w:rPr>
          <w:rFonts w:ascii="Times New Roman" w:hAnsi="Times New Roman" w:hint="eastAsia"/>
          <w:sz w:val="24"/>
          <w:szCs w:val="24"/>
        </w:rPr>
        <w:t>调度的，会导致智能视频监控云计算平台中节点</w:t>
      </w:r>
      <w:r w:rsidR="006C6EC1">
        <w:rPr>
          <w:rFonts w:ascii="Times New Roman" w:hAnsi="Times New Roman" w:hint="eastAsia"/>
          <w:sz w:val="24"/>
          <w:szCs w:val="24"/>
        </w:rPr>
        <w:lastRenderedPageBreak/>
        <w:t>上任务量相差很大，最终导致集群内节点负载不均，根据“木桶理论”可知会大大增加总体任务完成的时间。</w:t>
      </w:r>
    </w:p>
    <w:p w:rsidR="00B87AF6" w:rsidRPr="00510975" w:rsidRDefault="006C6EC1" w:rsidP="008E1D83">
      <w:pPr>
        <w:pStyle w:val="af5"/>
        <w:spacing w:before="156" w:after="156"/>
        <w:ind w:firstLineChars="0" w:firstLine="0"/>
      </w:pPr>
      <w:bookmarkStart w:id="181" w:name="_Toc476847725"/>
      <w:r w:rsidRPr="00510975">
        <w:rPr>
          <w:rFonts w:hint="eastAsia"/>
        </w:rPr>
        <w:t>4</w:t>
      </w:r>
      <w:r w:rsidRPr="00510975">
        <w:t>.</w:t>
      </w:r>
      <w:r w:rsidRPr="00510975">
        <w:rPr>
          <w:rFonts w:hint="eastAsia"/>
        </w:rPr>
        <w:t>1</w:t>
      </w:r>
      <w:r w:rsidRPr="00510975">
        <w:t>.</w:t>
      </w:r>
      <w:r w:rsidRPr="00510975">
        <w:rPr>
          <w:rFonts w:hint="eastAsia"/>
        </w:rPr>
        <w:t>2</w:t>
      </w:r>
      <w:r w:rsidRPr="00510975">
        <w:rPr>
          <w:rFonts w:hint="eastAsia"/>
        </w:rPr>
        <w:t>解决方案</w:t>
      </w:r>
      <w:bookmarkEnd w:id="181"/>
    </w:p>
    <w:p w:rsidR="00B87AF6" w:rsidRPr="006C6EC1" w:rsidRDefault="006C6EC1" w:rsidP="00C744D3">
      <w:pPr>
        <w:spacing w:line="400" w:lineRule="exact"/>
        <w:ind w:firstLine="420"/>
        <w:jc w:val="both"/>
        <w:rPr>
          <w:rFonts w:ascii="Times New Roman" w:hAnsi="Times New Roman"/>
          <w:sz w:val="24"/>
          <w:szCs w:val="24"/>
        </w:rPr>
      </w:pPr>
      <w:r w:rsidRPr="006C6EC1">
        <w:rPr>
          <w:rFonts w:ascii="Times New Roman" w:hAnsi="Times New Roman" w:hint="eastAsia"/>
          <w:sz w:val="24"/>
          <w:szCs w:val="24"/>
        </w:rPr>
        <w:t>不论是</w:t>
      </w:r>
      <w:r w:rsidRPr="006C6EC1">
        <w:rPr>
          <w:rFonts w:ascii="Times New Roman" w:hAnsi="Times New Roman" w:hint="eastAsia"/>
          <w:sz w:val="24"/>
          <w:szCs w:val="24"/>
        </w:rPr>
        <w:t>Spark</w:t>
      </w:r>
      <w:r w:rsidRPr="006C6EC1">
        <w:rPr>
          <w:rFonts w:ascii="Times New Roman" w:hAnsi="Times New Roman" w:hint="eastAsia"/>
          <w:sz w:val="24"/>
          <w:szCs w:val="24"/>
        </w:rPr>
        <w:t>还是</w:t>
      </w:r>
      <w:r w:rsidRPr="006C6EC1">
        <w:rPr>
          <w:rFonts w:ascii="Times New Roman" w:hAnsi="Times New Roman" w:hint="eastAsia"/>
          <w:sz w:val="24"/>
          <w:szCs w:val="24"/>
        </w:rPr>
        <w:t>Hadoop</w:t>
      </w:r>
      <w:r w:rsidRPr="006C6EC1">
        <w:rPr>
          <w:rFonts w:ascii="Times New Roman" w:hAnsi="Times New Roman" w:hint="eastAsia"/>
          <w:sz w:val="24"/>
          <w:szCs w:val="24"/>
        </w:rPr>
        <w:t>分布式计算框架，</w:t>
      </w:r>
      <w:r>
        <w:rPr>
          <w:rFonts w:ascii="Times New Roman" w:hAnsi="Times New Roman" w:hint="eastAsia"/>
          <w:sz w:val="24"/>
          <w:szCs w:val="24"/>
        </w:rPr>
        <w:t>都需要基于</w:t>
      </w:r>
      <w:r>
        <w:rPr>
          <w:rFonts w:ascii="Times New Roman" w:hAnsi="Times New Roman" w:hint="eastAsia"/>
          <w:sz w:val="24"/>
          <w:szCs w:val="24"/>
        </w:rPr>
        <w:t>HDFS</w:t>
      </w:r>
      <w:r>
        <w:rPr>
          <w:rFonts w:ascii="Times New Roman" w:hAnsi="Times New Roman" w:hint="eastAsia"/>
          <w:sz w:val="24"/>
          <w:szCs w:val="24"/>
        </w:rPr>
        <w:t>分布式文件存储系统，作为其文件系统。同时基于</w:t>
      </w:r>
      <w:r>
        <w:rPr>
          <w:rFonts w:ascii="Times New Roman" w:hAnsi="Times New Roman" w:hint="eastAsia"/>
          <w:sz w:val="24"/>
          <w:szCs w:val="24"/>
        </w:rPr>
        <w:t>HDFS</w:t>
      </w:r>
      <w:r>
        <w:rPr>
          <w:rFonts w:ascii="Times New Roman" w:hAnsi="Times New Roman" w:hint="eastAsia"/>
          <w:sz w:val="24"/>
          <w:szCs w:val="24"/>
        </w:rPr>
        <w:t>分布式文件系统搭建的</w:t>
      </w:r>
      <w:r>
        <w:rPr>
          <w:rFonts w:ascii="Times New Roman" w:hAnsi="Times New Roman" w:hint="eastAsia"/>
          <w:sz w:val="24"/>
          <w:szCs w:val="24"/>
        </w:rPr>
        <w:t>S</w:t>
      </w:r>
      <w:r>
        <w:rPr>
          <w:rFonts w:ascii="Times New Roman" w:hAnsi="Times New Roman"/>
          <w:sz w:val="24"/>
          <w:szCs w:val="24"/>
        </w:rPr>
        <w:t>p</w:t>
      </w:r>
      <w:r>
        <w:rPr>
          <w:rFonts w:ascii="Times New Roman" w:hAnsi="Times New Roman" w:hint="eastAsia"/>
          <w:sz w:val="24"/>
          <w:szCs w:val="24"/>
        </w:rPr>
        <w:t>ark</w:t>
      </w:r>
      <w:r>
        <w:rPr>
          <w:rFonts w:ascii="Times New Roman" w:hAnsi="Times New Roman" w:hint="eastAsia"/>
          <w:sz w:val="24"/>
          <w:szCs w:val="24"/>
        </w:rPr>
        <w:t>或者</w:t>
      </w:r>
      <w:r>
        <w:rPr>
          <w:rFonts w:ascii="Times New Roman" w:hAnsi="Times New Roman" w:hint="eastAsia"/>
          <w:sz w:val="24"/>
          <w:szCs w:val="24"/>
        </w:rPr>
        <w:t>Hadoop</w:t>
      </w:r>
      <w:r>
        <w:rPr>
          <w:rFonts w:ascii="Times New Roman" w:hAnsi="Times New Roman" w:hint="eastAsia"/>
          <w:sz w:val="24"/>
          <w:szCs w:val="24"/>
        </w:rPr>
        <w:t>分布式计算集群均支持数据本地化，即在</w:t>
      </w:r>
      <w:r>
        <w:rPr>
          <w:rFonts w:ascii="Times New Roman" w:hAnsi="Times New Roman" w:hint="eastAsia"/>
          <w:sz w:val="24"/>
          <w:szCs w:val="24"/>
        </w:rPr>
        <w:t>Spark</w:t>
      </w:r>
      <w:r>
        <w:rPr>
          <w:rFonts w:ascii="Times New Roman" w:hAnsi="Times New Roman" w:hint="eastAsia"/>
          <w:sz w:val="24"/>
          <w:szCs w:val="24"/>
        </w:rPr>
        <w:t>或者</w:t>
      </w:r>
      <w:r>
        <w:rPr>
          <w:rFonts w:ascii="Times New Roman" w:hAnsi="Times New Roman" w:hint="eastAsia"/>
          <w:sz w:val="24"/>
          <w:szCs w:val="24"/>
        </w:rPr>
        <w:t>Hadoop</w:t>
      </w:r>
      <w:r>
        <w:rPr>
          <w:rFonts w:ascii="Times New Roman" w:hAnsi="Times New Roman" w:hint="eastAsia"/>
          <w:sz w:val="24"/>
          <w:szCs w:val="24"/>
        </w:rPr>
        <w:t>在分布式计算框架，在给节点分配任务时，会优先将</w:t>
      </w:r>
      <w:r w:rsidR="00380A7E">
        <w:rPr>
          <w:rFonts w:ascii="Times New Roman" w:hAnsi="Times New Roman" w:hint="eastAsia"/>
          <w:sz w:val="24"/>
          <w:szCs w:val="24"/>
        </w:rPr>
        <w:t>任务分配给存储该任务相关数据的节点，这样可以大大降低从其他节点读取数据浪费的时间。基于此，我们提出一种基于</w:t>
      </w:r>
      <w:r w:rsidR="00380A7E" w:rsidRPr="00380A7E">
        <w:rPr>
          <w:rFonts w:ascii="Times New Roman" w:hAnsi="Times New Roman" w:hint="eastAsia"/>
          <w:sz w:val="24"/>
          <w:szCs w:val="24"/>
        </w:rPr>
        <w:t>视频数据块时间预测模型</w:t>
      </w:r>
      <w:r w:rsidR="00380A7E">
        <w:rPr>
          <w:rFonts w:ascii="Times New Roman" w:hAnsi="Times New Roman" w:hint="eastAsia"/>
          <w:sz w:val="24"/>
          <w:szCs w:val="24"/>
        </w:rPr>
        <w:t>的视频数据块放置策略和视频数据块迁移策略，当用户提交智能视频处理任务后，我们根据任务的相关性将监控视频数据块划分成一个个相关数据块组（</w:t>
      </w:r>
      <w:r w:rsidR="00380A7E">
        <w:rPr>
          <w:rFonts w:ascii="Times New Roman" w:hAnsi="Times New Roman" w:hint="eastAsia"/>
          <w:sz w:val="24"/>
          <w:szCs w:val="24"/>
        </w:rPr>
        <w:t>Data Block Group</w:t>
      </w:r>
      <w:r w:rsidR="00380A7E">
        <w:rPr>
          <w:rFonts w:ascii="Times New Roman" w:hAnsi="Times New Roman" w:hint="eastAsia"/>
          <w:sz w:val="24"/>
          <w:szCs w:val="24"/>
        </w:rPr>
        <w:t>），我们通过预测处理每一个</w:t>
      </w:r>
      <w:r w:rsidR="00380A7E">
        <w:rPr>
          <w:rFonts w:ascii="Times New Roman" w:hAnsi="Times New Roman" w:hint="eastAsia"/>
          <w:sz w:val="24"/>
          <w:szCs w:val="24"/>
        </w:rPr>
        <w:t>DBG</w:t>
      </w:r>
      <w:r w:rsidR="00380A7E">
        <w:rPr>
          <w:rFonts w:ascii="Times New Roman" w:hAnsi="Times New Roman" w:hint="eastAsia"/>
          <w:sz w:val="24"/>
          <w:szCs w:val="24"/>
        </w:rPr>
        <w:t>所需要的处理时间，然后根据每一个节点的所需要处理的所有的</w:t>
      </w:r>
      <w:r w:rsidR="00380A7E">
        <w:rPr>
          <w:rFonts w:ascii="Times New Roman" w:hAnsi="Times New Roman" w:hint="eastAsia"/>
          <w:sz w:val="24"/>
          <w:szCs w:val="24"/>
        </w:rPr>
        <w:t>DBG</w:t>
      </w:r>
      <w:r w:rsidR="00380A7E">
        <w:rPr>
          <w:rFonts w:ascii="Times New Roman" w:hAnsi="Times New Roman" w:hint="eastAsia"/>
          <w:sz w:val="24"/>
          <w:szCs w:val="24"/>
        </w:rPr>
        <w:t>的处理时间，作为调度的基本依据，</w:t>
      </w:r>
      <w:r w:rsidR="00156052">
        <w:rPr>
          <w:rFonts w:ascii="Times New Roman" w:hAnsi="Times New Roman" w:hint="eastAsia"/>
          <w:sz w:val="24"/>
          <w:szCs w:val="24"/>
        </w:rPr>
        <w:t>理想状况下保证所有节点同时完成任务。大大提高了集群的利用率，减少了用户等待的时间。</w:t>
      </w:r>
    </w:p>
    <w:p w:rsidR="00B87AF6" w:rsidRPr="00B87AF6" w:rsidRDefault="00723291" w:rsidP="003647B6">
      <w:pPr>
        <w:pStyle w:val="110"/>
        <w:spacing w:before="156" w:after="156"/>
        <w:rPr>
          <w:lang w:val="en-US" w:eastAsia="zh-CN"/>
        </w:rPr>
      </w:pPr>
      <w:bookmarkStart w:id="182" w:name="_Toc440442871"/>
      <w:bookmarkStart w:id="183" w:name="_Toc476847726"/>
      <w:r w:rsidRPr="00B87AF6">
        <w:rPr>
          <w:rFonts w:hint="eastAsia"/>
          <w:lang w:val="en-US" w:eastAsia="zh-CN"/>
        </w:rPr>
        <w:t>4.</w:t>
      </w:r>
      <w:r w:rsidR="00156052" w:rsidRPr="00B87AF6">
        <w:rPr>
          <w:rFonts w:hint="eastAsia"/>
          <w:lang w:val="en-US" w:eastAsia="zh-CN"/>
        </w:rPr>
        <w:t>2</w:t>
      </w:r>
      <w:bookmarkEnd w:id="182"/>
      <w:r w:rsidR="004E4AB4" w:rsidRPr="00B87AF6">
        <w:rPr>
          <w:rFonts w:hint="eastAsia"/>
          <w:lang w:val="en-US" w:eastAsia="zh-CN"/>
        </w:rPr>
        <w:t>视频数据块</w:t>
      </w:r>
      <w:r w:rsidR="00410720">
        <w:rPr>
          <w:rFonts w:hint="eastAsia"/>
          <w:lang w:val="en-US" w:eastAsia="zh-CN"/>
        </w:rPr>
        <w:t>处理</w:t>
      </w:r>
      <w:r w:rsidR="004E4AB4" w:rsidRPr="00B87AF6">
        <w:rPr>
          <w:rFonts w:hint="eastAsia"/>
          <w:lang w:val="en-US" w:eastAsia="zh-CN"/>
        </w:rPr>
        <w:t>时间预测模型</w:t>
      </w:r>
      <w:bookmarkEnd w:id="183"/>
    </w:p>
    <w:p w:rsidR="004E4AB4" w:rsidRDefault="004E4AB4" w:rsidP="00FF4475">
      <w:pPr>
        <w:spacing w:line="400" w:lineRule="exact"/>
        <w:jc w:val="both"/>
        <w:rPr>
          <w:lang/>
        </w:rPr>
      </w:pPr>
      <w:r>
        <w:rPr>
          <w:rFonts w:hint="eastAsia"/>
          <w:lang/>
        </w:rPr>
        <w:tab/>
      </w:r>
      <w:r w:rsidRPr="004E4AB4">
        <w:rPr>
          <w:rFonts w:ascii="Times New Roman" w:hAnsi="Times New Roman" w:hint="eastAsia"/>
          <w:sz w:val="24"/>
          <w:szCs w:val="24"/>
        </w:rPr>
        <w:t>为了能够使监控视频云计算集群在执行视频处理任务时能够负载均衡，减少集群内部的网络传输，降低集群内部资源消耗。我们需要建立一个视频数据块处理时间预测模型，然后基于此预测模型，将视频数据块按照最佳的负载均衡策略放置到集群内部的节点上，减少后期再处理过程中，视频数据块迁移的数据量。</w:t>
      </w:r>
    </w:p>
    <w:p w:rsidR="00B87AF6" w:rsidRDefault="004E4AB4" w:rsidP="00C744D3">
      <w:pPr>
        <w:spacing w:line="400" w:lineRule="exact"/>
        <w:jc w:val="both"/>
        <w:rPr>
          <w:rFonts w:ascii="Times New Roman" w:hAnsi="Times New Roman"/>
          <w:sz w:val="24"/>
          <w:szCs w:val="24"/>
        </w:rPr>
      </w:pPr>
      <w:r>
        <w:rPr>
          <w:rFonts w:hint="eastAsia"/>
          <w:lang/>
        </w:rPr>
        <w:tab/>
      </w:r>
      <w:r w:rsidRPr="00495F41">
        <w:rPr>
          <w:rFonts w:ascii="Times New Roman" w:hAnsi="Times New Roman" w:hint="eastAsia"/>
          <w:sz w:val="24"/>
          <w:szCs w:val="24"/>
        </w:rPr>
        <w:t>为此我们分析了常用的智能视频处理算法</w:t>
      </w:r>
      <w:r w:rsidR="00495F41" w:rsidRPr="00495F41">
        <w:rPr>
          <w:rFonts w:ascii="Times New Roman" w:hAnsi="Times New Roman" w:hint="eastAsia"/>
          <w:sz w:val="24"/>
          <w:szCs w:val="24"/>
        </w:rPr>
        <w:t>，总结了这些算法相同的操作，并进行了大量的实验，最终我们发现了影响智能视频数据处理任务时间的主要因素有四个：视频数据块的时间长度、频数据块的分辨率、视频数据块的帧率以及集群中节点的计算能力。这四个因素决定了监控视频数据块在某个节点上需要的处理时间，下面我们将具体来说明是视频数据块时间预测模型的建立过程。</w:t>
      </w:r>
    </w:p>
    <w:p w:rsidR="002539BB" w:rsidRPr="00510975" w:rsidRDefault="002539BB" w:rsidP="008E1D83">
      <w:pPr>
        <w:pStyle w:val="af5"/>
        <w:spacing w:before="156" w:after="156"/>
        <w:ind w:firstLineChars="0" w:firstLine="0"/>
      </w:pPr>
      <w:bookmarkStart w:id="184" w:name="OLE_LINK46"/>
      <w:bookmarkStart w:id="185" w:name="_Toc476847727"/>
      <w:r w:rsidRPr="00510975">
        <w:rPr>
          <w:rFonts w:hint="eastAsia"/>
        </w:rPr>
        <w:t>4</w:t>
      </w:r>
      <w:r w:rsidRPr="00510975">
        <w:t>.</w:t>
      </w:r>
      <w:r w:rsidR="00156052" w:rsidRPr="00510975">
        <w:rPr>
          <w:rFonts w:hint="eastAsia"/>
        </w:rPr>
        <w:t>2</w:t>
      </w:r>
      <w:r w:rsidRPr="00510975">
        <w:t xml:space="preserve">.1  </w:t>
      </w:r>
      <w:r w:rsidRPr="00510975">
        <w:rPr>
          <w:rFonts w:hint="eastAsia"/>
        </w:rPr>
        <w:t>模型的建立</w:t>
      </w:r>
      <w:bookmarkEnd w:id="184"/>
      <w:bookmarkEnd w:id="185"/>
    </w:p>
    <w:p w:rsidR="00495F41" w:rsidRDefault="00495F41" w:rsidP="00FF4475">
      <w:pPr>
        <w:spacing w:line="400" w:lineRule="exact"/>
        <w:jc w:val="both"/>
        <w:rPr>
          <w:rFonts w:ascii="Times New Roman" w:hAnsi="Times New Roman"/>
          <w:sz w:val="24"/>
          <w:szCs w:val="24"/>
        </w:rPr>
      </w:pPr>
      <w:r w:rsidRPr="00495F41">
        <w:rPr>
          <w:rFonts w:ascii="Times New Roman" w:hAnsi="Times New Roman" w:hint="eastAsia"/>
          <w:sz w:val="24"/>
          <w:szCs w:val="24"/>
        </w:rPr>
        <w:tab/>
      </w:r>
      <w:r w:rsidRPr="00495F41">
        <w:rPr>
          <w:rFonts w:ascii="Times New Roman" w:hAnsi="Times New Roman" w:hint="eastAsia"/>
          <w:sz w:val="24"/>
          <w:szCs w:val="24"/>
        </w:rPr>
        <w:t>由于采集摄像头的种类繁杂，采集到的视频数据的分辨率和视频数据的帧率都是多种多样的，</w:t>
      </w:r>
      <w:r>
        <w:rPr>
          <w:rFonts w:ascii="Times New Roman" w:hAnsi="Times New Roman" w:hint="eastAsia"/>
          <w:sz w:val="24"/>
          <w:szCs w:val="24"/>
        </w:rPr>
        <w:t>例如摄像头采集到的数据分辨率笼统的划分有</w:t>
      </w:r>
      <w:r w:rsidRPr="00495F41">
        <w:rPr>
          <w:rFonts w:ascii="Times New Roman" w:hAnsi="Times New Roman" w:hint="eastAsia"/>
          <w:sz w:val="24"/>
          <w:szCs w:val="24"/>
        </w:rPr>
        <w:t>1024*768</w:t>
      </w:r>
      <w:r>
        <w:rPr>
          <w:rFonts w:ascii="Times New Roman" w:hAnsi="Times New Roman" w:hint="eastAsia"/>
          <w:sz w:val="24"/>
          <w:szCs w:val="24"/>
        </w:rPr>
        <w:t>、</w:t>
      </w:r>
      <w:r w:rsidRPr="00495F41">
        <w:rPr>
          <w:rFonts w:ascii="Times New Roman" w:hAnsi="Times New Roman" w:hint="eastAsia"/>
          <w:sz w:val="24"/>
          <w:szCs w:val="24"/>
        </w:rPr>
        <w:t>1440*900</w:t>
      </w:r>
      <w:r>
        <w:rPr>
          <w:rFonts w:ascii="Times New Roman" w:hAnsi="Times New Roman" w:hint="eastAsia"/>
          <w:sz w:val="24"/>
          <w:szCs w:val="24"/>
        </w:rPr>
        <w:t>、</w:t>
      </w:r>
      <w:r w:rsidRPr="00495F41">
        <w:rPr>
          <w:rFonts w:ascii="Times New Roman" w:hAnsi="Times New Roman" w:hint="eastAsia"/>
          <w:sz w:val="24"/>
          <w:szCs w:val="24"/>
        </w:rPr>
        <w:t>1280*1024</w:t>
      </w:r>
      <w:r>
        <w:rPr>
          <w:rFonts w:ascii="Times New Roman" w:hAnsi="Times New Roman" w:hint="eastAsia"/>
          <w:sz w:val="24"/>
          <w:szCs w:val="24"/>
        </w:rPr>
        <w:t>、</w:t>
      </w:r>
      <w:r>
        <w:rPr>
          <w:rFonts w:ascii="Times New Roman" w:hAnsi="Times New Roman" w:hint="eastAsia"/>
          <w:sz w:val="24"/>
          <w:szCs w:val="24"/>
        </w:rPr>
        <w:t>1920*1080</w:t>
      </w:r>
      <w:r>
        <w:rPr>
          <w:rFonts w:ascii="Times New Roman" w:hAnsi="Times New Roman" w:hint="eastAsia"/>
          <w:sz w:val="24"/>
          <w:szCs w:val="24"/>
        </w:rPr>
        <w:t>等，摄像头采集到的数据的帧率也不尽相同，例如有</w:t>
      </w:r>
      <w:r>
        <w:rPr>
          <w:rFonts w:ascii="Times New Roman" w:hAnsi="Times New Roman" w:hint="eastAsia"/>
          <w:sz w:val="24"/>
          <w:szCs w:val="24"/>
        </w:rPr>
        <w:t>20fps</w:t>
      </w:r>
      <w:r>
        <w:rPr>
          <w:rFonts w:ascii="Times New Roman" w:hAnsi="Times New Roman" w:hint="eastAsia"/>
          <w:sz w:val="24"/>
          <w:szCs w:val="24"/>
        </w:rPr>
        <w:t>、</w:t>
      </w:r>
      <w:r>
        <w:rPr>
          <w:rFonts w:ascii="Times New Roman" w:hAnsi="Times New Roman" w:hint="eastAsia"/>
          <w:sz w:val="24"/>
          <w:szCs w:val="24"/>
        </w:rPr>
        <w:t>25fps</w:t>
      </w:r>
      <w:r>
        <w:rPr>
          <w:rFonts w:ascii="Times New Roman" w:hAnsi="Times New Roman" w:hint="eastAsia"/>
          <w:sz w:val="24"/>
          <w:szCs w:val="24"/>
        </w:rPr>
        <w:t>、</w:t>
      </w:r>
      <w:r>
        <w:rPr>
          <w:rFonts w:ascii="Times New Roman" w:hAnsi="Times New Roman" w:hint="eastAsia"/>
          <w:sz w:val="24"/>
          <w:szCs w:val="24"/>
        </w:rPr>
        <w:t>27fps</w:t>
      </w:r>
      <w:r>
        <w:rPr>
          <w:rFonts w:ascii="Times New Roman" w:hAnsi="Times New Roman" w:hint="eastAsia"/>
          <w:sz w:val="24"/>
          <w:szCs w:val="24"/>
        </w:rPr>
        <w:t>等等，为了能够将</w:t>
      </w:r>
      <w:r w:rsidR="000204CF">
        <w:rPr>
          <w:rFonts w:ascii="Times New Roman" w:hAnsi="Times New Roman" w:hint="eastAsia"/>
          <w:sz w:val="24"/>
          <w:szCs w:val="24"/>
        </w:rPr>
        <w:t>方便表述这些不同的属性，我们将不同的分辨率定义为集合</w:t>
      </w:r>
      <m:oMath>
        <m:r>
          <w:rPr>
            <w:rFonts w:ascii="Cambria Math" w:hAnsi="Cambria Math"/>
            <w:sz w:val="24"/>
            <w:szCs w:val="24"/>
          </w:rPr>
          <m:t>R</m:t>
        </m:r>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e>
        </m:d>
      </m:oMath>
      <w:r w:rsidR="000204CF">
        <w:rPr>
          <w:rFonts w:ascii="Times New Roman" w:hAnsi="Times New Roman" w:hint="eastAsia"/>
          <w:sz w:val="24"/>
          <w:szCs w:val="24"/>
        </w:rPr>
        <w:t>，</w:t>
      </w:r>
      <w:r w:rsidR="000A0263">
        <w:rPr>
          <w:rFonts w:ascii="Times New Roman" w:hAnsi="Times New Roman" w:hint="eastAsia"/>
          <w:sz w:val="24"/>
          <w:szCs w:val="24"/>
        </w:rPr>
        <w:t>其中</w:t>
      </w:r>
      <w:r w:rsidR="000A0263" w:rsidRPr="007C7536">
        <w:rPr>
          <w:rFonts w:ascii="Times New Roman" w:hAnsi="Times New Roman" w:hint="eastAsia"/>
          <w:i/>
          <w:sz w:val="24"/>
          <w:szCs w:val="24"/>
        </w:rPr>
        <w:t>m</w:t>
      </w:r>
      <w:r w:rsidR="000A0263">
        <w:rPr>
          <w:rFonts w:ascii="Times New Roman" w:hAnsi="Times New Roman" w:hint="eastAsia"/>
          <w:sz w:val="24"/>
          <w:szCs w:val="24"/>
        </w:rPr>
        <w:t>表示集合</w:t>
      </w:r>
      <w:r w:rsidR="000A0263" w:rsidRPr="007C7536">
        <w:rPr>
          <w:rFonts w:ascii="Times New Roman" w:hAnsi="Times New Roman" w:hint="eastAsia"/>
          <w:i/>
          <w:sz w:val="24"/>
          <w:szCs w:val="24"/>
        </w:rPr>
        <w:t>R</w:t>
      </w:r>
      <w:r w:rsidR="000A0263">
        <w:rPr>
          <w:rFonts w:ascii="Times New Roman" w:hAnsi="Times New Roman" w:hint="eastAsia"/>
          <w:sz w:val="24"/>
          <w:szCs w:val="24"/>
        </w:rPr>
        <w:t>中共有</w:t>
      </w:r>
      <w:r w:rsidR="000A0263" w:rsidRPr="007C7536">
        <w:rPr>
          <w:rFonts w:ascii="Times New Roman" w:hAnsi="Times New Roman" w:hint="eastAsia"/>
          <w:i/>
          <w:sz w:val="24"/>
          <w:szCs w:val="24"/>
        </w:rPr>
        <w:t>m</w:t>
      </w:r>
      <w:r w:rsidR="000A0263">
        <w:rPr>
          <w:rFonts w:ascii="Times New Roman" w:hAnsi="Times New Roman" w:hint="eastAsia"/>
          <w:sz w:val="24"/>
          <w:szCs w:val="24"/>
        </w:rPr>
        <w:t>中分辨率，</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m</m:t>
            </m:r>
          </m:sub>
        </m:sSub>
      </m:oMath>
      <w:r w:rsidR="000A0263">
        <w:rPr>
          <w:rFonts w:ascii="Times New Roman" w:hAnsi="Times New Roman" w:hint="eastAsia"/>
          <w:sz w:val="24"/>
          <w:szCs w:val="24"/>
        </w:rPr>
        <w:t>表示集合中第</w:t>
      </w:r>
      <w:r w:rsidR="000A0263" w:rsidRPr="007C7536">
        <w:rPr>
          <w:rFonts w:ascii="Times New Roman" w:hAnsi="Times New Roman" w:hint="eastAsia"/>
          <w:i/>
          <w:sz w:val="24"/>
          <w:szCs w:val="24"/>
        </w:rPr>
        <w:t>m</w:t>
      </w:r>
      <w:r w:rsidR="000A0263">
        <w:rPr>
          <w:rFonts w:ascii="Times New Roman" w:hAnsi="Times New Roman" w:hint="eastAsia"/>
          <w:sz w:val="24"/>
          <w:szCs w:val="24"/>
        </w:rPr>
        <w:t>种分辨率；</w:t>
      </w:r>
      <w:r w:rsidR="000204CF">
        <w:rPr>
          <w:rFonts w:ascii="Times New Roman" w:hAnsi="Times New Roman" w:hint="eastAsia"/>
          <w:sz w:val="24"/>
          <w:szCs w:val="24"/>
        </w:rPr>
        <w:t>将不同的帧率定义为集合</w:t>
      </w:r>
      <m:oMath>
        <m:r>
          <w:rPr>
            <w:rFonts w:ascii="Cambria Math" w:hAnsi="Cambria Math"/>
            <w:sz w:val="24"/>
            <w:szCs w:val="24"/>
          </w:rPr>
          <m:t>F=</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n</m:t>
                </m:r>
              </m:sub>
            </m:sSub>
          </m:e>
        </m:d>
      </m:oMath>
      <w:r w:rsidR="000A6001">
        <w:rPr>
          <w:rFonts w:ascii="Times New Roman" w:hAnsi="Times New Roman" w:hint="eastAsia"/>
          <w:sz w:val="24"/>
          <w:szCs w:val="24"/>
        </w:rPr>
        <w:t>，</w:t>
      </w:r>
      <w:r w:rsidR="000A0263">
        <w:rPr>
          <w:rFonts w:ascii="Times New Roman" w:hAnsi="Times New Roman" w:hint="eastAsia"/>
          <w:sz w:val="24"/>
          <w:szCs w:val="24"/>
        </w:rPr>
        <w:lastRenderedPageBreak/>
        <w:t>其中</w:t>
      </w:r>
      <w:r w:rsidR="000A0263" w:rsidRPr="007C7536">
        <w:rPr>
          <w:rFonts w:ascii="Times New Roman" w:hAnsi="Times New Roman" w:hint="eastAsia"/>
          <w:i/>
          <w:sz w:val="24"/>
          <w:szCs w:val="24"/>
        </w:rPr>
        <w:t>n</w:t>
      </w:r>
      <w:r w:rsidR="000A0263">
        <w:rPr>
          <w:rFonts w:ascii="Times New Roman" w:hAnsi="Times New Roman" w:hint="eastAsia"/>
          <w:sz w:val="24"/>
          <w:szCs w:val="24"/>
        </w:rPr>
        <w:t>表示集合</w:t>
      </w:r>
      <w:r w:rsidR="000A0263" w:rsidRPr="007C7536">
        <w:rPr>
          <w:rFonts w:ascii="Times New Roman" w:hAnsi="Times New Roman" w:hint="eastAsia"/>
          <w:i/>
          <w:sz w:val="24"/>
          <w:szCs w:val="24"/>
        </w:rPr>
        <w:t>F</w:t>
      </w:r>
      <w:r w:rsidR="000A0263">
        <w:rPr>
          <w:rFonts w:ascii="Times New Roman" w:hAnsi="Times New Roman" w:hint="eastAsia"/>
          <w:sz w:val="24"/>
          <w:szCs w:val="24"/>
        </w:rPr>
        <w:t>中有</w:t>
      </w:r>
      <w:r w:rsidR="000A0263" w:rsidRPr="007C7536">
        <w:rPr>
          <w:rFonts w:ascii="Times New Roman" w:hAnsi="Times New Roman" w:hint="eastAsia"/>
          <w:i/>
          <w:sz w:val="24"/>
          <w:szCs w:val="24"/>
        </w:rPr>
        <w:t>n</w:t>
      </w:r>
      <w:r w:rsidR="000A0263">
        <w:rPr>
          <w:rFonts w:ascii="Times New Roman" w:hAnsi="Times New Roman" w:hint="eastAsia"/>
          <w:sz w:val="24"/>
          <w:szCs w:val="24"/>
        </w:rPr>
        <w:t>种帧率，</w:t>
      </w: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n</m:t>
            </m:r>
          </m:sub>
        </m:sSub>
      </m:oMath>
      <w:r w:rsidR="000A0263">
        <w:rPr>
          <w:rFonts w:ascii="Times New Roman" w:hAnsi="Times New Roman" w:hint="eastAsia"/>
          <w:sz w:val="24"/>
          <w:szCs w:val="24"/>
        </w:rPr>
        <w:t>表示集合</w:t>
      </w:r>
      <w:r w:rsidR="000A0263">
        <w:rPr>
          <w:rFonts w:ascii="Times New Roman" w:hAnsi="Times New Roman" w:hint="eastAsia"/>
          <w:sz w:val="24"/>
          <w:szCs w:val="24"/>
        </w:rPr>
        <w:t>F</w:t>
      </w:r>
      <w:r w:rsidR="000A0263">
        <w:rPr>
          <w:rFonts w:ascii="Times New Roman" w:hAnsi="Times New Roman" w:hint="eastAsia"/>
          <w:sz w:val="24"/>
          <w:szCs w:val="24"/>
        </w:rPr>
        <w:t>中第</w:t>
      </w:r>
      <w:r w:rsidR="000A0263" w:rsidRPr="007C7536">
        <w:rPr>
          <w:rFonts w:ascii="Times New Roman" w:hAnsi="Times New Roman" w:hint="eastAsia"/>
          <w:i/>
          <w:sz w:val="24"/>
          <w:szCs w:val="24"/>
        </w:rPr>
        <w:t>n</w:t>
      </w:r>
      <w:r w:rsidR="000A0263">
        <w:rPr>
          <w:rFonts w:ascii="Times New Roman" w:hAnsi="Times New Roman" w:hint="eastAsia"/>
          <w:sz w:val="24"/>
          <w:szCs w:val="24"/>
        </w:rPr>
        <w:t>种帧率。</w:t>
      </w:r>
      <w:r w:rsidR="000A6001">
        <w:rPr>
          <w:rFonts w:ascii="Times New Roman" w:hAnsi="Times New Roman" w:hint="eastAsia"/>
          <w:sz w:val="24"/>
          <w:szCs w:val="24"/>
        </w:rPr>
        <w:t>通过定义</w:t>
      </w:r>
      <w:r w:rsidR="005C31BD">
        <w:rPr>
          <w:rFonts w:ascii="Times New Roman" w:hAnsi="Times New Roman" w:hint="eastAsia"/>
          <w:sz w:val="24"/>
          <w:szCs w:val="24"/>
        </w:rPr>
        <w:t>不同分辨率的集合和不同帧率的集合，我们提出了视频质量的概念，</w:t>
      </w:r>
      <w:r w:rsidR="00DF1772">
        <w:rPr>
          <w:rFonts w:ascii="Times New Roman" w:hAnsi="Times New Roman" w:hint="eastAsia"/>
          <w:sz w:val="24"/>
          <w:szCs w:val="24"/>
        </w:rPr>
        <w:t>用大写字母</w:t>
      </w:r>
      <w:r w:rsidR="00DF1772" w:rsidRPr="007C7536">
        <w:rPr>
          <w:rFonts w:ascii="Times New Roman" w:hAnsi="Times New Roman" w:hint="eastAsia"/>
          <w:i/>
          <w:sz w:val="24"/>
          <w:szCs w:val="24"/>
        </w:rPr>
        <w:t>Q</w:t>
      </w:r>
      <w:r w:rsidR="00DF1772">
        <w:rPr>
          <w:rFonts w:ascii="Times New Roman" w:hAnsi="Times New Roman" w:hint="eastAsia"/>
          <w:sz w:val="24"/>
          <w:szCs w:val="24"/>
        </w:rPr>
        <w:t>表示，</w:t>
      </w:r>
      <w:r w:rsidR="005C31BD">
        <w:rPr>
          <w:rFonts w:ascii="Times New Roman" w:hAnsi="Times New Roman" w:hint="eastAsia"/>
          <w:sz w:val="24"/>
          <w:szCs w:val="24"/>
        </w:rPr>
        <w:t>如公式</w:t>
      </w:r>
      <w:r w:rsidR="005C31BD">
        <w:rPr>
          <w:rFonts w:ascii="Times New Roman" w:hAnsi="Times New Roman" w:hint="eastAsia"/>
          <w:sz w:val="24"/>
          <w:szCs w:val="24"/>
        </w:rPr>
        <w:t>1</w:t>
      </w:r>
      <w:r w:rsidR="005C31BD">
        <w:rPr>
          <w:rFonts w:ascii="Times New Roman" w:hAnsi="Times New Roman" w:hint="eastAsia"/>
          <w:sz w:val="24"/>
          <w:szCs w:val="24"/>
        </w:rPr>
        <w:t>所示：</w:t>
      </w:r>
    </w:p>
    <w:p w:rsidR="000A0263" w:rsidRPr="00DF1772" w:rsidRDefault="00DF1772" w:rsidP="00FF4475">
      <w:pPr>
        <w:tabs>
          <w:tab w:val="left" w:pos="3686"/>
          <w:tab w:val="left" w:pos="7938"/>
        </w:tabs>
        <w:spacing w:line="360" w:lineRule="auto"/>
        <w:jc w:val="both"/>
        <w:rPr>
          <w:rFonts w:ascii="Times New Roman" w:hAnsi="Times New Roman"/>
          <w:sz w:val="24"/>
          <w:szCs w:val="24"/>
        </w:rPr>
      </w:pPr>
      <w:r>
        <w:rPr>
          <w:rFonts w:ascii="Times New Roman" w:hAnsi="Times New Roman" w:hint="eastAsia"/>
          <w:sz w:val="24"/>
          <w:szCs w:val="24"/>
        </w:rPr>
        <w:tab/>
      </w:r>
      <m:oMath>
        <m:r>
          <w:rPr>
            <w:rFonts w:ascii="Cambria Math" w:hAnsi="Cambria Math"/>
            <w:sz w:val="24"/>
            <w:szCs w:val="24"/>
          </w:rPr>
          <m:t>Q=R×F</m:t>
        </m:r>
      </m:oMath>
      <w:r>
        <w:rPr>
          <w:rFonts w:ascii="Times New Roman" w:hAnsi="Times New Roman" w:hint="eastAsia"/>
          <w:sz w:val="24"/>
          <w:szCs w:val="24"/>
        </w:rPr>
        <w:tab/>
        <w:t>(1)</w:t>
      </w:r>
    </w:p>
    <w:p w:rsidR="009279B1" w:rsidRDefault="00DF1772" w:rsidP="00FF4475">
      <w:pPr>
        <w:tabs>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集合</w:t>
      </w:r>
      <w:r w:rsidRPr="007C7536">
        <w:rPr>
          <w:rFonts w:ascii="Times New Roman" w:hAnsi="Times New Roman" w:hint="eastAsia"/>
          <w:i/>
          <w:sz w:val="24"/>
          <w:szCs w:val="24"/>
        </w:rPr>
        <w:t>Q</w:t>
      </w:r>
      <w:r>
        <w:rPr>
          <w:rFonts w:ascii="Times New Roman" w:hAnsi="Times New Roman" w:hint="eastAsia"/>
          <w:sz w:val="24"/>
          <w:szCs w:val="24"/>
        </w:rPr>
        <w:t>是集合</w:t>
      </w:r>
      <w:r w:rsidRPr="007C7536">
        <w:rPr>
          <w:rFonts w:ascii="Times New Roman" w:hAnsi="Times New Roman" w:hint="eastAsia"/>
          <w:i/>
          <w:sz w:val="24"/>
          <w:szCs w:val="24"/>
        </w:rPr>
        <w:t>R</w:t>
      </w:r>
      <w:r>
        <w:rPr>
          <w:rFonts w:ascii="Times New Roman" w:hAnsi="Times New Roman" w:hint="eastAsia"/>
          <w:sz w:val="24"/>
          <w:szCs w:val="24"/>
        </w:rPr>
        <w:t>和</w:t>
      </w:r>
      <w:r w:rsidRPr="007C7536">
        <w:rPr>
          <w:rFonts w:ascii="Times New Roman" w:hAnsi="Times New Roman" w:hint="eastAsia"/>
          <w:i/>
          <w:sz w:val="24"/>
          <w:szCs w:val="24"/>
        </w:rPr>
        <w:t>F</w:t>
      </w:r>
      <w:r>
        <w:rPr>
          <w:rFonts w:ascii="Times New Roman" w:hAnsi="Times New Roman" w:hint="eastAsia"/>
          <w:sz w:val="24"/>
          <w:szCs w:val="24"/>
        </w:rPr>
        <w:t>的笛卡尔积，例如：</w:t>
      </w:r>
      <m:oMath>
        <m:r>
          <w:rPr>
            <w:rFonts w:ascii="Cambria Math" w:hAnsi="Cambria Math"/>
            <w:sz w:val="24"/>
            <w:szCs w:val="24"/>
          </w:rPr>
          <m:t>R</m:t>
        </m:r>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e>
        </m:d>
      </m:oMath>
      <w:r>
        <w:rPr>
          <w:rFonts w:ascii="Times New Roman" w:hAnsi="Times New Roman" w:hint="eastAsia"/>
          <w:sz w:val="24"/>
          <w:szCs w:val="24"/>
        </w:rPr>
        <w:t>，</w:t>
      </w:r>
      <m:oMath>
        <m:r>
          <w:rPr>
            <w:rFonts w:ascii="Cambria Math" w:hAnsi="Cambria Math"/>
            <w:sz w:val="24"/>
            <w:szCs w:val="24"/>
          </w:rPr>
          <m:t>F</m:t>
        </m:r>
        <m:r>
          <m:rPr>
            <m:sty m:val="p"/>
          </m:rPr>
          <w:rPr>
            <w:rFonts w:ascii="Cambria Math" w:hAnsi="Cambria Math"/>
            <w:sz w:val="24"/>
            <w:szCs w:val="24"/>
          </w:rPr>
          <m:t>=</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e>
        </m:d>
      </m:oMath>
      <w:r w:rsidR="009279B1">
        <w:rPr>
          <w:rFonts w:ascii="Times New Roman" w:hAnsi="Times New Roman" w:hint="eastAsia"/>
          <w:sz w:val="24"/>
          <w:szCs w:val="24"/>
        </w:rPr>
        <w:t>，那么</w:t>
      </w:r>
      <m:oMath>
        <m:r>
          <w:rPr>
            <w:rFonts w:ascii="Cambria Math" w:hAnsi="Cambria Math"/>
            <w:sz w:val="24"/>
            <w:szCs w:val="24"/>
          </w:rPr>
          <m:t>Q</m:t>
        </m:r>
        <m:r>
          <m:rPr>
            <m:sty m:val="p"/>
          </m:rPr>
          <w:rPr>
            <w:rFonts w:ascii="Cambria Math" w:hAnsi="Cambria Math"/>
            <w:sz w:val="24"/>
            <w:szCs w:val="24"/>
          </w:rPr>
          <m:t>=</m:t>
        </m:r>
        <m:d>
          <m:dPr>
            <m:begChr m:val="{"/>
            <m:endChr m:val="}"/>
            <m:ctrlPr>
              <w:rPr>
                <w:rFonts w:ascii="Cambria Math" w:hAnsi="Cambria Math"/>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e>
            </m:d>
            <m:r>
              <m:rPr>
                <m:sty m:val="p"/>
              </m:rP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e>
            </m:d>
            <m:r>
              <m:rPr>
                <m:sty m:val="p"/>
              </m:rP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e>
            </m:d>
            <m:r>
              <m:rPr>
                <m:sty m:val="p"/>
              </m:rP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e>
            </m:d>
          </m:e>
        </m:d>
      </m:oMath>
      <w:r w:rsidR="009279B1">
        <w:rPr>
          <w:rFonts w:ascii="Times New Roman" w:hAnsi="Times New Roman" w:hint="eastAsia"/>
          <w:sz w:val="24"/>
          <w:szCs w:val="24"/>
        </w:rPr>
        <w:t>。集合</w:t>
      </w:r>
      <w:r w:rsidR="009279B1" w:rsidRPr="007C7536">
        <w:rPr>
          <w:rFonts w:ascii="Times New Roman" w:hAnsi="Times New Roman" w:hint="eastAsia"/>
          <w:i/>
          <w:sz w:val="24"/>
          <w:szCs w:val="24"/>
        </w:rPr>
        <w:t>Q</w:t>
      </w:r>
      <w:r w:rsidR="009279B1">
        <w:rPr>
          <w:rFonts w:ascii="Times New Roman" w:hAnsi="Times New Roman" w:hint="eastAsia"/>
          <w:sz w:val="24"/>
          <w:szCs w:val="24"/>
        </w:rPr>
        <w:t>中的每一个元素，例如</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1</m:t>
                </m:r>
              </m:sub>
            </m:sSub>
          </m:e>
        </m:d>
      </m:oMath>
      <w:r w:rsidR="009279B1">
        <w:rPr>
          <w:rFonts w:ascii="Times New Roman" w:hAnsi="Times New Roman" w:hint="eastAsia"/>
          <w:sz w:val="24"/>
          <w:szCs w:val="24"/>
        </w:rPr>
        <w:t>或者</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2</m:t>
                </m:r>
              </m:sub>
            </m:sSub>
          </m:e>
        </m:d>
      </m:oMath>
      <w:r w:rsidR="009279B1">
        <w:rPr>
          <w:rFonts w:ascii="Times New Roman" w:hAnsi="Times New Roman" w:hint="eastAsia"/>
          <w:sz w:val="24"/>
          <w:szCs w:val="24"/>
        </w:rPr>
        <w:t>，表示一个标准视频质量级别，并用</w:t>
      </w:r>
      <w:r w:rsidR="009279B1" w:rsidRPr="007C7536">
        <w:rPr>
          <w:rFonts w:ascii="Times New Roman" w:hAnsi="Times New Roman" w:hint="eastAsia"/>
          <w:i/>
          <w:sz w:val="24"/>
          <w:szCs w:val="24"/>
        </w:rPr>
        <w:t>QR</w:t>
      </w:r>
      <w:r w:rsidR="009279B1">
        <w:rPr>
          <w:rFonts w:ascii="Times New Roman" w:hAnsi="Times New Roman" w:hint="eastAsia"/>
          <w:sz w:val="24"/>
          <w:szCs w:val="24"/>
        </w:rPr>
        <w:t>表示。</w:t>
      </w:r>
    </w:p>
    <w:p w:rsidR="009211E0" w:rsidRDefault="009211E0"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一个监控视频数据块的</w:t>
      </w:r>
      <w:r w:rsidRPr="007C7536">
        <w:rPr>
          <w:rFonts w:ascii="Times New Roman" w:hAnsi="Times New Roman" w:hint="eastAsia"/>
          <w:i/>
          <w:sz w:val="24"/>
          <w:szCs w:val="24"/>
        </w:rPr>
        <w:t>QR</w:t>
      </w:r>
      <w:r>
        <w:rPr>
          <w:rFonts w:ascii="Times New Roman" w:hAnsi="Times New Roman" w:hint="eastAsia"/>
          <w:sz w:val="24"/>
          <w:szCs w:val="24"/>
        </w:rPr>
        <w:t>属性只属于集合</w:t>
      </w:r>
      <w:r w:rsidRPr="007C7536">
        <w:rPr>
          <w:rFonts w:ascii="Times New Roman" w:hAnsi="Times New Roman" w:hint="eastAsia"/>
          <w:i/>
          <w:sz w:val="24"/>
          <w:szCs w:val="24"/>
        </w:rPr>
        <w:t>Q</w:t>
      </w:r>
      <w:r>
        <w:rPr>
          <w:rFonts w:ascii="Times New Roman" w:hAnsi="Times New Roman" w:hint="eastAsia"/>
          <w:sz w:val="24"/>
          <w:szCs w:val="24"/>
        </w:rPr>
        <w:t>中的一种，同时我们用</w:t>
      </w:r>
      <w:r w:rsidRPr="007C7536">
        <w:rPr>
          <w:rFonts w:ascii="Times New Roman" w:hAnsi="Times New Roman"/>
          <w:i/>
          <w:sz w:val="24"/>
          <w:szCs w:val="24"/>
        </w:rPr>
        <w:t>SVD</w:t>
      </w:r>
      <w:r w:rsidRPr="007C7536">
        <w:rPr>
          <w:rFonts w:ascii="Times New Roman" w:hAnsi="Times New Roman" w:hint="eastAsia"/>
          <w:i/>
          <w:sz w:val="24"/>
          <w:szCs w:val="24"/>
        </w:rPr>
        <w:t>B</w:t>
      </w:r>
      <w:r>
        <w:rPr>
          <w:rFonts w:ascii="Times New Roman" w:hAnsi="Times New Roman" w:hint="eastAsia"/>
          <w:sz w:val="24"/>
          <w:szCs w:val="24"/>
        </w:rPr>
        <w:t>来表示监控视频数据块。然后我们提出一个基本长度</w:t>
      </w:r>
      <w:r>
        <w:rPr>
          <w:rFonts w:ascii="Times New Roman" w:hAnsi="Times New Roman" w:hint="eastAsia"/>
          <w:sz w:val="24"/>
          <w:szCs w:val="24"/>
        </w:rPr>
        <w:t>(Basic Length)</w:t>
      </w:r>
      <w:r>
        <w:rPr>
          <w:rFonts w:ascii="Times New Roman" w:hAnsi="Times New Roman" w:hint="eastAsia"/>
          <w:sz w:val="24"/>
          <w:szCs w:val="24"/>
        </w:rPr>
        <w:t>的概念，同时定义视频数据块</w:t>
      </w:r>
      <w:r w:rsidRPr="007C7536">
        <w:rPr>
          <w:rFonts w:ascii="Times New Roman" w:hAnsi="Times New Roman" w:hint="eastAsia"/>
          <w:i/>
          <w:sz w:val="24"/>
          <w:szCs w:val="24"/>
        </w:rPr>
        <w:t>i</w:t>
      </w:r>
      <w:r>
        <w:rPr>
          <w:rFonts w:ascii="Times New Roman" w:hAnsi="Times New Roman" w:hint="eastAsia"/>
          <w:sz w:val="24"/>
          <w:szCs w:val="24"/>
        </w:rPr>
        <w:t>的基本长度为：</w:t>
      </w:r>
    </w:p>
    <w:p w:rsidR="009211E0" w:rsidRDefault="007E4101" w:rsidP="00FF4475">
      <w:pPr>
        <w:tabs>
          <w:tab w:val="left" w:pos="3686"/>
          <w:tab w:val="left" w:pos="7938"/>
        </w:tabs>
        <w:spacing w:line="360" w:lineRule="auto"/>
        <w:jc w:val="both"/>
        <w:rPr>
          <w:rFonts w:ascii="Times New Roman" w:hAnsi="Times New Roman"/>
          <w:sz w:val="24"/>
          <w:szCs w:val="24"/>
        </w:rPr>
      </w:pPr>
      <w:r>
        <w:rPr>
          <w:rFonts w:ascii="Times New Roman" w:hAnsi="Times New Roman" w:hint="eastAsia"/>
          <w:sz w:val="24"/>
          <w:szCs w:val="24"/>
        </w:rPr>
        <w:tab/>
      </w:r>
      <m:oMath>
        <m:sSub>
          <m:sSubPr>
            <m:ctrlPr>
              <w:rPr>
                <w:rFonts w:ascii="Cambria Math" w:hAnsi="Cambria Math"/>
                <w:i/>
                <w:sz w:val="24"/>
                <w:szCs w:val="24"/>
              </w:rPr>
            </m:ctrlPr>
          </m:sSubPr>
          <m:e>
            <m:r>
              <w:rPr>
                <w:rFonts w:ascii="Cambria Math" w:hAnsi="Cambria Math"/>
                <w:sz w:val="24"/>
                <w:szCs w:val="24"/>
              </w:rPr>
              <m:t>BL</m:t>
            </m:r>
          </m:e>
          <m:sub>
            <m:r>
              <w:rPr>
                <w:rFonts w:ascii="Cambria Math" w:hAnsi="Cambria Math"/>
                <w:sz w:val="24"/>
                <w:szCs w:val="24"/>
              </w:rPr>
              <m:t>i</m:t>
            </m:r>
          </m:sub>
        </m:sSub>
        <m:r>
          <w:rPr>
            <w:rFonts w:ascii="Cambria Math" w:hAnsi="Cambria Math"/>
            <w:sz w:val="24"/>
            <w:szCs w:val="24"/>
          </w:rPr>
          <m:t>=</m:t>
        </m:r>
        <w:bookmarkStart w:id="186" w:name="OLE_LINK30"/>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w:bookmarkEnd w:id="186"/>
        <m:r>
          <w:rPr>
            <w:rFonts w:ascii="Cambria Math" w:hAnsi="Cambria Math"/>
            <w:sz w:val="24"/>
            <w:szCs w:val="24"/>
          </w:rPr>
          <m:t>∙</m:t>
        </m:r>
        <w:bookmarkStart w:id="187" w:name="OLE_LINK31"/>
        <w:bookmarkStart w:id="188" w:name="OLE_LINK37"/>
        <w:bookmarkStart w:id="189" w:name="OLE_LINK38"/>
        <m:sSub>
          <m:sSubPr>
            <m:ctrlPr>
              <w:rPr>
                <w:rFonts w:ascii="Cambria Math" w:hAnsi="Cambria Math"/>
                <w:i/>
                <w:sz w:val="24"/>
                <w:szCs w:val="24"/>
              </w:rPr>
            </m:ctrlPr>
          </m:sSubPr>
          <m:e>
            <m:r>
              <w:rPr>
                <w:rFonts w:ascii="Cambria Math" w:hAnsi="Cambria Math"/>
                <w:sz w:val="24"/>
                <w:szCs w:val="24"/>
              </w:rPr>
              <m:t>ts</m:t>
            </m:r>
          </m:e>
          <m:sub>
            <m:r>
              <w:rPr>
                <w:rFonts w:ascii="Cambria Math" w:hAnsi="Cambria Math"/>
                <w:sz w:val="24"/>
                <w:szCs w:val="24"/>
              </w:rPr>
              <m:t>i</m:t>
            </m:r>
          </m:sub>
        </m:sSub>
        <w:bookmarkEnd w:id="187"/>
        <w:bookmarkEnd w:id="188"/>
        <w:bookmarkEnd w:id="189"/>
      </m:oMath>
      <w:r>
        <w:rPr>
          <w:rFonts w:ascii="Times New Roman" w:hAnsi="Times New Roman" w:hint="eastAsia"/>
          <w:sz w:val="24"/>
          <w:szCs w:val="24"/>
        </w:rPr>
        <w:tab/>
        <w:t>(2)</w:t>
      </w:r>
    </w:p>
    <w:p w:rsidR="007E4101" w:rsidRDefault="007E4101" w:rsidP="00FF4475">
      <w:pPr>
        <w:tabs>
          <w:tab w:val="left" w:pos="426"/>
          <w:tab w:val="left" w:pos="7938"/>
        </w:tabs>
        <w:spacing w:line="400" w:lineRule="exact"/>
        <w:jc w:val="both"/>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Pr>
          <w:rFonts w:ascii="Times New Roman" w:hAnsi="Times New Roman" w:hint="eastAsia"/>
          <w:sz w:val="24"/>
          <w:szCs w:val="24"/>
        </w:rPr>
        <w:t>表示视频数据块</w:t>
      </w:r>
      <w:r w:rsidRPr="007C7536">
        <w:rPr>
          <w:rFonts w:ascii="Times New Roman" w:hAnsi="Times New Roman" w:hint="eastAsia"/>
          <w:i/>
          <w:sz w:val="24"/>
          <w:szCs w:val="24"/>
        </w:rPr>
        <w:t>i</w:t>
      </w:r>
      <w:r>
        <w:rPr>
          <w:rFonts w:ascii="Times New Roman" w:hAnsi="Times New Roman" w:hint="eastAsia"/>
          <w:sz w:val="24"/>
          <w:szCs w:val="24"/>
        </w:rPr>
        <w:t>的标准视频质量级别的权重（</w:t>
      </w:r>
      <w:r>
        <w:rPr>
          <w:rFonts w:ascii="Times New Roman" w:hAnsi="Times New Roman" w:hint="eastAsia"/>
          <w:sz w:val="24"/>
          <w:szCs w:val="24"/>
        </w:rPr>
        <w:t>QR</w:t>
      </w:r>
      <w:r>
        <w:rPr>
          <w:rFonts w:ascii="Times New Roman" w:hAnsi="Times New Roman" w:hint="eastAsia"/>
          <w:sz w:val="24"/>
          <w:szCs w:val="24"/>
        </w:rPr>
        <w:t>），</w:t>
      </w:r>
      <m:oMath>
        <m:sSub>
          <m:sSubPr>
            <m:ctrlPr>
              <w:rPr>
                <w:rFonts w:ascii="Cambria Math" w:hAnsi="Cambria Math"/>
                <w:i/>
                <w:sz w:val="24"/>
                <w:szCs w:val="24"/>
              </w:rPr>
            </m:ctrlPr>
          </m:sSubPr>
          <m:e>
            <m:r>
              <w:rPr>
                <w:rFonts w:ascii="Cambria Math" w:hAnsi="Cambria Math"/>
                <w:sz w:val="24"/>
                <w:szCs w:val="24"/>
              </w:rPr>
              <m:t>ts</m:t>
            </m:r>
          </m:e>
          <m:sub>
            <m:r>
              <w:rPr>
                <w:rFonts w:ascii="Cambria Math" w:hAnsi="Cambria Math"/>
                <w:sz w:val="24"/>
                <w:szCs w:val="24"/>
              </w:rPr>
              <m:t>i</m:t>
            </m:r>
          </m:sub>
        </m:sSub>
      </m:oMath>
      <w:r>
        <w:rPr>
          <w:rFonts w:ascii="Times New Roman" w:hAnsi="Times New Roman" w:hint="eastAsia"/>
          <w:sz w:val="24"/>
          <w:szCs w:val="24"/>
        </w:rPr>
        <w:t>=</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i</m:t>
            </m:r>
          </m:sub>
          <m:sup>
            <m:r>
              <w:rPr>
                <w:rFonts w:ascii="Cambria Math" w:hAnsi="Cambria Math"/>
                <w:sz w:val="24"/>
                <w:szCs w:val="24"/>
              </w:rPr>
              <m:t>2</m:t>
            </m:r>
          </m:sup>
        </m:sSubSup>
        <m:r>
          <m:rPr>
            <m:sty m:val="p"/>
          </m:rP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i</m:t>
            </m:r>
          </m:sub>
          <m:sup>
            <m:r>
              <w:rPr>
                <w:rFonts w:ascii="Cambria Math" w:hAnsi="Cambria Math"/>
                <w:sz w:val="24"/>
                <w:szCs w:val="24"/>
              </w:rPr>
              <m:t>1</m:t>
            </m:r>
          </m:sup>
        </m:sSubSup>
      </m:oMath>
      <w:r>
        <w:rPr>
          <w:rFonts w:ascii="Times New Roman" w:hAnsi="Times New Roman" w:hint="eastAsia"/>
          <w:sz w:val="24"/>
          <w:szCs w:val="24"/>
        </w:rPr>
        <w:t>，</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i</m:t>
            </m:r>
          </m:sub>
          <m:sup>
            <m:r>
              <w:rPr>
                <w:rFonts w:ascii="Cambria Math" w:hAnsi="Cambria Math"/>
                <w:sz w:val="24"/>
                <w:szCs w:val="24"/>
              </w:rPr>
              <m:t>1</m:t>
            </m:r>
          </m:sup>
        </m:sSubSup>
      </m:oMath>
      <w:r>
        <w:rPr>
          <w:rFonts w:ascii="Times New Roman" w:hAnsi="Times New Roman" w:hint="eastAsia"/>
          <w:sz w:val="24"/>
          <w:szCs w:val="24"/>
        </w:rPr>
        <w:t>表示视频数据块</w:t>
      </w:r>
      <w:r>
        <w:rPr>
          <w:rFonts w:ascii="Times New Roman" w:hAnsi="Times New Roman" w:hint="eastAsia"/>
          <w:sz w:val="24"/>
          <w:szCs w:val="24"/>
        </w:rPr>
        <w:t>i</w:t>
      </w:r>
      <w:r>
        <w:rPr>
          <w:rFonts w:ascii="Times New Roman" w:hAnsi="Times New Roman" w:hint="eastAsia"/>
          <w:sz w:val="24"/>
          <w:szCs w:val="24"/>
        </w:rPr>
        <w:t>的起始时间，</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i</m:t>
            </m:r>
          </m:sub>
          <m:sup>
            <m:r>
              <w:rPr>
                <w:rFonts w:ascii="Cambria Math" w:hAnsi="Cambria Math"/>
                <w:sz w:val="24"/>
                <w:szCs w:val="24"/>
              </w:rPr>
              <m:t>2</m:t>
            </m:r>
          </m:sup>
        </m:sSubSup>
      </m:oMath>
      <w:r>
        <w:rPr>
          <w:rFonts w:ascii="Times New Roman" w:hAnsi="Times New Roman" w:hint="eastAsia"/>
          <w:sz w:val="24"/>
          <w:szCs w:val="24"/>
        </w:rPr>
        <w:t>表示视频数据块</w:t>
      </w:r>
      <w:r>
        <w:rPr>
          <w:rFonts w:ascii="Times New Roman" w:hAnsi="Times New Roman" w:hint="eastAsia"/>
          <w:sz w:val="24"/>
          <w:szCs w:val="24"/>
        </w:rPr>
        <w:t>i</w:t>
      </w:r>
      <w:r>
        <w:rPr>
          <w:rFonts w:ascii="Times New Roman" w:hAnsi="Times New Roman" w:hint="eastAsia"/>
          <w:sz w:val="24"/>
          <w:szCs w:val="24"/>
        </w:rPr>
        <w:t>的终止时间。每一个</w:t>
      </w:r>
      <w:r>
        <w:rPr>
          <w:rFonts w:ascii="Times New Roman" w:hAnsi="Times New Roman" w:hint="eastAsia"/>
          <w:sz w:val="24"/>
          <w:szCs w:val="24"/>
        </w:rPr>
        <w:t>QR</w:t>
      </w:r>
      <w:r>
        <w:rPr>
          <w:rFonts w:ascii="Times New Roman" w:hAnsi="Times New Roman" w:hint="eastAsia"/>
          <w:sz w:val="24"/>
          <w:szCs w:val="24"/>
        </w:rPr>
        <w:t>都有一个属于自己的权重</w:t>
      </w: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m:t>
            </m:r>
          </m:sub>
        </m:sSub>
      </m:oMath>
      <w:r>
        <w:rPr>
          <w:rFonts w:ascii="Times New Roman" w:hAnsi="Times New Roman" w:hint="eastAsia"/>
          <w:sz w:val="24"/>
          <w:szCs w:val="24"/>
        </w:rPr>
        <w:t>，并且初始是这个值是未知的。但是视频数据块</w:t>
      </w:r>
      <w:r w:rsidRPr="007C7536">
        <w:rPr>
          <w:rFonts w:ascii="Times New Roman" w:hAnsi="Times New Roman" w:hint="eastAsia"/>
          <w:i/>
          <w:sz w:val="24"/>
          <w:szCs w:val="24"/>
        </w:rPr>
        <w:t>i</w:t>
      </w:r>
      <w:r>
        <w:rPr>
          <w:rFonts w:ascii="Times New Roman" w:hAnsi="Times New Roman" w:hint="eastAsia"/>
          <w:sz w:val="24"/>
          <w:szCs w:val="24"/>
        </w:rPr>
        <w:t>的持续时间</w:t>
      </w:r>
      <m:oMath>
        <m:sSub>
          <m:sSubPr>
            <m:ctrlPr>
              <w:rPr>
                <w:rFonts w:ascii="Cambria Math" w:hAnsi="Cambria Math"/>
                <w:i/>
                <w:sz w:val="24"/>
                <w:szCs w:val="24"/>
              </w:rPr>
            </m:ctrlPr>
          </m:sSubPr>
          <m:e>
            <m:r>
              <w:rPr>
                <w:rFonts w:ascii="Cambria Math" w:hAnsi="Cambria Math"/>
                <w:sz w:val="24"/>
                <w:szCs w:val="24"/>
              </w:rPr>
              <m:t>ts</m:t>
            </m:r>
          </m:e>
          <m:sub>
            <m:r>
              <w:rPr>
                <w:rFonts w:ascii="Cambria Math" w:hAnsi="Cambria Math"/>
                <w:sz w:val="24"/>
                <w:szCs w:val="24"/>
              </w:rPr>
              <m:t>i</m:t>
            </m:r>
          </m:sub>
        </m:sSub>
      </m:oMath>
      <w:r>
        <w:rPr>
          <w:rFonts w:ascii="Times New Roman" w:hAnsi="Times New Roman" w:hint="eastAsia"/>
          <w:sz w:val="24"/>
          <w:szCs w:val="24"/>
        </w:rPr>
        <w:t>我们在智能视频监控系统里获取。</w:t>
      </w:r>
    </w:p>
    <w:p w:rsidR="007E4101" w:rsidRDefault="007E4101" w:rsidP="00FF4475">
      <w:pPr>
        <w:tabs>
          <w:tab w:val="left" w:pos="426"/>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一个智能视频处理任务通常包含一个或者多个</w:t>
      </w:r>
      <w:r w:rsidR="00C42F31">
        <w:rPr>
          <w:rFonts w:ascii="Times New Roman" w:hAnsi="Times New Roman" w:hint="eastAsia"/>
          <w:sz w:val="24"/>
          <w:szCs w:val="24"/>
        </w:rPr>
        <w:t>监控视频数据块（</w:t>
      </w:r>
      <w:r w:rsidR="00C42F31">
        <w:rPr>
          <w:rFonts w:ascii="Times New Roman" w:hAnsi="Times New Roman" w:hint="eastAsia"/>
          <w:sz w:val="24"/>
          <w:szCs w:val="24"/>
        </w:rPr>
        <w:t>SVDB</w:t>
      </w:r>
      <w:r w:rsidR="00C42F31">
        <w:rPr>
          <w:rFonts w:ascii="Times New Roman" w:hAnsi="Times New Roman" w:hint="eastAsia"/>
          <w:sz w:val="24"/>
          <w:szCs w:val="24"/>
        </w:rPr>
        <w:t>）。为此，我们提出一个智能视频处理任务作业的基本长度的概念，并用英文字母</w:t>
      </w:r>
      <w:r w:rsidR="00C42F31">
        <w:rPr>
          <w:rFonts w:ascii="Times New Roman" w:hAnsi="Times New Roman" w:hint="eastAsia"/>
          <w:sz w:val="24"/>
          <w:szCs w:val="24"/>
        </w:rPr>
        <w:t>JBL</w:t>
      </w:r>
      <w:r w:rsidR="00C42F31">
        <w:rPr>
          <w:rFonts w:ascii="Times New Roman" w:hAnsi="Times New Roman" w:hint="eastAsia"/>
          <w:sz w:val="24"/>
          <w:szCs w:val="24"/>
        </w:rPr>
        <w:t>来表示，并将其定义如下：</w:t>
      </w:r>
    </w:p>
    <w:p w:rsidR="00823F3D" w:rsidRPr="00823F3D" w:rsidRDefault="00C42F31" w:rsidP="00FF4475">
      <w:pPr>
        <w:tabs>
          <w:tab w:val="left" w:pos="3686"/>
          <w:tab w:val="left" w:pos="7938"/>
        </w:tabs>
        <w:spacing w:line="360" w:lineRule="auto"/>
        <w:jc w:val="both"/>
        <w:rPr>
          <w:rFonts w:ascii="Times New Roman" w:hAnsi="Times New Roman"/>
          <w:vanish/>
          <w:sz w:val="24"/>
          <w:szCs w:val="24"/>
          <w:specVanish/>
        </w:rPr>
      </w:pPr>
      <w:r>
        <w:rPr>
          <w:rFonts w:ascii="Times New Roman" w:hAnsi="Times New Roman" w:hint="eastAsia"/>
          <w:sz w:val="24"/>
          <w:szCs w:val="24"/>
        </w:rPr>
        <w:tab/>
      </w:r>
      <m:oMath>
        <m:r>
          <m:rPr>
            <m:sty m:val="p"/>
          </m:rPr>
          <w:rPr>
            <w:rFonts w:ascii="Cambria Math" w:hAnsi="Cambria Math"/>
            <w:sz w:val="24"/>
            <w:szCs w:val="24"/>
          </w:rPr>
          <m:t>JBL=</m:t>
        </m:r>
        <m:nary>
          <m:naryPr>
            <m:chr m:val="∑"/>
            <m:limLoc m:val="undOvr"/>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k</m:t>
            </m:r>
          </m:sup>
          <m:e>
            <m:sSub>
              <m:sSubPr>
                <m:ctrlPr>
                  <w:rPr>
                    <w:rFonts w:ascii="Cambria Math" w:hAnsi="Cambria Math"/>
                    <w:i/>
                    <w:sz w:val="24"/>
                    <w:szCs w:val="24"/>
                  </w:rPr>
                </m:ctrlPr>
              </m:sSubPr>
              <m:e>
                <m:r>
                  <w:rPr>
                    <w:rFonts w:ascii="Cambria Math" w:hAnsi="Cambria Math"/>
                    <w:sz w:val="24"/>
                    <w:szCs w:val="24"/>
                  </w:rPr>
                  <m:t>BL</m:t>
                </m:r>
              </m:e>
              <m:sub>
                <m:r>
                  <w:rPr>
                    <w:rFonts w:ascii="Cambria Math" w:hAnsi="Cambria Math"/>
                    <w:sz w:val="24"/>
                    <w:szCs w:val="24"/>
                  </w:rPr>
                  <m:t>i</m:t>
                </m:r>
              </m:sub>
            </m:sSub>
          </m:e>
        </m:nary>
      </m:oMath>
    </w:p>
    <w:p w:rsidR="00C42F31" w:rsidRDefault="00823F3D" w:rsidP="00FF4475">
      <w:pPr>
        <w:tabs>
          <w:tab w:val="left" w:pos="3686"/>
          <w:tab w:val="left" w:pos="7938"/>
        </w:tabs>
        <w:spacing w:line="360" w:lineRule="auto"/>
        <w:jc w:val="both"/>
        <w:rPr>
          <w:rFonts w:ascii="Times New Roman" w:hAnsi="Times New Roman"/>
          <w:sz w:val="24"/>
          <w:szCs w:val="24"/>
        </w:rPr>
      </w:pPr>
      <w:r>
        <w:rPr>
          <w:rFonts w:ascii="Times New Roman" w:hAnsi="Times New Roman" w:hint="eastAsia"/>
          <w:sz w:val="24"/>
          <w:szCs w:val="24"/>
        </w:rPr>
        <w:tab/>
        <w:t>(3)</w:t>
      </w:r>
    </w:p>
    <w:p w:rsidR="00C42F31" w:rsidRDefault="00C42F31" w:rsidP="00FF4475">
      <w:pPr>
        <w:tabs>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其中</w:t>
      </w:r>
      <w:r w:rsidRPr="007C7536">
        <w:rPr>
          <w:rFonts w:ascii="Times New Roman" w:hAnsi="Times New Roman" w:hint="eastAsia"/>
          <w:i/>
          <w:sz w:val="24"/>
          <w:szCs w:val="24"/>
        </w:rPr>
        <w:t>k</w:t>
      </w:r>
      <w:r w:rsidR="0056072D">
        <w:rPr>
          <w:rFonts w:ascii="Times New Roman" w:hAnsi="Times New Roman" w:hint="eastAsia"/>
          <w:sz w:val="24"/>
          <w:szCs w:val="24"/>
        </w:rPr>
        <w:t>表示这个智能视频监控任务</w:t>
      </w:r>
      <w:r>
        <w:rPr>
          <w:rFonts w:ascii="Times New Roman" w:hAnsi="Times New Roman" w:hint="eastAsia"/>
          <w:sz w:val="24"/>
          <w:szCs w:val="24"/>
        </w:rPr>
        <w:t>所包含的监控视频块（</w:t>
      </w:r>
      <w:r>
        <w:rPr>
          <w:rFonts w:ascii="Times New Roman" w:hAnsi="Times New Roman" w:hint="eastAsia"/>
          <w:sz w:val="24"/>
          <w:szCs w:val="24"/>
        </w:rPr>
        <w:t>SVDB</w:t>
      </w:r>
      <w:r>
        <w:rPr>
          <w:rFonts w:ascii="Times New Roman" w:hAnsi="Times New Roman" w:hint="eastAsia"/>
          <w:sz w:val="24"/>
          <w:szCs w:val="24"/>
        </w:rPr>
        <w:t>）的个数。同时，我们定义集群中第</w:t>
      </w:r>
      <w:r w:rsidRPr="007C7536">
        <w:rPr>
          <w:rFonts w:ascii="Times New Roman" w:hAnsi="Times New Roman" w:hint="eastAsia"/>
          <w:i/>
          <w:sz w:val="24"/>
          <w:szCs w:val="24"/>
        </w:rPr>
        <w:t>j</w:t>
      </w:r>
      <w:r>
        <w:rPr>
          <w:rFonts w:ascii="Times New Roman" w:hAnsi="Times New Roman" w:hint="eastAsia"/>
          <w:sz w:val="24"/>
          <w:szCs w:val="24"/>
        </w:rPr>
        <w:t>个节点的处理该任务的速度为</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m:t>
            </m:r>
          </m:sub>
        </m:sSub>
      </m:oMath>
      <w:r>
        <w:rPr>
          <w:rFonts w:ascii="Times New Roman" w:hAnsi="Times New Roman" w:hint="eastAsia"/>
          <w:sz w:val="24"/>
          <w:szCs w:val="24"/>
        </w:rPr>
        <w:t>，其计算方式如公式（</w:t>
      </w:r>
      <w:r>
        <w:rPr>
          <w:rFonts w:ascii="Times New Roman" w:hAnsi="Times New Roman" w:hint="eastAsia"/>
          <w:sz w:val="24"/>
          <w:szCs w:val="24"/>
        </w:rPr>
        <w:t>4</w:t>
      </w:r>
      <w:r>
        <w:rPr>
          <w:rFonts w:ascii="Times New Roman" w:hAnsi="Times New Roman" w:hint="eastAsia"/>
          <w:sz w:val="24"/>
          <w:szCs w:val="24"/>
        </w:rPr>
        <w:t>）所示：</w:t>
      </w:r>
    </w:p>
    <w:p w:rsidR="00C42F31" w:rsidRPr="00823F3D" w:rsidRDefault="00F37C77" w:rsidP="00FF4475">
      <w:pPr>
        <w:tabs>
          <w:tab w:val="left" w:pos="3686"/>
          <w:tab w:val="left" w:pos="7938"/>
        </w:tabs>
        <w:spacing w:line="360" w:lineRule="auto"/>
        <w:jc w:val="both"/>
        <w:rPr>
          <w:rFonts w:ascii="Times New Roman" w:hAnsi="Times New Roman"/>
          <w:vanish/>
          <w:sz w:val="24"/>
          <w:szCs w:val="24"/>
          <w:specVanish/>
        </w:rPr>
      </w:pPr>
      <m:oMathPara>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m:t>
              </m:r>
            </m:sub>
          </m:sSub>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JBL</m:t>
              </m:r>
            </m:num>
            <m:den>
              <w:bookmarkStart w:id="190" w:name="OLE_LINK39"/>
              <w:bookmarkStart w:id="191" w:name="OLE_LINK40"/>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w:bookmarkEnd w:id="190"/>
              <w:bookmarkEnd w:id="191"/>
            </m:den>
          </m:f>
        </m:oMath>
      </m:oMathPara>
    </w:p>
    <w:p w:rsidR="00823F3D" w:rsidRDefault="00823F3D" w:rsidP="00FF4475">
      <w:pPr>
        <w:tabs>
          <w:tab w:val="left" w:pos="3686"/>
          <w:tab w:val="left" w:pos="7938"/>
        </w:tabs>
        <w:spacing w:line="360" w:lineRule="auto"/>
        <w:jc w:val="both"/>
        <w:rPr>
          <w:rFonts w:ascii="Times New Roman" w:hAnsi="Times New Roman"/>
          <w:sz w:val="24"/>
          <w:szCs w:val="24"/>
        </w:rPr>
      </w:pPr>
      <w:r>
        <w:rPr>
          <w:rFonts w:ascii="Times New Roman" w:hAnsi="Times New Roman" w:hint="eastAsia"/>
          <w:sz w:val="24"/>
          <w:szCs w:val="24"/>
        </w:rPr>
        <w:tab/>
        <w:t>(4)</w:t>
      </w:r>
    </w:p>
    <w:p w:rsidR="00823F3D" w:rsidRDefault="00823F3D" w:rsidP="00FF4475">
      <w:pPr>
        <w:tabs>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oMath>
      <w:r>
        <w:rPr>
          <w:rFonts w:ascii="Times New Roman" w:hAnsi="Times New Roman" w:hint="eastAsia"/>
          <w:sz w:val="24"/>
          <w:szCs w:val="24"/>
        </w:rPr>
        <w:t>表示作业基本长度为</w:t>
      </w:r>
      <w:r>
        <w:rPr>
          <w:rFonts w:ascii="Times New Roman" w:hAnsi="Times New Roman" w:hint="eastAsia"/>
          <w:sz w:val="24"/>
          <w:szCs w:val="24"/>
        </w:rPr>
        <w:t>JBL</w:t>
      </w:r>
      <w:r>
        <w:rPr>
          <w:rFonts w:ascii="Times New Roman" w:hAnsi="Times New Roman" w:hint="eastAsia"/>
          <w:sz w:val="24"/>
          <w:szCs w:val="24"/>
        </w:rPr>
        <w:t>的任务在云计算集群节点</w:t>
      </w:r>
      <w:r w:rsidRPr="007C7536">
        <w:rPr>
          <w:rFonts w:ascii="Times New Roman" w:hAnsi="Times New Roman" w:hint="eastAsia"/>
          <w:i/>
          <w:sz w:val="24"/>
          <w:szCs w:val="24"/>
        </w:rPr>
        <w:t>j</w:t>
      </w:r>
      <w:r>
        <w:rPr>
          <w:rFonts w:ascii="Times New Roman" w:hAnsi="Times New Roman" w:hint="eastAsia"/>
          <w:sz w:val="24"/>
          <w:szCs w:val="24"/>
        </w:rPr>
        <w:t>上的执行时间。</w:t>
      </w:r>
    </w:p>
    <w:p w:rsidR="007C7536" w:rsidRDefault="0073336B"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考虑到监控视频云计算平台集群中每个节点都有可能在执行其他的任务，可能导致即使处理同一个任务，两次运行的时间也可能大不相同。同时每一个监控视频数据块（</w:t>
      </w:r>
      <w:r>
        <w:rPr>
          <w:rFonts w:ascii="Times New Roman" w:hAnsi="Times New Roman" w:hint="eastAsia"/>
          <w:sz w:val="24"/>
          <w:szCs w:val="24"/>
        </w:rPr>
        <w:t>SVDB</w:t>
      </w:r>
      <w:r>
        <w:rPr>
          <w:rFonts w:ascii="Times New Roman" w:hAnsi="Times New Roman" w:hint="eastAsia"/>
          <w:sz w:val="24"/>
          <w:szCs w:val="24"/>
        </w:rPr>
        <w:t>）的</w:t>
      </w:r>
      <w:r>
        <w:rPr>
          <w:rFonts w:ascii="Times New Roman" w:hAnsi="Times New Roman" w:hint="eastAsia"/>
          <w:sz w:val="24"/>
          <w:szCs w:val="24"/>
        </w:rPr>
        <w:t>QR</w:t>
      </w:r>
      <w:r>
        <w:rPr>
          <w:rFonts w:ascii="Times New Roman" w:hAnsi="Times New Roman" w:hint="eastAsia"/>
          <w:sz w:val="24"/>
          <w:szCs w:val="24"/>
        </w:rPr>
        <w:t>的权重</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Pr>
          <w:rFonts w:ascii="Times New Roman" w:hAnsi="Times New Roman" w:hint="eastAsia"/>
          <w:sz w:val="24"/>
          <w:szCs w:val="24"/>
        </w:rPr>
        <w:t>和每个集群中节点</w:t>
      </w:r>
      <w:r w:rsidRPr="007C7536">
        <w:rPr>
          <w:rFonts w:ascii="Times New Roman" w:hAnsi="Times New Roman" w:hint="eastAsia"/>
          <w:i/>
          <w:sz w:val="24"/>
          <w:szCs w:val="24"/>
        </w:rPr>
        <w:t>j</w:t>
      </w:r>
      <w:r>
        <w:rPr>
          <w:rFonts w:ascii="Times New Roman" w:hAnsi="Times New Roman" w:hint="eastAsia"/>
          <w:sz w:val="24"/>
          <w:szCs w:val="24"/>
        </w:rPr>
        <w:t>的处理的速度都是未知的，所以我们提出了一个</w:t>
      </w:r>
      <w:bookmarkStart w:id="192" w:name="OLE_LINK54"/>
      <w:bookmarkStart w:id="193" w:name="OLE_LINK55"/>
      <w:r>
        <w:rPr>
          <w:rFonts w:ascii="Times New Roman" w:hAnsi="Times New Roman" w:hint="eastAsia"/>
          <w:sz w:val="24"/>
          <w:szCs w:val="24"/>
        </w:rPr>
        <w:t>相对速度因子</w:t>
      </w:r>
      <w:bookmarkEnd w:id="192"/>
      <w:bookmarkEnd w:id="193"/>
      <w:r>
        <w:rPr>
          <w:rFonts w:ascii="Times New Roman" w:hAnsi="Times New Roman" w:hint="eastAsia"/>
          <w:sz w:val="24"/>
          <w:szCs w:val="24"/>
        </w:rPr>
        <w:t>的概念，并用小写字母</w:t>
      </w:r>
      <m:oMath>
        <m:sSub>
          <m:sSubPr>
            <m:ctrlPr>
              <w:rPr>
                <w:rFonts w:ascii="Cambria Math" w:hAnsi="Cambria Math"/>
                <w:i/>
                <w:sz w:val="24"/>
                <w:szCs w:val="24"/>
              </w:rPr>
            </m:ctrlPr>
          </m:sSubPr>
          <m:e>
            <m:r>
              <w:rPr>
                <w:rFonts w:ascii="Cambria Math" w:hAnsi="Cambria Math"/>
                <w:sz w:val="24"/>
                <w:szCs w:val="24"/>
              </w:rPr>
              <m:t>dpv</m:t>
            </m:r>
          </m:e>
          <m:sub>
            <m:r>
              <w:rPr>
                <w:rFonts w:ascii="Cambria Math" w:hAnsi="Cambria Math"/>
                <w:sz w:val="24"/>
                <w:szCs w:val="24"/>
              </w:rPr>
              <m:t>i,j</m:t>
            </m:r>
          </m:sub>
        </m:sSub>
      </m:oMath>
      <w:r>
        <w:rPr>
          <w:rFonts w:ascii="Times New Roman" w:hAnsi="Times New Roman" w:hint="eastAsia"/>
          <w:sz w:val="24"/>
          <w:szCs w:val="24"/>
        </w:rPr>
        <w:t>表示。</w:t>
      </w:r>
      <m:oMath>
        <m:sSub>
          <m:sSubPr>
            <m:ctrlPr>
              <w:rPr>
                <w:rFonts w:ascii="Cambria Math" w:hAnsi="Cambria Math"/>
                <w:i/>
                <w:sz w:val="24"/>
                <w:szCs w:val="24"/>
              </w:rPr>
            </m:ctrlPr>
          </m:sSubPr>
          <m:e>
            <m:r>
              <w:rPr>
                <w:rFonts w:ascii="Cambria Math" w:hAnsi="Cambria Math"/>
                <w:sz w:val="24"/>
                <w:szCs w:val="24"/>
              </w:rPr>
              <m:t>dpv</m:t>
            </m:r>
          </m:e>
          <m:sub>
            <m:r>
              <w:rPr>
                <w:rFonts w:ascii="Cambria Math" w:hAnsi="Cambria Math"/>
                <w:sz w:val="24"/>
                <w:szCs w:val="24"/>
              </w:rPr>
              <m:t>i,j</m:t>
            </m:r>
          </m:sub>
        </m:sSub>
      </m:oMath>
      <w:r>
        <w:rPr>
          <w:rFonts w:ascii="Times New Roman" w:hAnsi="Times New Roman" w:hint="eastAsia"/>
          <w:sz w:val="24"/>
          <w:szCs w:val="24"/>
        </w:rPr>
        <w:t>表示</w:t>
      </w:r>
      <w:r w:rsidR="007C7536">
        <w:rPr>
          <w:rFonts w:ascii="Times New Roman" w:hAnsi="Times New Roman" w:hint="eastAsia"/>
          <w:sz w:val="24"/>
          <w:szCs w:val="24"/>
        </w:rPr>
        <w:t>智能视频处理任务所包含的第</w:t>
      </w:r>
      <w:r w:rsidR="007C7536" w:rsidRPr="007C7536">
        <w:rPr>
          <w:rFonts w:ascii="Times New Roman" w:hAnsi="Times New Roman" w:hint="eastAsia"/>
          <w:i/>
          <w:sz w:val="24"/>
          <w:szCs w:val="24"/>
        </w:rPr>
        <w:t>i</w:t>
      </w:r>
      <w:r w:rsidR="007C7536">
        <w:rPr>
          <w:rFonts w:ascii="Times New Roman" w:hAnsi="Times New Roman" w:hint="eastAsia"/>
          <w:sz w:val="24"/>
          <w:szCs w:val="24"/>
        </w:rPr>
        <w:t>个任务</w:t>
      </w:r>
      <w:r w:rsidR="007C7536">
        <w:rPr>
          <w:rFonts w:ascii="Times New Roman" w:hAnsi="Times New Roman" w:hint="eastAsia"/>
          <w:sz w:val="24"/>
          <w:szCs w:val="24"/>
        </w:rPr>
        <w:t>QR</w:t>
      </w:r>
      <w:r w:rsidR="007C7536">
        <w:rPr>
          <w:rFonts w:ascii="Times New Roman" w:hAnsi="Times New Roman" w:hint="eastAsia"/>
          <w:sz w:val="24"/>
          <w:szCs w:val="24"/>
        </w:rPr>
        <w:t>的权重</w:t>
      </w: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oMath>
      <w:r w:rsidR="007C7536">
        <w:rPr>
          <w:rFonts w:ascii="Times New Roman" w:hAnsi="Times New Roman" w:hint="eastAsia"/>
          <w:sz w:val="24"/>
          <w:szCs w:val="24"/>
        </w:rPr>
        <w:t>和集群中节点处理该监控视频数据块是的处理速度</w:t>
      </w:r>
      <m:oMath>
        <m:sSub>
          <m:sSubPr>
            <m:ctrlPr>
              <w:rPr>
                <w:rFonts w:ascii="Cambria Math" w:hAnsi="Cambria Math"/>
                <w:sz w:val="24"/>
                <w:szCs w:val="24"/>
              </w:rPr>
            </m:ctrlPr>
          </m:sSubPr>
          <m:e>
            <m:r>
              <w:rPr>
                <w:rFonts w:ascii="Cambria Math" w:hAnsi="Cambria Math"/>
                <w:sz w:val="24"/>
                <w:szCs w:val="24"/>
              </w:rPr>
              <m:t>v</m:t>
            </m:r>
          </m:e>
          <m:sub>
            <m:r>
              <w:rPr>
                <w:rFonts w:ascii="Cambria Math" w:hAnsi="Cambria Math"/>
                <w:sz w:val="24"/>
                <w:szCs w:val="24"/>
              </w:rPr>
              <m:t>j</m:t>
            </m:r>
          </m:sub>
        </m:sSub>
      </m:oMath>
      <w:r w:rsidR="007C7536">
        <w:rPr>
          <w:rFonts w:ascii="Times New Roman" w:hAnsi="Times New Roman" w:hint="eastAsia"/>
          <w:sz w:val="24"/>
          <w:szCs w:val="24"/>
        </w:rPr>
        <w:t>，并通过公式（</w:t>
      </w:r>
      <w:r w:rsidR="007C7536">
        <w:rPr>
          <w:rFonts w:ascii="Times New Roman" w:hAnsi="Times New Roman" w:hint="eastAsia"/>
          <w:sz w:val="24"/>
          <w:szCs w:val="24"/>
        </w:rPr>
        <w:t>5</w:t>
      </w:r>
      <w:r w:rsidR="007C7536">
        <w:rPr>
          <w:rFonts w:ascii="Times New Roman" w:hAnsi="Times New Roman" w:hint="eastAsia"/>
          <w:sz w:val="24"/>
          <w:szCs w:val="24"/>
        </w:rPr>
        <w:t>）计算。</w:t>
      </w:r>
    </w:p>
    <w:p w:rsidR="007C7536" w:rsidRPr="007C7536" w:rsidRDefault="00F37C77" w:rsidP="00FF4475">
      <w:pPr>
        <w:tabs>
          <w:tab w:val="left" w:pos="426"/>
          <w:tab w:val="left" w:pos="3686"/>
          <w:tab w:val="left" w:pos="7938"/>
        </w:tabs>
        <w:spacing w:line="360" w:lineRule="auto"/>
        <w:jc w:val="both"/>
        <w:rPr>
          <w:rFonts w:ascii="Times New Roman" w:hAnsi="Times New Roman"/>
          <w:vanish/>
          <w:sz w:val="24"/>
          <w:szCs w:val="24"/>
          <w:specVanish/>
        </w:rPr>
      </w:pPr>
      <m:oMathPara>
        <m:oMath>
          <w:bookmarkStart w:id="194" w:name="OLE_LINK41"/>
          <m:sSub>
            <m:sSubPr>
              <m:ctrlPr>
                <w:rPr>
                  <w:rFonts w:ascii="Cambria Math" w:hAnsi="Cambria Math"/>
                  <w:i/>
                  <w:sz w:val="24"/>
                  <w:szCs w:val="24"/>
                </w:rPr>
              </m:ctrlPr>
            </m:sSubPr>
            <m:e>
              <m:r>
                <w:rPr>
                  <w:rFonts w:ascii="Cambria Math" w:hAnsi="Cambria Math"/>
                  <w:sz w:val="24"/>
                  <w:szCs w:val="24"/>
                </w:rPr>
                <m:t>dpv</m:t>
              </m:r>
            </m:e>
            <m:sub>
              <m:r>
                <w:rPr>
                  <w:rFonts w:ascii="Cambria Math" w:hAnsi="Cambria Math"/>
                  <w:sz w:val="24"/>
                  <w:szCs w:val="24"/>
                </w:rPr>
                <m:t>i,j</m:t>
              </m:r>
            </m:sub>
          </m:sSub>
          <w:bookmarkEnd w:id="194"/>
          <m:r>
            <m:rPr>
              <m:sty m:val="p"/>
            </m:rPr>
            <w:rPr>
              <w:rFonts w:ascii="Cambria Math" w:hAnsi="Cambria Math"/>
              <w:sz w:val="24"/>
              <w:szCs w:val="24"/>
            </w:rPr>
            <m:t>=</m:t>
          </m:r>
          <m:f>
            <m:fPr>
              <m:ctrlPr>
                <w:rPr>
                  <w:rFonts w:ascii="Cambria Math" w:hAnsi="Cambria Math"/>
                  <w:sz w:val="24"/>
                  <w:szCs w:val="24"/>
                </w:rPr>
              </m:ctrlPr>
            </m:fPr>
            <m:num>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i</m:t>
                  </m:r>
                </m:sub>
              </m:sSub>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den>
          </m:f>
        </m:oMath>
      </m:oMathPara>
    </w:p>
    <w:p w:rsidR="007C7536" w:rsidRDefault="007C7536" w:rsidP="00FF4475">
      <w:pPr>
        <w:tabs>
          <w:tab w:val="left" w:pos="426"/>
          <w:tab w:val="left" w:pos="3686"/>
          <w:tab w:val="left" w:pos="7938"/>
        </w:tabs>
        <w:spacing w:line="360" w:lineRule="auto"/>
        <w:jc w:val="both"/>
        <w:rPr>
          <w:rFonts w:ascii="Times New Roman" w:hAnsi="Times New Roman"/>
          <w:sz w:val="24"/>
          <w:szCs w:val="24"/>
        </w:rPr>
      </w:pPr>
      <w:r>
        <w:rPr>
          <w:rFonts w:ascii="Times New Roman" w:hAnsi="Times New Roman" w:hint="eastAsia"/>
          <w:sz w:val="24"/>
          <w:szCs w:val="24"/>
        </w:rPr>
        <w:tab/>
        <w:t>(5)</w:t>
      </w:r>
    </w:p>
    <w:p w:rsidR="007C7536" w:rsidRDefault="00AE52FB"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通过公式（</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）和（</w:t>
      </w:r>
      <w:r>
        <w:rPr>
          <w:rFonts w:ascii="Times New Roman" w:hAnsi="Times New Roman" w:hint="eastAsia"/>
          <w:sz w:val="24"/>
          <w:szCs w:val="24"/>
        </w:rPr>
        <w:t>5</w:t>
      </w:r>
      <w:r>
        <w:rPr>
          <w:rFonts w:ascii="Times New Roman" w:hAnsi="Times New Roman" w:hint="eastAsia"/>
          <w:sz w:val="24"/>
          <w:szCs w:val="24"/>
        </w:rPr>
        <w:t>），我们可以推到出公式</w:t>
      </w:r>
      <w:r>
        <w:rPr>
          <w:rFonts w:ascii="Times New Roman" w:hAnsi="Times New Roman" w:hint="eastAsia"/>
          <w:sz w:val="24"/>
          <w:szCs w:val="24"/>
        </w:rPr>
        <w:t>(6)</w:t>
      </w:r>
      <w:r>
        <w:rPr>
          <w:rFonts w:ascii="Times New Roman" w:hAnsi="Times New Roman" w:hint="eastAsia"/>
          <w:sz w:val="24"/>
          <w:szCs w:val="24"/>
        </w:rPr>
        <w:t>：</w:t>
      </w:r>
    </w:p>
    <w:p w:rsidR="00AE52FB" w:rsidRPr="00AE52FB" w:rsidRDefault="00F37C77" w:rsidP="00FF4475">
      <w:pPr>
        <w:tabs>
          <w:tab w:val="left" w:pos="426"/>
          <w:tab w:val="left" w:pos="3686"/>
          <w:tab w:val="left" w:pos="7938"/>
        </w:tabs>
        <w:spacing w:line="360" w:lineRule="auto"/>
        <w:jc w:val="both"/>
        <w:rPr>
          <w:rFonts w:ascii="Times New Roman" w:hAnsi="Times New Roman"/>
          <w:vanish/>
          <w:sz w:val="24"/>
          <w:szCs w:val="24"/>
          <w:specVanish/>
        </w:rPr>
      </w:pPr>
      <m:oMathPara>
        <m:oMath>
          <m:nary>
            <m:naryPr>
              <m:chr m:val="∑"/>
              <m:limLoc m:val="undOvr"/>
              <m:subHide m:val="on"/>
              <m:supHide m:val="on"/>
              <m:ctrlPr>
                <w:rPr>
                  <w:rFonts w:ascii="Cambria Math" w:hAnsi="Cambria Math"/>
                  <w:sz w:val="24"/>
                  <w:szCs w:val="24"/>
                </w:rPr>
              </m:ctrlPr>
            </m:naryPr>
            <m:sub/>
            <m:sup/>
            <m:e>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dpv</m:t>
                  </m:r>
                </m:e>
                <m:sub>
                  <m:r>
                    <w:rPr>
                      <w:rFonts w:ascii="Cambria Math" w:hAnsi="Cambria Math"/>
                      <w:sz w:val="24"/>
                      <w:szCs w:val="24"/>
                    </w:rPr>
                    <m:t>i,j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ts</m:t>
                  </m:r>
                </m:e>
                <m:sub>
                  <m:r>
                    <w:rPr>
                      <w:rFonts w:ascii="Cambria Math" w:hAnsi="Cambria Math"/>
                      <w:sz w:val="24"/>
                      <w:szCs w:val="24"/>
                    </w:rPr>
                    <m:t>i</m:t>
                  </m:r>
                </m:sub>
              </m:sSub>
              <m:r>
                <m:rPr>
                  <m:sty m:val="p"/>
                </m:rPr>
                <w:rPr>
                  <w:rFonts w:ascii="Cambria Math" w:hAnsi="Cambria Math"/>
                  <w:sz w:val="24"/>
                  <w:szCs w:val="24"/>
                </w:rPr>
                <m:t>)</m:t>
              </m:r>
            </m:e>
          </m:nary>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oMath>
      </m:oMathPara>
    </w:p>
    <w:p w:rsidR="007C7536" w:rsidRDefault="00AE52FB" w:rsidP="00FF4475">
      <w:pPr>
        <w:tabs>
          <w:tab w:val="left" w:pos="426"/>
          <w:tab w:val="left" w:pos="3686"/>
          <w:tab w:val="left" w:pos="7938"/>
        </w:tabs>
        <w:spacing w:line="360" w:lineRule="auto"/>
        <w:jc w:val="both"/>
        <w:rPr>
          <w:rFonts w:ascii="Times New Roman" w:hAnsi="Times New Roman"/>
          <w:sz w:val="24"/>
          <w:szCs w:val="24"/>
        </w:rPr>
      </w:pPr>
      <w:r>
        <w:rPr>
          <w:rFonts w:ascii="Times New Roman" w:hAnsi="Times New Roman" w:hint="eastAsia"/>
          <w:sz w:val="24"/>
          <w:szCs w:val="24"/>
        </w:rPr>
        <w:tab/>
        <w:t>(6)</w:t>
      </w:r>
    </w:p>
    <w:p w:rsidR="007C7536" w:rsidRPr="00B87AF6" w:rsidRDefault="00AE52FB"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为了能够预测监控视频处理任务在监控视频云计算集群中第</w:t>
      </w:r>
      <w:bookmarkStart w:id="195" w:name="OLE_LINK42"/>
      <w:bookmarkStart w:id="196" w:name="OLE_LINK43"/>
      <w:r w:rsidRPr="00AE52FB">
        <w:rPr>
          <w:rFonts w:ascii="Times New Roman" w:hAnsi="Times New Roman" w:hint="eastAsia"/>
          <w:i/>
          <w:sz w:val="24"/>
          <w:szCs w:val="24"/>
        </w:rPr>
        <w:t>j</w:t>
      </w:r>
      <w:r w:rsidRPr="00AE52FB">
        <w:rPr>
          <w:rFonts w:ascii="Times New Roman" w:hAnsi="Times New Roman" w:hint="eastAsia"/>
          <w:sz w:val="24"/>
          <w:szCs w:val="24"/>
        </w:rPr>
        <w:t>个节点上</w:t>
      </w:r>
      <w:bookmarkEnd w:id="195"/>
      <w:bookmarkEnd w:id="196"/>
      <w:r>
        <w:rPr>
          <w:rFonts w:ascii="Times New Roman" w:hAnsi="Times New Roman" w:hint="eastAsia"/>
          <w:sz w:val="24"/>
          <w:szCs w:val="24"/>
        </w:rPr>
        <w:t>的执行时间</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oMath>
      <w:r>
        <w:rPr>
          <w:rFonts w:ascii="Times New Roman" w:hAnsi="Times New Roman" w:hint="eastAsia"/>
          <w:sz w:val="24"/>
          <w:szCs w:val="24"/>
        </w:rPr>
        <w:t>，我们需要计算出每个</w:t>
      </w:r>
      <w:r>
        <w:rPr>
          <w:rFonts w:ascii="Times New Roman" w:hAnsi="Times New Roman" w:hint="eastAsia"/>
          <w:sz w:val="24"/>
          <w:szCs w:val="24"/>
        </w:rPr>
        <w:t>QR</w:t>
      </w:r>
      <w:r>
        <w:rPr>
          <w:rFonts w:ascii="Times New Roman" w:hAnsi="Times New Roman" w:hint="eastAsia"/>
          <w:sz w:val="24"/>
          <w:szCs w:val="24"/>
        </w:rPr>
        <w:t>在监控视频云计算集群中第</w:t>
      </w:r>
      <w:r w:rsidRPr="00AE52FB">
        <w:rPr>
          <w:rFonts w:ascii="Times New Roman" w:hAnsi="Times New Roman" w:hint="eastAsia"/>
          <w:i/>
          <w:sz w:val="24"/>
          <w:szCs w:val="24"/>
        </w:rPr>
        <w:t>j</w:t>
      </w:r>
      <w:r w:rsidRPr="00AE52FB">
        <w:rPr>
          <w:rFonts w:ascii="Times New Roman" w:hAnsi="Times New Roman" w:hint="eastAsia"/>
          <w:sz w:val="24"/>
          <w:szCs w:val="24"/>
        </w:rPr>
        <w:t>个节点上</w:t>
      </w:r>
      <w:r>
        <w:rPr>
          <w:rFonts w:ascii="Times New Roman" w:hAnsi="Times New Roman" w:hint="eastAsia"/>
          <w:sz w:val="24"/>
          <w:szCs w:val="24"/>
        </w:rPr>
        <w:t>的</w:t>
      </w:r>
      <m:oMath>
        <m:sSub>
          <m:sSubPr>
            <m:ctrlPr>
              <w:rPr>
                <w:rFonts w:ascii="Cambria Math" w:hAnsi="Cambria Math"/>
                <w:i/>
                <w:sz w:val="24"/>
                <w:szCs w:val="24"/>
              </w:rPr>
            </m:ctrlPr>
          </m:sSubPr>
          <m:e>
            <m:r>
              <w:rPr>
                <w:rFonts w:ascii="Cambria Math" w:hAnsi="Cambria Math"/>
                <w:sz w:val="24"/>
                <w:szCs w:val="24"/>
              </w:rPr>
              <m:t>dpv</m:t>
            </m:r>
          </m:e>
          <m:sub>
            <m:r>
              <w:rPr>
                <w:rFonts w:ascii="Cambria Math" w:hAnsi="Cambria Math"/>
                <w:sz w:val="24"/>
                <w:szCs w:val="24"/>
              </w:rPr>
              <m:t>i,j</m:t>
            </m:r>
          </m:sub>
        </m:sSub>
      </m:oMath>
      <w:r w:rsidR="003F0432">
        <w:rPr>
          <w:rFonts w:ascii="Times New Roman" w:hAnsi="Times New Roman" w:hint="eastAsia"/>
          <w:sz w:val="24"/>
          <w:szCs w:val="24"/>
        </w:rPr>
        <w:t>。</w:t>
      </w:r>
    </w:p>
    <w:p w:rsidR="007C7536" w:rsidRDefault="00E4754A"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。因此我们需要云计算系统能够记录每次任务在每个节点上的执行时间，然后根据云计算系统记录的历史数据，通过公式（</w:t>
      </w:r>
      <w:r>
        <w:rPr>
          <w:rFonts w:ascii="Times New Roman" w:hAnsi="Times New Roman" w:hint="eastAsia"/>
          <w:sz w:val="24"/>
          <w:szCs w:val="24"/>
        </w:rPr>
        <w:t>7</w:t>
      </w:r>
      <w:r>
        <w:rPr>
          <w:rFonts w:ascii="Times New Roman" w:hAnsi="Times New Roman" w:hint="eastAsia"/>
          <w:sz w:val="24"/>
          <w:szCs w:val="24"/>
        </w:rPr>
        <w:t>）计算出我们需要的数据</w:t>
      </w:r>
    </w:p>
    <w:p w:rsidR="00E4754A" w:rsidRDefault="00E4754A" w:rsidP="00FF4475">
      <w:pPr>
        <w:tabs>
          <w:tab w:val="left" w:pos="426"/>
          <w:tab w:val="left" w:pos="3686"/>
          <w:tab w:val="left" w:pos="7938"/>
        </w:tabs>
        <w:spacing w:line="400" w:lineRule="exact"/>
        <w:jc w:val="both"/>
        <w:rPr>
          <w:rFonts w:ascii="Times New Roman" w:hAnsi="Times New Roman"/>
          <w:sz w:val="24"/>
          <w:szCs w:val="24"/>
        </w:rPr>
      </w:pPr>
    </w:p>
    <w:p w:rsidR="00E4754A" w:rsidRPr="00E4754A" w:rsidRDefault="00F37C77" w:rsidP="00FF4475">
      <w:pPr>
        <w:tabs>
          <w:tab w:val="left" w:pos="426"/>
          <w:tab w:val="left" w:pos="3686"/>
          <w:tab w:val="left" w:pos="7938"/>
        </w:tabs>
        <w:spacing w:line="360" w:lineRule="auto"/>
        <w:jc w:val="both"/>
        <w:rPr>
          <w:rFonts w:ascii="Times New Roman" w:hAnsi="Times New Roman"/>
          <w:vanish/>
          <w:sz w:val="24"/>
          <w:szCs w:val="24"/>
          <w:specVanish/>
        </w:rPr>
      </w:pPr>
      <m:oMathPara>
        <m:oMath>
          <m:sSub>
            <m:sSubPr>
              <m:ctrlPr>
                <w:rPr>
                  <w:rFonts w:ascii="Cambria Math" w:hAnsi="Cambria Math"/>
                  <w:sz w:val="24"/>
                  <w:szCs w:val="24"/>
                </w:rPr>
              </m:ctrlPr>
            </m:sSubPr>
            <m:e>
              <m:r>
                <w:rPr>
                  <w:rFonts w:ascii="Cambria Math" w:hAnsi="Cambria Math"/>
                  <w:sz w:val="24"/>
                  <w:szCs w:val="24"/>
                </w:rPr>
                <m:t>DPV</m:t>
              </m:r>
            </m:e>
            <m:sub>
              <m:r>
                <w:rPr>
                  <w:rFonts w:ascii="Cambria Math" w:hAnsi="Cambria Math"/>
                  <w:sz w:val="24"/>
                  <w:szCs w:val="24"/>
                </w:rPr>
                <m:t>j</m:t>
              </m:r>
            </m:sub>
          </m:sSub>
          <m:r>
            <w:rPr>
              <w:rFonts w:ascii="Cambria Math" w:hAnsi="Cambria Math"/>
              <w:sz w:val="24"/>
              <w:szCs w:val="24"/>
            </w:rPr>
            <m:t>∙TS=T</m:t>
          </m:r>
        </m:oMath>
      </m:oMathPara>
    </w:p>
    <w:p w:rsidR="00E4754A" w:rsidRDefault="00E4754A" w:rsidP="00FF4475">
      <w:pPr>
        <w:tabs>
          <w:tab w:val="left" w:pos="426"/>
          <w:tab w:val="left" w:pos="3686"/>
          <w:tab w:val="left" w:pos="7938"/>
        </w:tabs>
        <w:spacing w:line="360" w:lineRule="auto"/>
        <w:jc w:val="both"/>
        <w:rPr>
          <w:rFonts w:ascii="Times New Roman" w:hAnsi="Times New Roman"/>
          <w:sz w:val="24"/>
          <w:szCs w:val="24"/>
        </w:rPr>
      </w:pPr>
      <w:r>
        <w:rPr>
          <w:rFonts w:ascii="Times New Roman" w:hAnsi="Times New Roman" w:hint="eastAsia"/>
          <w:sz w:val="24"/>
          <w:szCs w:val="24"/>
        </w:rPr>
        <w:tab/>
        <w:t>(7)</w:t>
      </w:r>
    </w:p>
    <w:p w:rsidR="00E4754A" w:rsidRDefault="00E4754A"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DPV</m:t>
            </m:r>
          </m:e>
          <m:sub>
            <m:r>
              <w:rPr>
                <w:rFonts w:ascii="Cambria Math" w:hAnsi="Cambria Math"/>
                <w:sz w:val="24"/>
                <w:szCs w:val="24"/>
              </w:rPr>
              <m:t>j</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dpv</m:t>
            </m:r>
          </m:e>
          <m:sub>
            <m:r>
              <w:rPr>
                <w:rFonts w:ascii="Cambria Math" w:hAnsi="Cambria Math"/>
                <w:sz w:val="24"/>
                <w:szCs w:val="24"/>
              </w:rPr>
              <m:t>1,j</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dpv</m:t>
            </m:r>
          </m:e>
          <m:sub>
            <m:r>
              <w:rPr>
                <w:rFonts w:ascii="Cambria Math" w:hAnsi="Cambria Math"/>
                <w:sz w:val="24"/>
                <w:szCs w:val="24"/>
              </w:rPr>
              <m:t>n,j</m:t>
            </m:r>
          </m:sub>
        </m:sSub>
        <m:r>
          <m:rPr>
            <m:sty m:val="p"/>
          </m:rPr>
          <w:rPr>
            <w:rFonts w:ascii="Cambria Math" w:hAnsi="Cambria Math"/>
            <w:sz w:val="24"/>
            <w:szCs w:val="24"/>
          </w:rPr>
          <m:t>)</m:t>
        </m:r>
      </m:oMath>
      <w:r>
        <w:rPr>
          <w:rFonts w:ascii="Times New Roman" w:hAnsi="Times New Roman" w:hint="eastAsia"/>
          <w:sz w:val="24"/>
          <w:szCs w:val="24"/>
        </w:rPr>
        <w:t>，</w:t>
      </w:r>
      <m:oMath>
        <m:r>
          <m:rPr>
            <m:sty m:val="p"/>
          </m:rPr>
          <w:rPr>
            <w:rFonts w:ascii="Cambria Math" w:hAnsi="Cambria Math"/>
            <w:sz w:val="24"/>
            <w:szCs w:val="24"/>
          </w:rPr>
          <m:t>TS=(</m:t>
        </m:r>
        <m:sSub>
          <m:sSubPr>
            <m:ctrlPr>
              <w:rPr>
                <w:rFonts w:ascii="Cambria Math" w:hAnsi="Cambria Math"/>
                <w:sz w:val="24"/>
                <w:szCs w:val="24"/>
              </w:rPr>
            </m:ctrlPr>
          </m:sSubPr>
          <m:e>
            <m:r>
              <w:rPr>
                <w:rFonts w:ascii="Cambria Math" w:hAnsi="Cambria Math"/>
                <w:sz w:val="24"/>
                <w:szCs w:val="24"/>
              </w:rPr>
              <m:t>TS</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,TS</m:t>
            </m:r>
          </m:e>
          <m:sub>
            <m:r>
              <w:rPr>
                <w:rFonts w:ascii="Cambria Math" w:hAnsi="Cambria Math"/>
                <w:sz w:val="24"/>
                <w:szCs w:val="24"/>
              </w:rPr>
              <m:t>m</m:t>
            </m:r>
          </m:sub>
        </m:sSub>
        <m:r>
          <m:rPr>
            <m:sty m:val="p"/>
          </m:rPr>
          <w:rPr>
            <w:rFonts w:ascii="Cambria Math" w:hAnsi="Cambria Math"/>
            <w:sz w:val="24"/>
            <w:szCs w:val="24"/>
          </w:rPr>
          <m:t>)</m:t>
        </m:r>
      </m:oMath>
      <w:r>
        <w:rPr>
          <w:rFonts w:ascii="Times New Roman" w:hAnsi="Times New Roman" w:hint="eastAsia"/>
          <w:sz w:val="24"/>
          <w:szCs w:val="24"/>
        </w:rPr>
        <w:t>，</w:t>
      </w:r>
      <m:oMath>
        <m:r>
          <m:rPr>
            <m:sty m:val="p"/>
          </m:rP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m</m:t>
                </m:r>
              </m:sub>
            </m:sSub>
            <m:r>
              <m:rPr>
                <m:sty m:val="p"/>
              </m:rPr>
              <w:rPr>
                <w:rFonts w:ascii="Cambria Math" w:hAnsi="Cambria Math"/>
                <w:sz w:val="24"/>
                <w:szCs w:val="24"/>
              </w:rPr>
              <m:t>)</m:t>
            </m:r>
          </m:e>
          <m:sup>
            <m:r>
              <w:rPr>
                <w:rFonts w:ascii="Cambria Math" w:hAnsi="Cambria Math"/>
                <w:sz w:val="24"/>
                <w:szCs w:val="24"/>
              </w:rPr>
              <m:t>T</m:t>
            </m:r>
          </m:sup>
        </m:sSup>
      </m:oMath>
      <w:r>
        <w:rPr>
          <w:rFonts w:ascii="Times New Roman" w:hAnsi="Times New Roman" w:hint="eastAsia"/>
          <w:sz w:val="24"/>
          <w:szCs w:val="24"/>
        </w:rPr>
        <w:t>。在上面的等式当中，</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i</m:t>
            </m:r>
          </m:sub>
        </m:sSub>
      </m:oMath>
      <w:r w:rsidR="002801A2">
        <w:rPr>
          <w:rFonts w:ascii="Times New Roman" w:hAnsi="Times New Roman" w:hint="eastAsia"/>
          <w:sz w:val="24"/>
          <w:szCs w:val="24"/>
        </w:rPr>
        <w:t>(</w:t>
      </w:r>
      <m:oMath>
        <m:r>
          <w:rPr>
            <w:rFonts w:ascii="Cambria Math" w:hAnsi="Cambria Math"/>
            <w:sz w:val="24"/>
            <w:szCs w:val="24"/>
          </w:rPr>
          <m:t>i=1,⋯,m</m:t>
        </m:r>
      </m:oMath>
      <w:r w:rsidR="002801A2">
        <w:rPr>
          <w:rFonts w:ascii="Times New Roman" w:hAnsi="Times New Roman" w:hint="eastAsia"/>
          <w:sz w:val="24"/>
          <w:szCs w:val="24"/>
        </w:rPr>
        <w:t>)</w:t>
      </w:r>
      <w:r w:rsidR="002801A2">
        <w:rPr>
          <w:rFonts w:ascii="Times New Roman" w:hAnsi="Times New Roman" w:hint="eastAsia"/>
          <w:sz w:val="24"/>
          <w:szCs w:val="24"/>
        </w:rPr>
        <w:t>表示第</w:t>
      </w:r>
      <w:r w:rsidR="002801A2" w:rsidRPr="002801A2">
        <w:rPr>
          <w:rFonts w:ascii="Times New Roman" w:hAnsi="Times New Roman" w:hint="eastAsia"/>
          <w:i/>
          <w:sz w:val="24"/>
          <w:szCs w:val="24"/>
        </w:rPr>
        <w:t>i</w:t>
      </w:r>
      <w:r w:rsidR="002801A2">
        <w:rPr>
          <w:rFonts w:ascii="Times New Roman" w:hAnsi="Times New Roman" w:hint="eastAsia"/>
          <w:sz w:val="24"/>
          <w:szCs w:val="24"/>
        </w:rPr>
        <w:t>个任务在集群当中的执行时间，</w:t>
      </w:r>
      <m:oMath>
        <m:sSub>
          <m:sSubPr>
            <m:ctrlPr>
              <w:rPr>
                <w:rFonts w:ascii="Cambria Math" w:hAnsi="Cambria Math"/>
                <w:sz w:val="24"/>
                <w:szCs w:val="24"/>
              </w:rPr>
            </m:ctrlPr>
          </m:sSubPr>
          <m:e>
            <m:r>
              <m:rPr>
                <m:sty m:val="p"/>
              </m:rPr>
              <w:rPr>
                <w:rFonts w:ascii="Cambria Math" w:hAnsi="Cambria Math"/>
                <w:sz w:val="24"/>
                <w:szCs w:val="24"/>
              </w:rPr>
              <m:t>TS</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sz w:val="24"/>
                <w:szCs w:val="24"/>
              </w:rPr>
            </m:ctrlPr>
          </m:sSupPr>
          <m:e>
            <m:sSub>
              <m:sSubPr>
                <m:ctrlPr>
                  <w:rPr>
                    <w:rFonts w:ascii="Cambria Math" w:hAnsi="Cambria Math"/>
                    <w:i/>
                    <w:sz w:val="24"/>
                    <w:szCs w:val="24"/>
                  </w:rPr>
                </m:ctrlPr>
              </m:sSubPr>
              <m:e>
                <m:r>
                  <w:rPr>
                    <w:rFonts w:ascii="Cambria Math" w:hAnsi="Cambria Math"/>
                    <w:sz w:val="24"/>
                    <w:szCs w:val="24"/>
                  </w:rPr>
                  <m:t>(ts</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ts</m:t>
                </m:r>
              </m:e>
              <m:sub>
                <m:r>
                  <w:rPr>
                    <w:rFonts w:ascii="Cambria Math" w:hAnsi="Cambria Math"/>
                    <w:sz w:val="24"/>
                    <w:szCs w:val="24"/>
                  </w:rPr>
                  <m:t>in</m:t>
                </m:r>
              </m:sub>
            </m:sSub>
            <m:r>
              <m:rPr>
                <m:sty m:val="p"/>
              </m:rPr>
              <w:rPr>
                <w:rFonts w:ascii="Cambria Math" w:hAnsi="Cambria Math"/>
                <w:sz w:val="24"/>
                <w:szCs w:val="24"/>
              </w:rPr>
              <m:t>)</m:t>
            </m:r>
          </m:e>
          <m:sup>
            <m:r>
              <w:rPr>
                <w:rFonts w:ascii="Cambria Math" w:hAnsi="Cambria Math"/>
                <w:sz w:val="24"/>
                <w:szCs w:val="24"/>
              </w:rPr>
              <m:t>T</m:t>
            </m:r>
          </m:sup>
        </m:sSup>
      </m:oMath>
      <w:r w:rsidR="002801A2">
        <w:rPr>
          <w:rFonts w:ascii="Times New Roman" w:hAnsi="Times New Roman" w:hint="eastAsia"/>
          <w:sz w:val="24"/>
          <w:szCs w:val="24"/>
        </w:rPr>
        <w:t>，其中</w:t>
      </w:r>
      <w:r w:rsidR="002801A2" w:rsidRPr="002801A2">
        <w:rPr>
          <w:rFonts w:ascii="Times New Roman" w:hAnsi="Times New Roman" w:hint="eastAsia"/>
          <w:i/>
          <w:sz w:val="24"/>
          <w:szCs w:val="24"/>
        </w:rPr>
        <w:t>i=1,2,</w:t>
      </w:r>
      <w:r w:rsidR="002801A2" w:rsidRPr="002801A2">
        <w:rPr>
          <w:rFonts w:ascii="Times New Roman" w:hAnsi="Times New Roman"/>
          <w:i/>
          <w:sz w:val="24"/>
          <w:szCs w:val="24"/>
        </w:rPr>
        <w:t>…</w:t>
      </w:r>
      <w:r w:rsidR="002801A2" w:rsidRPr="002801A2">
        <w:rPr>
          <w:rFonts w:ascii="Times New Roman" w:hAnsi="Times New Roman" w:hint="eastAsia"/>
          <w:i/>
          <w:sz w:val="24"/>
          <w:szCs w:val="24"/>
        </w:rPr>
        <w:t>,m</w:t>
      </w:r>
      <w:r w:rsidR="002801A2">
        <w:rPr>
          <w:rFonts w:ascii="Times New Roman" w:hAnsi="Times New Roman" w:hint="eastAsia"/>
          <w:sz w:val="24"/>
          <w:szCs w:val="24"/>
        </w:rPr>
        <w:t>且</w:t>
      </w:r>
      <m:oMath>
        <m:sSub>
          <m:sSubPr>
            <m:ctrlPr>
              <w:rPr>
                <w:rFonts w:ascii="Cambria Math" w:hAnsi="Cambria Math"/>
                <w:i/>
                <w:sz w:val="24"/>
                <w:szCs w:val="24"/>
              </w:rPr>
            </m:ctrlPr>
          </m:sSubPr>
          <m:e>
            <m:r>
              <w:rPr>
                <w:rFonts w:ascii="Cambria Math" w:hAnsi="Cambria Math"/>
                <w:sz w:val="24"/>
                <w:szCs w:val="24"/>
              </w:rPr>
              <m:t>ts</m:t>
            </m:r>
          </m:e>
          <m:sub>
            <m:r>
              <w:rPr>
                <w:rFonts w:ascii="Cambria Math" w:hAnsi="Cambria Math"/>
                <w:sz w:val="24"/>
                <w:szCs w:val="24"/>
              </w:rPr>
              <m:t>ik</m:t>
            </m:r>
          </m:sub>
        </m:sSub>
        <m:r>
          <w:rPr>
            <w:rFonts w:ascii="Cambria Math" w:hAnsi="Cambria Math"/>
            <w:sz w:val="24"/>
            <w:szCs w:val="24"/>
          </w:rPr>
          <m:t xml:space="preserve"> (i=</m:t>
        </m:r>
        <w:bookmarkStart w:id="197" w:name="OLE_LINK44"/>
        <w:bookmarkStart w:id="198" w:name="OLE_LINK45"/>
        <m:r>
          <w:rPr>
            <w:rFonts w:ascii="Cambria Math" w:hAnsi="Cambria Math"/>
            <w:sz w:val="24"/>
            <w:szCs w:val="24"/>
          </w:rPr>
          <m:t>1,⋯,m</m:t>
        </m:r>
        <w:bookmarkEnd w:id="197"/>
        <w:bookmarkEnd w:id="198"/>
        <m:r>
          <w:rPr>
            <w:rFonts w:ascii="Cambria Math" w:hAnsi="Cambria Math"/>
            <w:sz w:val="24"/>
            <w:szCs w:val="24"/>
          </w:rPr>
          <m:t>,k=1,⋯,n)</m:t>
        </m:r>
      </m:oMath>
      <w:r w:rsidR="002801A2">
        <w:rPr>
          <w:rFonts w:ascii="Times New Roman" w:hAnsi="Times New Roman" w:hint="eastAsia"/>
          <w:sz w:val="24"/>
          <w:szCs w:val="24"/>
        </w:rPr>
        <w:t>表示第</w:t>
      </w:r>
      <w:r w:rsidR="002801A2">
        <w:rPr>
          <w:rFonts w:ascii="Times New Roman" w:hAnsi="Times New Roman" w:hint="eastAsia"/>
          <w:sz w:val="24"/>
          <w:szCs w:val="24"/>
        </w:rPr>
        <w:t>i</w:t>
      </w:r>
      <w:r w:rsidR="002801A2">
        <w:rPr>
          <w:rFonts w:ascii="Times New Roman" w:hAnsi="Times New Roman" w:hint="eastAsia"/>
          <w:sz w:val="24"/>
          <w:szCs w:val="24"/>
        </w:rPr>
        <w:t>个视频处理任务</w:t>
      </w:r>
      <w:r w:rsidR="00BC33A4">
        <w:rPr>
          <w:rFonts w:ascii="Times New Roman" w:hAnsi="Times New Roman" w:hint="eastAsia"/>
          <w:sz w:val="24"/>
          <w:szCs w:val="24"/>
        </w:rPr>
        <w:t>中</w:t>
      </w:r>
      <w:r w:rsidR="003F0432">
        <w:rPr>
          <w:rFonts w:ascii="Times New Roman" w:hAnsi="Times New Roman" w:hint="eastAsia"/>
          <w:sz w:val="24"/>
          <w:szCs w:val="24"/>
        </w:rPr>
        <w:t>所有</w:t>
      </w:r>
      <w:r w:rsidR="003F0432">
        <w:rPr>
          <w:rFonts w:ascii="Times New Roman" w:hAnsi="Times New Roman" w:hint="eastAsia"/>
          <w:sz w:val="24"/>
          <w:szCs w:val="24"/>
        </w:rPr>
        <w:t>QR</w:t>
      </w:r>
      <w:r w:rsidR="003F0432">
        <w:rPr>
          <w:rFonts w:ascii="Times New Roman" w:hAnsi="Times New Roman" w:hint="eastAsia"/>
          <w:sz w:val="24"/>
          <w:szCs w:val="24"/>
        </w:rPr>
        <w:t>属性相同的</w:t>
      </w:r>
      <w:r w:rsidR="00BC33A4">
        <w:rPr>
          <w:rFonts w:ascii="Times New Roman" w:hAnsi="Times New Roman" w:hint="eastAsia"/>
          <w:sz w:val="24"/>
          <w:szCs w:val="24"/>
        </w:rPr>
        <w:t>SVDB</w:t>
      </w:r>
      <w:r w:rsidR="00BC33A4">
        <w:rPr>
          <w:rFonts w:ascii="Times New Roman" w:hAnsi="Times New Roman" w:hint="eastAsia"/>
          <w:sz w:val="24"/>
          <w:szCs w:val="24"/>
        </w:rPr>
        <w:t>的起止时间</w:t>
      </w:r>
      <w:r w:rsidR="003F0432">
        <w:rPr>
          <w:rFonts w:ascii="Times New Roman" w:hAnsi="Times New Roman" w:hint="eastAsia"/>
          <w:sz w:val="24"/>
          <w:szCs w:val="24"/>
        </w:rPr>
        <w:t>的总和</w:t>
      </w:r>
      <w:r w:rsidR="00BC33A4">
        <w:rPr>
          <w:rFonts w:ascii="Times New Roman" w:hAnsi="Times New Roman" w:hint="eastAsia"/>
          <w:sz w:val="24"/>
          <w:szCs w:val="24"/>
        </w:rPr>
        <w:t>且其</w:t>
      </w:r>
      <w:r w:rsidR="00BC33A4">
        <w:rPr>
          <w:rFonts w:ascii="Times New Roman" w:hAnsi="Times New Roman" w:hint="eastAsia"/>
          <w:sz w:val="24"/>
          <w:szCs w:val="24"/>
        </w:rPr>
        <w:t>QR</w:t>
      </w:r>
      <w:r w:rsidR="00BC33A4">
        <w:rPr>
          <w:rFonts w:ascii="Times New Roman" w:hAnsi="Times New Roman" w:hint="eastAsia"/>
          <w:sz w:val="24"/>
          <w:szCs w:val="24"/>
        </w:rPr>
        <w:t>属性为集合</w:t>
      </w:r>
      <w:r w:rsidR="00BC33A4">
        <w:rPr>
          <w:rFonts w:ascii="Times New Roman" w:hAnsi="Times New Roman" w:hint="eastAsia"/>
          <w:sz w:val="24"/>
          <w:szCs w:val="24"/>
        </w:rPr>
        <w:t>Q</w:t>
      </w:r>
      <w:r w:rsidR="00BC33A4">
        <w:rPr>
          <w:rFonts w:ascii="Times New Roman" w:hAnsi="Times New Roman" w:hint="eastAsia"/>
          <w:sz w:val="24"/>
          <w:szCs w:val="24"/>
        </w:rPr>
        <w:t>中的第</w:t>
      </w:r>
      <w:r w:rsidR="003F0432">
        <w:rPr>
          <w:rFonts w:ascii="Times New Roman" w:hAnsi="Times New Roman" w:hint="eastAsia"/>
          <w:sz w:val="24"/>
          <w:szCs w:val="24"/>
        </w:rPr>
        <w:t>k</w:t>
      </w:r>
      <w:r w:rsidR="00BC33A4">
        <w:rPr>
          <w:rFonts w:ascii="Times New Roman" w:hAnsi="Times New Roman" w:hint="eastAsia"/>
          <w:sz w:val="24"/>
          <w:szCs w:val="24"/>
        </w:rPr>
        <w:t>个元素。</w:t>
      </w:r>
    </w:p>
    <w:p w:rsidR="00BC33A4" w:rsidRDefault="00BC33A4"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当且仅当</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TS</m:t>
            </m:r>
          </m:e>
        </m:d>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TS,T</m:t>
            </m:r>
          </m:e>
        </m:d>
        <m:r>
          <w:rPr>
            <w:rFonts w:ascii="Cambria Math" w:hAnsi="Cambria Math"/>
            <w:sz w:val="24"/>
            <w:szCs w:val="24"/>
          </w:rPr>
          <m:t>=n</m:t>
        </m:r>
      </m:oMath>
      <w:r>
        <w:rPr>
          <w:rFonts w:ascii="Times New Roman" w:hAnsi="Times New Roman" w:hint="eastAsia"/>
          <w:sz w:val="24"/>
          <w:szCs w:val="24"/>
        </w:rPr>
        <w:t>，非齐次线性线性方程组有唯一解</w:t>
      </w:r>
      <w:r w:rsidR="00B35FFD">
        <w:rPr>
          <w:rFonts w:ascii="Times New Roman" w:hAnsi="Times New Roman" w:hint="eastAsia"/>
          <w:sz w:val="24"/>
          <w:szCs w:val="24"/>
        </w:rPr>
        <w:t>。智能视频云计算系统会记录执行监控视频处理任务的时间，这样我们可以得到一系列的</w:t>
      </w:r>
      <w:r w:rsidR="00B35FFD" w:rsidRPr="00B35FFD">
        <w:rPr>
          <w:rFonts w:ascii="Times New Roman" w:hAnsi="Times New Roman" w:hint="eastAsia"/>
          <w:i/>
          <w:sz w:val="24"/>
          <w:szCs w:val="24"/>
        </w:rPr>
        <w:t>n</w:t>
      </w:r>
      <w:r w:rsidR="00B35FFD">
        <w:rPr>
          <w:rFonts w:ascii="Times New Roman" w:hAnsi="Times New Roman" w:hint="eastAsia"/>
          <w:sz w:val="24"/>
          <w:szCs w:val="24"/>
        </w:rPr>
        <w:t>元一次方程，</w:t>
      </w:r>
      <w:r w:rsidR="002539BB">
        <w:rPr>
          <w:rFonts w:ascii="Times New Roman" w:hAnsi="Times New Roman" w:hint="eastAsia"/>
          <w:sz w:val="24"/>
          <w:szCs w:val="24"/>
        </w:rPr>
        <w:t>通过求解这些</w:t>
      </w:r>
      <w:r w:rsidR="002539BB">
        <w:rPr>
          <w:rFonts w:ascii="Times New Roman" w:hAnsi="Times New Roman" w:hint="eastAsia"/>
          <w:sz w:val="24"/>
          <w:szCs w:val="24"/>
        </w:rPr>
        <w:t>n</w:t>
      </w:r>
      <w:r w:rsidR="002539BB">
        <w:rPr>
          <w:rFonts w:ascii="Times New Roman" w:hAnsi="Times New Roman" w:hint="eastAsia"/>
          <w:sz w:val="24"/>
          <w:szCs w:val="24"/>
        </w:rPr>
        <w:t>元一次方程，我们可以得到很多</w:t>
      </w:r>
      <m:oMath>
        <m:sSub>
          <m:sSubPr>
            <m:ctrlPr>
              <w:rPr>
                <w:rFonts w:ascii="Cambria Math" w:hAnsi="Cambria Math"/>
                <w:sz w:val="24"/>
                <w:szCs w:val="24"/>
              </w:rPr>
            </m:ctrlPr>
          </m:sSubPr>
          <m:e>
            <m:r>
              <w:rPr>
                <w:rFonts w:ascii="Cambria Math" w:hAnsi="Cambria Math"/>
                <w:sz w:val="24"/>
                <w:szCs w:val="24"/>
              </w:rPr>
              <m:t>dpv</m:t>
            </m:r>
          </m:e>
          <m:sub>
            <m:r>
              <w:rPr>
                <w:rFonts w:ascii="Cambria Math" w:hAnsi="Cambria Math"/>
                <w:sz w:val="24"/>
                <w:szCs w:val="24"/>
              </w:rPr>
              <m:t>i,j</m:t>
            </m:r>
          </m:sub>
        </m:sSub>
      </m:oMath>
      <w:r w:rsidR="002539BB">
        <w:rPr>
          <w:rFonts w:ascii="Times New Roman" w:hAnsi="Times New Roman" w:hint="eastAsia"/>
          <w:sz w:val="24"/>
          <w:szCs w:val="24"/>
        </w:rPr>
        <w:t>的值，为了保证模型的稳定性，我们使用最近三次的</w:t>
      </w:r>
      <m:oMath>
        <m:sSub>
          <m:sSubPr>
            <m:ctrlPr>
              <w:rPr>
                <w:rFonts w:ascii="Cambria Math" w:hAnsi="Cambria Math"/>
                <w:sz w:val="24"/>
                <w:szCs w:val="24"/>
              </w:rPr>
            </m:ctrlPr>
          </m:sSubPr>
          <m:e>
            <m:r>
              <w:rPr>
                <w:rFonts w:ascii="Cambria Math" w:hAnsi="Cambria Math"/>
                <w:sz w:val="24"/>
                <w:szCs w:val="24"/>
              </w:rPr>
              <m:t>dpv</m:t>
            </m:r>
          </m:e>
          <m:sub>
            <m:r>
              <w:rPr>
                <w:rFonts w:ascii="Cambria Math" w:hAnsi="Cambria Math"/>
                <w:sz w:val="24"/>
                <w:szCs w:val="24"/>
              </w:rPr>
              <m:t>i,j</m:t>
            </m:r>
          </m:sub>
        </m:sSub>
      </m:oMath>
      <w:r w:rsidR="002539BB">
        <w:rPr>
          <w:rFonts w:ascii="Times New Roman" w:hAnsi="Times New Roman" w:hint="eastAsia"/>
          <w:sz w:val="24"/>
          <w:szCs w:val="24"/>
        </w:rPr>
        <w:t>的值平均值</w:t>
      </w:r>
      <m:oMath>
        <m:bar>
          <m:barPr>
            <m:pos m:val="top"/>
            <m:ctrlPr>
              <w:rPr>
                <w:rFonts w:ascii="Cambria Math" w:hAnsi="Cambria Math"/>
                <w:sz w:val="24"/>
                <w:szCs w:val="24"/>
              </w:rPr>
            </m:ctrlPr>
          </m:barPr>
          <m:e>
            <m:sSub>
              <m:sSubPr>
                <m:ctrlPr>
                  <w:rPr>
                    <w:rFonts w:ascii="Cambria Math" w:hAnsi="Cambria Math"/>
                    <w:sz w:val="24"/>
                    <w:szCs w:val="24"/>
                  </w:rPr>
                </m:ctrlPr>
              </m:sSubPr>
              <m:e>
                <m:r>
                  <w:rPr>
                    <w:rFonts w:ascii="Cambria Math" w:hAnsi="Cambria Math"/>
                    <w:sz w:val="24"/>
                    <w:szCs w:val="24"/>
                  </w:rPr>
                  <m:t>dpv</m:t>
                </m:r>
              </m:e>
              <m:sub>
                <m:r>
                  <w:rPr>
                    <w:rFonts w:ascii="Cambria Math" w:hAnsi="Cambria Math"/>
                    <w:sz w:val="24"/>
                    <w:szCs w:val="24"/>
                  </w:rPr>
                  <m:t>i,j</m:t>
                </m:r>
              </m:sub>
            </m:sSub>
          </m:e>
        </m:bar>
      </m:oMath>
      <w:r w:rsidR="002539BB">
        <w:rPr>
          <w:rFonts w:ascii="Times New Roman" w:hAnsi="Times New Roman" w:hint="eastAsia"/>
          <w:sz w:val="24"/>
          <w:szCs w:val="24"/>
        </w:rPr>
        <w:t>作为该属性的值。</w:t>
      </w:r>
      <w:r w:rsidR="009411AB">
        <w:rPr>
          <w:rFonts w:ascii="Times New Roman" w:hAnsi="Times New Roman" w:hint="eastAsia"/>
          <w:sz w:val="24"/>
          <w:szCs w:val="24"/>
        </w:rPr>
        <w:t>最后我们建立了如何预测视频任务时间预测模型，如公式（</w:t>
      </w:r>
      <w:r w:rsidR="009411AB">
        <w:rPr>
          <w:rFonts w:ascii="Times New Roman" w:hAnsi="Times New Roman" w:hint="eastAsia"/>
          <w:sz w:val="24"/>
          <w:szCs w:val="24"/>
        </w:rPr>
        <w:t>8</w:t>
      </w:r>
      <w:r w:rsidR="009411AB">
        <w:rPr>
          <w:rFonts w:ascii="Times New Roman" w:hAnsi="Times New Roman" w:hint="eastAsia"/>
          <w:sz w:val="24"/>
          <w:szCs w:val="24"/>
        </w:rPr>
        <w:t>）所示：</w:t>
      </w:r>
    </w:p>
    <w:p w:rsidR="009411AB" w:rsidRPr="009411AB" w:rsidRDefault="00F37C77" w:rsidP="00FF4475">
      <w:pPr>
        <w:tabs>
          <w:tab w:val="left" w:pos="426"/>
          <w:tab w:val="left" w:pos="3686"/>
          <w:tab w:val="left" w:pos="7938"/>
        </w:tabs>
        <w:spacing w:line="360" w:lineRule="auto"/>
        <w:jc w:val="both"/>
        <w:rPr>
          <w:rFonts w:ascii="Times New Roman" w:hAnsi="Times New Roman"/>
          <w:vanish/>
          <w:sz w:val="24"/>
          <w:szCs w:val="24"/>
          <w:specVanish/>
        </w:rPr>
      </w:pPr>
      <m:oMathPara>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j</m:t>
              </m:r>
            </m:sub>
          </m:sSub>
          <m:r>
            <w:rPr>
              <w:rFonts w:ascii="Cambria Math" w:hAnsi="Cambria Math"/>
              <w:sz w:val="24"/>
              <w:szCs w:val="24"/>
            </w:rPr>
            <m:t>=</m:t>
          </m:r>
          <m:nary>
            <m:naryPr>
              <m:chr m:val="∑"/>
              <m:limLoc m:val="undOvr"/>
              <m:subHide m:val="on"/>
              <m:supHide m:val="on"/>
              <m:ctrlPr>
                <w:rPr>
                  <w:rFonts w:ascii="Cambria Math" w:hAnsi="Cambria Math"/>
                  <w:i/>
                  <w:sz w:val="24"/>
                  <w:szCs w:val="24"/>
                </w:rPr>
              </m:ctrlPr>
            </m:naryPr>
            <m:sub/>
            <m:sup/>
            <m:e>
              <m:r>
                <w:rPr>
                  <w:rFonts w:ascii="Cambria Math" w:hAnsi="Cambria Math"/>
                  <w:sz w:val="24"/>
                  <w:szCs w:val="24"/>
                </w:rPr>
                <m:t>(</m:t>
              </m:r>
              <m:acc>
                <m:accPr>
                  <m:chr m:val="̅"/>
                  <m:ctrlPr>
                    <w:rPr>
                      <w:rFonts w:ascii="Cambria Math" w:hAnsi="Cambria Math"/>
                      <w:i/>
                      <w:sz w:val="24"/>
                      <w:szCs w:val="24"/>
                    </w:rPr>
                  </m:ctrlPr>
                </m:accPr>
                <m:e>
                  <m:sSub>
                    <m:sSubPr>
                      <m:ctrlPr>
                        <w:rPr>
                          <w:rFonts w:ascii="Cambria Math" w:hAnsi="Cambria Math"/>
                          <w:i/>
                          <w:sz w:val="24"/>
                          <w:szCs w:val="24"/>
                        </w:rPr>
                      </m:ctrlPr>
                    </m:sSubPr>
                    <m:e>
                      <m:r>
                        <w:rPr>
                          <w:rFonts w:ascii="Cambria Math" w:hAnsi="Cambria Math"/>
                          <w:sz w:val="24"/>
                          <w:szCs w:val="24"/>
                        </w:rPr>
                        <m:t>dpv</m:t>
                      </m:r>
                    </m:e>
                    <m:sub>
                      <m:r>
                        <w:rPr>
                          <w:rFonts w:ascii="Cambria Math" w:hAnsi="Cambria Math"/>
                          <w:sz w:val="24"/>
                          <w:szCs w:val="24"/>
                        </w:rPr>
                        <m:t>i,j</m:t>
                      </m:r>
                    </m:sub>
                  </m:sSub>
                </m:e>
              </m:acc>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ts</m:t>
                  </m:r>
                </m:e>
                <m:sub>
                  <m:r>
                    <w:rPr>
                      <w:rFonts w:ascii="Cambria Math" w:hAnsi="Cambria Math"/>
                      <w:sz w:val="24"/>
                      <w:szCs w:val="24"/>
                    </w:rPr>
                    <m:t>i</m:t>
                  </m:r>
                </m:sub>
              </m:sSub>
              <m:r>
                <w:rPr>
                  <w:rFonts w:ascii="Cambria Math" w:hAnsi="Cambria Math"/>
                  <w:sz w:val="24"/>
                  <w:szCs w:val="24"/>
                </w:rPr>
                <m:t>)</m:t>
              </m:r>
            </m:e>
          </m:nary>
        </m:oMath>
      </m:oMathPara>
    </w:p>
    <w:p w:rsidR="00B87AF6" w:rsidRPr="009411AB" w:rsidRDefault="009411AB" w:rsidP="00C744D3">
      <w:pPr>
        <w:tabs>
          <w:tab w:val="left" w:pos="426"/>
          <w:tab w:val="left" w:pos="3686"/>
          <w:tab w:val="left" w:pos="7938"/>
        </w:tabs>
        <w:spacing w:line="360" w:lineRule="auto"/>
        <w:jc w:val="both"/>
        <w:rPr>
          <w:rFonts w:ascii="Times New Roman" w:hAnsi="Times New Roman"/>
          <w:sz w:val="24"/>
          <w:szCs w:val="24"/>
        </w:rPr>
      </w:pPr>
      <w:r>
        <w:rPr>
          <w:rFonts w:ascii="Times New Roman" w:hAnsi="Times New Roman" w:hint="eastAsia"/>
          <w:sz w:val="24"/>
          <w:szCs w:val="24"/>
        </w:rPr>
        <w:tab/>
        <w:t>(8)</w:t>
      </w:r>
    </w:p>
    <w:p w:rsidR="00B87AF6" w:rsidRPr="00510975" w:rsidRDefault="002539BB" w:rsidP="008E1D83">
      <w:pPr>
        <w:pStyle w:val="af5"/>
        <w:spacing w:before="156" w:after="156"/>
        <w:ind w:firstLineChars="0" w:firstLine="0"/>
      </w:pPr>
      <w:bookmarkStart w:id="199" w:name="_Toc476847728"/>
      <w:r w:rsidRPr="00510975">
        <w:rPr>
          <w:rFonts w:hint="eastAsia"/>
        </w:rPr>
        <w:t>4</w:t>
      </w:r>
      <w:r w:rsidRPr="00510975">
        <w:t>.</w:t>
      </w:r>
      <w:r w:rsidR="00156052" w:rsidRPr="00510975">
        <w:rPr>
          <w:rFonts w:hint="eastAsia"/>
        </w:rPr>
        <w:t>2</w:t>
      </w:r>
      <w:r w:rsidRPr="00510975">
        <w:t>.</w:t>
      </w:r>
      <w:r w:rsidRPr="00510975">
        <w:rPr>
          <w:rFonts w:hint="eastAsia"/>
        </w:rPr>
        <w:t>2</w:t>
      </w:r>
      <w:r w:rsidRPr="00510975">
        <w:rPr>
          <w:rFonts w:hint="eastAsia"/>
        </w:rPr>
        <w:t>模型的初始化</w:t>
      </w:r>
      <w:r w:rsidR="0039367A" w:rsidRPr="00510975">
        <w:rPr>
          <w:rFonts w:hint="eastAsia"/>
        </w:rPr>
        <w:t>和参数更新</w:t>
      </w:r>
      <w:bookmarkEnd w:id="199"/>
    </w:p>
    <w:p w:rsidR="0039367A" w:rsidRDefault="002539BB"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为了方便后面叙述，我们用</w:t>
      </w:r>
      <w:r>
        <w:rPr>
          <w:rFonts w:ascii="Times New Roman" w:hAnsi="Times New Roman" w:hint="eastAsia"/>
          <w:sz w:val="24"/>
          <w:szCs w:val="24"/>
        </w:rPr>
        <w:t>CTPM</w:t>
      </w:r>
      <w:r>
        <w:rPr>
          <w:rFonts w:ascii="Times New Roman" w:hAnsi="Times New Roman" w:hint="eastAsia"/>
          <w:sz w:val="24"/>
          <w:szCs w:val="24"/>
        </w:rPr>
        <w:t>（</w:t>
      </w:r>
      <w:r w:rsidRPr="002539BB">
        <w:rPr>
          <w:rFonts w:ascii="Times New Roman" w:hAnsi="Times New Roman"/>
          <w:sz w:val="24"/>
          <w:szCs w:val="24"/>
        </w:rPr>
        <w:t>Computing Time Prediction Model</w:t>
      </w:r>
      <w:r>
        <w:rPr>
          <w:rFonts w:ascii="Times New Roman" w:hAnsi="Times New Roman" w:hint="eastAsia"/>
          <w:sz w:val="24"/>
          <w:szCs w:val="24"/>
        </w:rPr>
        <w:t>）来表示监控视频数据处理任务时间预测模型。现在我们已经建立了</w:t>
      </w:r>
      <w:r w:rsidR="0039367A">
        <w:rPr>
          <w:rFonts w:ascii="Times New Roman" w:hAnsi="Times New Roman" w:hint="eastAsia"/>
          <w:sz w:val="24"/>
          <w:szCs w:val="24"/>
        </w:rPr>
        <w:t>CTPM</w:t>
      </w:r>
      <w:r>
        <w:rPr>
          <w:rFonts w:ascii="Times New Roman" w:hAnsi="Times New Roman" w:hint="eastAsia"/>
          <w:sz w:val="24"/>
          <w:szCs w:val="24"/>
        </w:rPr>
        <w:t>，</w:t>
      </w:r>
      <w:r w:rsidR="0039367A">
        <w:rPr>
          <w:rFonts w:ascii="Times New Roman" w:hAnsi="Times New Roman" w:hint="eastAsia"/>
          <w:sz w:val="24"/>
          <w:szCs w:val="24"/>
        </w:rPr>
        <w:t>帮助我们预测一个监控视频处理任务在某个节点上所需要的大概处理时间。我们知道</w:t>
      </w:r>
      <w:r w:rsidR="0039367A">
        <w:rPr>
          <w:rFonts w:ascii="Times New Roman" w:hAnsi="Times New Roman" w:hint="eastAsia"/>
          <w:sz w:val="24"/>
          <w:szCs w:val="24"/>
        </w:rPr>
        <w:t>CTPM</w:t>
      </w:r>
      <w:r w:rsidR="0039367A">
        <w:rPr>
          <w:rFonts w:ascii="Times New Roman" w:hAnsi="Times New Roman" w:hint="eastAsia"/>
          <w:sz w:val="24"/>
          <w:szCs w:val="24"/>
        </w:rPr>
        <w:t>建立之后很多参数都是未知的，我们提供了一种简单模型初始化方案。在用户第一次使用</w:t>
      </w:r>
      <w:r w:rsidR="0039367A">
        <w:rPr>
          <w:rFonts w:ascii="Times New Roman" w:hAnsi="Times New Roman" w:hint="eastAsia"/>
          <w:sz w:val="24"/>
          <w:szCs w:val="24"/>
        </w:rPr>
        <w:t>CTPM</w:t>
      </w:r>
      <w:r w:rsidR="0039367A">
        <w:rPr>
          <w:rFonts w:ascii="Times New Roman" w:hAnsi="Times New Roman" w:hint="eastAsia"/>
          <w:sz w:val="24"/>
          <w:szCs w:val="24"/>
        </w:rPr>
        <w:t>模型的时候，提供一个测试用例集合，这个测试用例集合涵盖了本次将要处理的所有任务所包含的</w:t>
      </w:r>
      <w:r w:rsidR="0039367A">
        <w:rPr>
          <w:rFonts w:ascii="Times New Roman" w:hAnsi="Times New Roman" w:hint="eastAsia"/>
          <w:sz w:val="24"/>
          <w:szCs w:val="24"/>
        </w:rPr>
        <w:t>SVDB</w:t>
      </w:r>
      <w:r w:rsidR="0039367A">
        <w:rPr>
          <w:rFonts w:ascii="Times New Roman" w:hAnsi="Times New Roman" w:hint="eastAsia"/>
          <w:sz w:val="24"/>
          <w:szCs w:val="24"/>
        </w:rPr>
        <w:t>的</w:t>
      </w:r>
      <w:r w:rsidR="0039367A">
        <w:rPr>
          <w:rFonts w:ascii="Times New Roman" w:hAnsi="Times New Roman" w:hint="eastAsia"/>
          <w:sz w:val="24"/>
          <w:szCs w:val="24"/>
        </w:rPr>
        <w:t>QR</w:t>
      </w:r>
      <w:r w:rsidR="0039367A">
        <w:rPr>
          <w:rFonts w:ascii="Times New Roman" w:hAnsi="Times New Roman" w:hint="eastAsia"/>
          <w:sz w:val="24"/>
          <w:szCs w:val="24"/>
        </w:rPr>
        <w:t>属性。这个测试用例集合里面的元素即单一</w:t>
      </w:r>
      <w:r w:rsidR="0039367A">
        <w:rPr>
          <w:rFonts w:ascii="Times New Roman" w:hAnsi="Times New Roman" w:hint="eastAsia"/>
          <w:sz w:val="24"/>
          <w:szCs w:val="24"/>
        </w:rPr>
        <w:t>QR</w:t>
      </w:r>
      <w:r w:rsidR="0039367A">
        <w:rPr>
          <w:rFonts w:ascii="Times New Roman" w:hAnsi="Times New Roman" w:hint="eastAsia"/>
          <w:sz w:val="24"/>
          <w:szCs w:val="24"/>
        </w:rPr>
        <w:t>属性的</w:t>
      </w:r>
      <w:r w:rsidR="0039367A">
        <w:rPr>
          <w:rFonts w:ascii="Times New Roman" w:hAnsi="Times New Roman" w:hint="eastAsia"/>
          <w:sz w:val="24"/>
          <w:szCs w:val="24"/>
        </w:rPr>
        <w:t>SVDB</w:t>
      </w:r>
      <w:r w:rsidR="0039367A">
        <w:rPr>
          <w:rFonts w:ascii="Times New Roman" w:hAnsi="Times New Roman" w:hint="eastAsia"/>
          <w:sz w:val="24"/>
          <w:szCs w:val="24"/>
        </w:rPr>
        <w:t>，通过将这个测试用例集合在监控视频云计算集群内的所有节点上运行，我们便可以初始化</w:t>
      </w:r>
      <w:r w:rsidR="0039367A">
        <w:rPr>
          <w:rFonts w:ascii="Times New Roman" w:hAnsi="Times New Roman" w:hint="eastAsia"/>
          <w:sz w:val="24"/>
          <w:szCs w:val="24"/>
        </w:rPr>
        <w:t>CTPM</w:t>
      </w:r>
      <w:r w:rsidR="0039367A">
        <w:rPr>
          <w:rFonts w:ascii="Times New Roman" w:hAnsi="Times New Roman" w:hint="eastAsia"/>
          <w:sz w:val="24"/>
          <w:szCs w:val="24"/>
        </w:rPr>
        <w:t>模型所需要的所有参数。</w:t>
      </w:r>
    </w:p>
    <w:p w:rsidR="00B87AF6" w:rsidRPr="0039367A" w:rsidRDefault="0039367A" w:rsidP="00C744D3">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模型建立之后参数不是一成不变的，随着智能监控视频系统反馈的实时处理数据，例如某个监控视频处理所包含的所有</w:t>
      </w:r>
      <w:r>
        <w:rPr>
          <w:rFonts w:ascii="Times New Roman" w:hAnsi="Times New Roman" w:hint="eastAsia"/>
          <w:sz w:val="24"/>
          <w:szCs w:val="24"/>
        </w:rPr>
        <w:t>SVDB</w:t>
      </w:r>
      <w:r>
        <w:rPr>
          <w:rFonts w:ascii="Times New Roman" w:hAnsi="Times New Roman" w:hint="eastAsia"/>
          <w:sz w:val="24"/>
          <w:szCs w:val="24"/>
        </w:rPr>
        <w:t>、该任务在哪个节点上被处理的、总共花费了多少时间等，通过这些信息形成上部分提到的</w:t>
      </w:r>
      <w:r>
        <w:rPr>
          <w:rFonts w:ascii="Times New Roman" w:hAnsi="Times New Roman" w:hint="eastAsia"/>
          <w:sz w:val="24"/>
          <w:szCs w:val="24"/>
        </w:rPr>
        <w:t>n</w:t>
      </w:r>
      <w:r>
        <w:rPr>
          <w:rFonts w:ascii="Times New Roman" w:hAnsi="Times New Roman" w:hint="eastAsia"/>
          <w:sz w:val="24"/>
          <w:szCs w:val="24"/>
        </w:rPr>
        <w:t>元一次方程，并</w:t>
      </w:r>
      <w:r>
        <w:rPr>
          <w:rFonts w:ascii="Times New Roman" w:hAnsi="Times New Roman" w:hint="eastAsia"/>
          <w:sz w:val="24"/>
          <w:szCs w:val="24"/>
        </w:rPr>
        <w:lastRenderedPageBreak/>
        <w:t>把这些方程，加入到参数求解队列里面，来计算参数</w:t>
      </w:r>
      <m:oMath>
        <m:sSub>
          <m:sSubPr>
            <m:ctrlPr>
              <w:rPr>
                <w:rFonts w:ascii="Cambria Math" w:hAnsi="Cambria Math"/>
                <w:sz w:val="24"/>
                <w:szCs w:val="24"/>
              </w:rPr>
            </m:ctrlPr>
          </m:sSubPr>
          <m:e>
            <m:r>
              <w:rPr>
                <w:rFonts w:ascii="Cambria Math" w:hAnsi="Cambria Math"/>
                <w:sz w:val="24"/>
                <w:szCs w:val="24"/>
              </w:rPr>
              <m:t>dpv</m:t>
            </m:r>
          </m:e>
          <m:sub>
            <m:r>
              <w:rPr>
                <w:rFonts w:ascii="Cambria Math" w:hAnsi="Cambria Math"/>
                <w:sz w:val="24"/>
                <w:szCs w:val="24"/>
              </w:rPr>
              <m:t>∙</m:t>
            </m:r>
          </m:sub>
        </m:sSub>
      </m:oMath>
      <w:r>
        <w:rPr>
          <w:rFonts w:ascii="Times New Roman" w:hAnsi="Times New Roman" w:hint="eastAsia"/>
          <w:sz w:val="24"/>
          <w:szCs w:val="24"/>
        </w:rPr>
        <w:t>的准确值。这样</w:t>
      </w:r>
      <w:r w:rsidR="000E1E98">
        <w:rPr>
          <w:rFonts w:ascii="Times New Roman" w:hAnsi="Times New Roman" w:hint="eastAsia"/>
          <w:sz w:val="24"/>
          <w:szCs w:val="24"/>
        </w:rPr>
        <w:t>当监控视频云计算集群中的节点由于各种因数处理速度降低的时候，</w:t>
      </w:r>
      <w:r w:rsidR="000E1E98">
        <w:rPr>
          <w:rFonts w:ascii="Times New Roman" w:hAnsi="Times New Roman" w:hint="eastAsia"/>
          <w:sz w:val="24"/>
          <w:szCs w:val="24"/>
        </w:rPr>
        <w:t>CTPM</w:t>
      </w:r>
      <w:r w:rsidR="000E1E98">
        <w:rPr>
          <w:rFonts w:ascii="Times New Roman" w:hAnsi="Times New Roman" w:hint="eastAsia"/>
          <w:sz w:val="24"/>
          <w:szCs w:val="24"/>
        </w:rPr>
        <w:t>模型能够自适应的更新模型参数，减少预测的误差，提高预测的准确性，降低后期数据迁移时的数据量，提高监控视频云计算集群的利用率，减少作业的完成的总时间。</w:t>
      </w:r>
    </w:p>
    <w:p w:rsidR="00B87AF6" w:rsidRPr="00B87AF6" w:rsidRDefault="00156052" w:rsidP="003647B6">
      <w:pPr>
        <w:pStyle w:val="110"/>
        <w:spacing w:before="156" w:after="156"/>
        <w:rPr>
          <w:lang w:val="en-US" w:eastAsia="zh-CN"/>
        </w:rPr>
      </w:pPr>
      <w:bookmarkStart w:id="200" w:name="_Toc440442872"/>
      <w:bookmarkStart w:id="201" w:name="_Toc476847729"/>
      <w:r w:rsidRPr="00B87AF6">
        <w:rPr>
          <w:rFonts w:hint="eastAsia"/>
          <w:lang w:val="en-US" w:eastAsia="zh-CN"/>
        </w:rPr>
        <w:t>4.3</w:t>
      </w:r>
      <w:bookmarkEnd w:id="200"/>
      <w:r w:rsidR="000E1E98" w:rsidRPr="00B87AF6">
        <w:rPr>
          <w:rFonts w:hint="eastAsia"/>
          <w:lang w:val="en-US" w:eastAsia="zh-CN"/>
        </w:rPr>
        <w:t>监控视频数据初始放置</w:t>
      </w:r>
      <w:r w:rsidR="00B15B1D">
        <w:rPr>
          <w:rFonts w:hint="eastAsia"/>
          <w:lang w:val="en-US" w:eastAsia="zh-CN"/>
        </w:rPr>
        <w:t>算法</w:t>
      </w:r>
      <w:bookmarkEnd w:id="201"/>
    </w:p>
    <w:p w:rsidR="000E1E98" w:rsidRDefault="000E1E98" w:rsidP="00FF4475">
      <w:pPr>
        <w:spacing w:line="400" w:lineRule="exact"/>
        <w:jc w:val="both"/>
        <w:rPr>
          <w:rFonts w:ascii="Times New Roman" w:hAnsi="Times New Roman"/>
          <w:sz w:val="24"/>
          <w:szCs w:val="24"/>
        </w:rPr>
      </w:pPr>
      <w:r w:rsidRPr="000E1E98">
        <w:rPr>
          <w:rFonts w:ascii="Times New Roman" w:hAnsi="Times New Roman" w:hint="eastAsia"/>
          <w:sz w:val="24"/>
          <w:szCs w:val="24"/>
        </w:rPr>
        <w:tab/>
      </w:r>
      <w:r w:rsidRPr="000E1E98">
        <w:rPr>
          <w:rFonts w:ascii="Times New Roman" w:hAnsi="Times New Roman" w:hint="eastAsia"/>
          <w:sz w:val="24"/>
          <w:szCs w:val="24"/>
        </w:rPr>
        <w:t>上节</w:t>
      </w:r>
      <w:r>
        <w:rPr>
          <w:rFonts w:ascii="Times New Roman" w:hAnsi="Times New Roman" w:hint="eastAsia"/>
          <w:sz w:val="24"/>
          <w:szCs w:val="24"/>
        </w:rPr>
        <w:t>我们根据视频数据的特点，建立了</w:t>
      </w:r>
      <w:r>
        <w:rPr>
          <w:rFonts w:ascii="Times New Roman" w:hAnsi="Times New Roman" w:hint="eastAsia"/>
          <w:sz w:val="24"/>
          <w:szCs w:val="24"/>
        </w:rPr>
        <w:t>CTPM</w:t>
      </w:r>
      <w:r>
        <w:rPr>
          <w:rFonts w:ascii="Times New Roman" w:hAnsi="Times New Roman" w:hint="eastAsia"/>
          <w:sz w:val="24"/>
          <w:szCs w:val="24"/>
        </w:rPr>
        <w:t>模型。本节我们提出了一种</w:t>
      </w:r>
      <w:r>
        <w:rPr>
          <w:rFonts w:ascii="Times New Roman" w:hAnsi="Times New Roman" w:hint="eastAsia"/>
          <w:sz w:val="24"/>
          <w:szCs w:val="24"/>
        </w:rPr>
        <w:t>CTPM</w:t>
      </w:r>
      <w:r w:rsidR="00B15B1D">
        <w:rPr>
          <w:rFonts w:ascii="Times New Roman" w:hAnsi="Times New Roman" w:hint="eastAsia"/>
          <w:sz w:val="24"/>
          <w:szCs w:val="24"/>
        </w:rPr>
        <w:t>模型的监控视频视频数据初始放置算法</w:t>
      </w:r>
      <w:r>
        <w:rPr>
          <w:rFonts w:ascii="Times New Roman" w:hAnsi="Times New Roman" w:hint="eastAsia"/>
          <w:sz w:val="24"/>
          <w:szCs w:val="24"/>
        </w:rPr>
        <w:t>。为了简述方便我们基于</w:t>
      </w:r>
      <w:r>
        <w:rPr>
          <w:rFonts w:ascii="Times New Roman" w:hAnsi="Times New Roman" w:hint="eastAsia"/>
          <w:sz w:val="24"/>
          <w:szCs w:val="24"/>
        </w:rPr>
        <w:t>CTPM</w:t>
      </w:r>
      <w:r w:rsidR="00B15B1D">
        <w:rPr>
          <w:rFonts w:ascii="Times New Roman" w:hAnsi="Times New Roman" w:hint="eastAsia"/>
          <w:sz w:val="24"/>
          <w:szCs w:val="24"/>
        </w:rPr>
        <w:t>时间预测模型的视频数据初始放置算法</w:t>
      </w:r>
      <w:r>
        <w:rPr>
          <w:rFonts w:ascii="Times New Roman" w:hAnsi="Times New Roman" w:hint="eastAsia"/>
          <w:sz w:val="24"/>
          <w:szCs w:val="24"/>
        </w:rPr>
        <w:t>简称为</w:t>
      </w:r>
      <w:r w:rsidRPr="000E1E98">
        <w:rPr>
          <w:rFonts w:ascii="Times New Roman" w:hAnsi="Times New Roman"/>
          <w:sz w:val="24"/>
          <w:szCs w:val="24"/>
        </w:rPr>
        <w:t>IDPA</w:t>
      </w:r>
      <w:r>
        <w:rPr>
          <w:rFonts w:ascii="Times New Roman" w:hAnsi="Times New Roman" w:hint="eastAsia"/>
          <w:sz w:val="24"/>
          <w:szCs w:val="24"/>
        </w:rPr>
        <w:t>（</w:t>
      </w:r>
      <w:r>
        <w:rPr>
          <w:rFonts w:ascii="Times New Roman" w:hAnsi="Times New Roman" w:hint="eastAsia"/>
          <w:sz w:val="24"/>
          <w:szCs w:val="24"/>
        </w:rPr>
        <w:t>I</w:t>
      </w:r>
      <w:r>
        <w:rPr>
          <w:rFonts w:ascii="Times New Roman" w:hAnsi="Times New Roman"/>
          <w:sz w:val="24"/>
          <w:szCs w:val="24"/>
        </w:rPr>
        <w:t xml:space="preserve">nitial </w:t>
      </w:r>
      <w:r>
        <w:rPr>
          <w:rFonts w:ascii="Times New Roman" w:hAnsi="Times New Roman" w:hint="eastAsia"/>
          <w:sz w:val="24"/>
          <w:szCs w:val="24"/>
        </w:rPr>
        <w:t>D</w:t>
      </w:r>
      <w:r>
        <w:rPr>
          <w:rFonts w:ascii="Times New Roman" w:hAnsi="Times New Roman"/>
          <w:sz w:val="24"/>
          <w:szCs w:val="24"/>
        </w:rPr>
        <w:t xml:space="preserve">ata </w:t>
      </w:r>
      <w:r>
        <w:rPr>
          <w:rFonts w:ascii="Times New Roman" w:hAnsi="Times New Roman" w:hint="eastAsia"/>
          <w:sz w:val="24"/>
          <w:szCs w:val="24"/>
        </w:rPr>
        <w:t>P</w:t>
      </w:r>
      <w:r>
        <w:rPr>
          <w:rFonts w:ascii="Times New Roman" w:hAnsi="Times New Roman"/>
          <w:sz w:val="24"/>
          <w:szCs w:val="24"/>
        </w:rPr>
        <w:t>lacement</w:t>
      </w:r>
      <w:r>
        <w:rPr>
          <w:rFonts w:ascii="Times New Roman" w:hAnsi="Times New Roman" w:hint="eastAsia"/>
          <w:sz w:val="24"/>
          <w:szCs w:val="24"/>
        </w:rPr>
        <w:t xml:space="preserve"> A</w:t>
      </w:r>
      <w:r w:rsidRPr="000E1E98">
        <w:rPr>
          <w:rFonts w:ascii="Times New Roman" w:hAnsi="Times New Roman"/>
          <w:sz w:val="24"/>
          <w:szCs w:val="24"/>
        </w:rPr>
        <w:t>lgorithm</w:t>
      </w:r>
      <w:r>
        <w:rPr>
          <w:rFonts w:ascii="Times New Roman" w:hAnsi="Times New Roman" w:hint="eastAsia"/>
          <w:sz w:val="24"/>
          <w:szCs w:val="24"/>
        </w:rPr>
        <w:t>）</w:t>
      </w:r>
      <w:r w:rsidR="00B15B1D">
        <w:rPr>
          <w:rFonts w:ascii="Times New Roman" w:hAnsi="Times New Roman" w:hint="eastAsia"/>
          <w:sz w:val="24"/>
          <w:szCs w:val="24"/>
        </w:rPr>
        <w:t>，</w:t>
      </w:r>
      <w:r w:rsidR="005C639E">
        <w:rPr>
          <w:rFonts w:ascii="Times New Roman" w:hAnsi="Times New Roman" w:hint="eastAsia"/>
          <w:sz w:val="24"/>
          <w:szCs w:val="24"/>
        </w:rPr>
        <w:t>IDPA</w:t>
      </w:r>
      <w:r w:rsidR="00B15B1D">
        <w:rPr>
          <w:rFonts w:ascii="Times New Roman" w:hAnsi="Times New Roman" w:hint="eastAsia"/>
          <w:sz w:val="24"/>
          <w:szCs w:val="24"/>
        </w:rPr>
        <w:t>数据放置算法</w:t>
      </w:r>
      <w:r w:rsidR="005C639E">
        <w:rPr>
          <w:rFonts w:ascii="Times New Roman" w:hAnsi="Times New Roman" w:hint="eastAsia"/>
          <w:sz w:val="24"/>
          <w:szCs w:val="24"/>
        </w:rPr>
        <w:t>主要作用于用户提交的作业所包含的数据从</w:t>
      </w:r>
      <w:r w:rsidR="005C639E">
        <w:rPr>
          <w:rFonts w:ascii="Times New Roman" w:hAnsi="Times New Roman" w:hint="eastAsia"/>
          <w:sz w:val="24"/>
          <w:szCs w:val="24"/>
        </w:rPr>
        <w:t>NVR</w:t>
      </w:r>
      <w:r w:rsidR="005C639E">
        <w:rPr>
          <w:rFonts w:ascii="Times New Roman" w:hAnsi="Times New Roman" w:hint="eastAsia"/>
          <w:sz w:val="24"/>
          <w:szCs w:val="24"/>
        </w:rPr>
        <w:t>传输到集群中的</w:t>
      </w:r>
      <w:r w:rsidR="005C639E">
        <w:rPr>
          <w:rFonts w:ascii="Times New Roman" w:hAnsi="Times New Roman" w:hint="eastAsia"/>
          <w:sz w:val="24"/>
          <w:szCs w:val="24"/>
        </w:rPr>
        <w:t>HDFS</w:t>
      </w:r>
      <w:r w:rsidR="005C639E">
        <w:rPr>
          <w:rFonts w:ascii="Times New Roman" w:hAnsi="Times New Roman" w:hint="eastAsia"/>
          <w:sz w:val="24"/>
          <w:szCs w:val="24"/>
        </w:rPr>
        <w:t>系统的过程。</w:t>
      </w:r>
    </w:p>
    <w:p w:rsidR="00B87AF6" w:rsidRPr="004028DA" w:rsidRDefault="005C639E" w:rsidP="00C744D3">
      <w:pPr>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为了简化问题我们假设在</w:t>
      </w:r>
      <w:r>
        <w:rPr>
          <w:rFonts w:ascii="Times New Roman" w:hAnsi="Times New Roman" w:hint="eastAsia"/>
          <w:sz w:val="24"/>
          <w:szCs w:val="24"/>
        </w:rPr>
        <w:t>IDPA</w:t>
      </w:r>
      <w:r>
        <w:rPr>
          <w:rFonts w:ascii="Times New Roman" w:hAnsi="Times New Roman" w:hint="eastAsia"/>
          <w:sz w:val="24"/>
          <w:szCs w:val="24"/>
        </w:rPr>
        <w:t>算法作用的集群中当中，假设有</w:t>
      </w:r>
      <w:r w:rsidRPr="005C639E">
        <w:rPr>
          <w:rFonts w:ascii="Times New Roman" w:hAnsi="Times New Roman" w:hint="eastAsia"/>
          <w:i/>
          <w:sz w:val="24"/>
          <w:szCs w:val="24"/>
        </w:rPr>
        <w:t>N</w:t>
      </w:r>
      <w:r>
        <w:rPr>
          <w:rFonts w:ascii="Times New Roman" w:hAnsi="Times New Roman" w:hint="eastAsia"/>
          <w:sz w:val="24"/>
          <w:szCs w:val="24"/>
        </w:rPr>
        <w:t>个计算节点，并且当中每个节点上存储空间足够大，能够保证分配到该节点上的所有需要处理的数据能够存放的下，不会发生存储空间不够的情况发生。任务队列中有</w:t>
      </w:r>
      <w:r w:rsidRPr="005C639E">
        <w:rPr>
          <w:rFonts w:ascii="Times New Roman" w:hAnsi="Times New Roman" w:hint="eastAsia"/>
          <w:i/>
          <w:sz w:val="24"/>
          <w:szCs w:val="24"/>
        </w:rPr>
        <w:t>n</w:t>
      </w:r>
      <w:r>
        <w:rPr>
          <w:rFonts w:ascii="Times New Roman" w:hAnsi="Times New Roman" w:hint="eastAsia"/>
          <w:sz w:val="24"/>
          <w:szCs w:val="24"/>
        </w:rPr>
        <w:t>个待处理的视频任务，每个待处理的任务都关联一组</w:t>
      </w:r>
      <w:r>
        <w:rPr>
          <w:rFonts w:ascii="Times New Roman" w:hAnsi="Times New Roman" w:hint="eastAsia"/>
          <w:sz w:val="24"/>
          <w:szCs w:val="24"/>
        </w:rPr>
        <w:t>SVDB</w:t>
      </w:r>
      <w:r>
        <w:rPr>
          <w:rFonts w:ascii="Times New Roman" w:hAnsi="Times New Roman" w:hint="eastAsia"/>
          <w:sz w:val="24"/>
          <w:szCs w:val="24"/>
        </w:rPr>
        <w:t>，即每个待处理的视频任务</w:t>
      </w:r>
      <w:r w:rsidR="00DC5F8F">
        <w:rPr>
          <w:rFonts w:ascii="Times New Roman" w:hAnsi="Times New Roman" w:hint="eastAsia"/>
          <w:sz w:val="24"/>
          <w:szCs w:val="24"/>
        </w:rPr>
        <w:t>都是由一组</w:t>
      </w:r>
      <w:r w:rsidR="00DC5F8F">
        <w:rPr>
          <w:rFonts w:ascii="Times New Roman" w:hAnsi="Times New Roman" w:hint="eastAsia"/>
          <w:sz w:val="24"/>
          <w:szCs w:val="24"/>
        </w:rPr>
        <w:t>SVDB</w:t>
      </w:r>
      <w:r w:rsidR="00DC5F8F">
        <w:rPr>
          <w:rFonts w:ascii="Times New Roman" w:hAnsi="Times New Roman" w:hint="eastAsia"/>
          <w:sz w:val="24"/>
          <w:szCs w:val="24"/>
        </w:rPr>
        <w:t>组成的，我们称同属于一组的</w:t>
      </w:r>
      <w:r w:rsidR="00DC5F8F">
        <w:rPr>
          <w:rFonts w:ascii="Times New Roman" w:hAnsi="Times New Roman" w:hint="eastAsia"/>
          <w:sz w:val="24"/>
          <w:szCs w:val="24"/>
        </w:rPr>
        <w:t>SVDB</w:t>
      </w:r>
      <w:r w:rsidR="00DC5F8F">
        <w:rPr>
          <w:rFonts w:ascii="Times New Roman" w:hAnsi="Times New Roman" w:hint="eastAsia"/>
          <w:sz w:val="24"/>
          <w:szCs w:val="24"/>
        </w:rPr>
        <w:t>是相互关联的。例如，现在用户提交了一个视频浓缩的任务，需要将一星期的监控视频每一天浓缩成一个摘要视频，那么那些将要在同一个节点处理的数据就是相互关联的。</w:t>
      </w:r>
      <w:r w:rsidR="00DC5F8F">
        <w:rPr>
          <w:rFonts w:ascii="Times New Roman" w:hAnsi="Times New Roman" w:hint="eastAsia"/>
          <w:sz w:val="24"/>
          <w:szCs w:val="24"/>
        </w:rPr>
        <w:t>IDPA</w:t>
      </w:r>
      <w:r w:rsidR="00DC5F8F">
        <w:rPr>
          <w:rFonts w:ascii="Times New Roman" w:hAnsi="Times New Roman" w:hint="eastAsia"/>
          <w:sz w:val="24"/>
          <w:szCs w:val="24"/>
        </w:rPr>
        <w:t>数据放置策略的目的是能够将相互关联的数据尽量放置同一个节点上处理，减少在任务执行的过程中，需要从其他节点获取数据的可能性，同时保证放置在每个节点上的数据相关联的任务量是差不多的，即</w:t>
      </w:r>
      <w:r w:rsidR="004028DA">
        <w:rPr>
          <w:rFonts w:ascii="Times New Roman" w:hAnsi="Times New Roman" w:hint="eastAsia"/>
          <w:sz w:val="24"/>
          <w:szCs w:val="24"/>
        </w:rPr>
        <w:t>集群中任务量最大的节点和任务量最小的节点之间的差值是最小的。根据“木桶理论”能够保证完成任务的总时间最少，即负载均衡。</w:t>
      </w:r>
    </w:p>
    <w:p w:rsidR="00B87AF6" w:rsidRPr="00510975" w:rsidRDefault="00156052" w:rsidP="008E1D83">
      <w:pPr>
        <w:pStyle w:val="af5"/>
        <w:spacing w:before="156" w:after="156"/>
        <w:ind w:firstLineChars="0" w:firstLine="0"/>
      </w:pPr>
      <w:bookmarkStart w:id="202" w:name="_Toc440442873"/>
      <w:bookmarkStart w:id="203" w:name="_Toc476847730"/>
      <w:bookmarkStart w:id="204" w:name="OLE_LINK58"/>
      <w:r w:rsidRPr="00510975">
        <w:rPr>
          <w:rFonts w:hint="eastAsia"/>
        </w:rPr>
        <w:t>4.3</w:t>
      </w:r>
      <w:r w:rsidR="00D10058" w:rsidRPr="00510975">
        <w:rPr>
          <w:rFonts w:hint="eastAsia"/>
        </w:rPr>
        <w:t>.1</w:t>
      </w:r>
      <w:bookmarkEnd w:id="202"/>
      <w:r w:rsidR="004028DA" w:rsidRPr="00510975">
        <w:rPr>
          <w:rFonts w:hint="eastAsia"/>
        </w:rPr>
        <w:t>数据放置</w:t>
      </w:r>
      <w:r w:rsidR="00B15B1D" w:rsidRPr="00510975">
        <w:rPr>
          <w:rFonts w:hint="eastAsia"/>
        </w:rPr>
        <w:t>算法</w:t>
      </w:r>
      <w:bookmarkEnd w:id="203"/>
    </w:p>
    <w:bookmarkEnd w:id="204"/>
    <w:p w:rsidR="00C904F6" w:rsidRDefault="004028DA" w:rsidP="00FF4475">
      <w:pPr>
        <w:spacing w:line="400" w:lineRule="exact"/>
        <w:jc w:val="both"/>
        <w:rPr>
          <w:rFonts w:ascii="Times New Roman" w:hAnsi="Times New Roman"/>
          <w:sz w:val="24"/>
          <w:szCs w:val="24"/>
        </w:rPr>
      </w:pPr>
      <w:r>
        <w:rPr>
          <w:rFonts w:hint="eastAsia"/>
          <w:lang/>
        </w:rPr>
        <w:tab/>
      </w:r>
      <w:r w:rsidRPr="004028DA">
        <w:rPr>
          <w:rFonts w:ascii="Times New Roman" w:hAnsi="Times New Roman" w:hint="eastAsia"/>
          <w:sz w:val="24"/>
          <w:szCs w:val="24"/>
        </w:rPr>
        <w:t>在上文中提到</w:t>
      </w:r>
      <w:r>
        <w:rPr>
          <w:rFonts w:ascii="Times New Roman" w:hAnsi="Times New Roman" w:hint="eastAsia"/>
          <w:sz w:val="24"/>
          <w:szCs w:val="24"/>
        </w:rPr>
        <w:t>，我们在建立</w:t>
      </w:r>
      <w:r>
        <w:rPr>
          <w:rFonts w:ascii="Times New Roman" w:hAnsi="Times New Roman" w:hint="eastAsia"/>
          <w:sz w:val="24"/>
          <w:szCs w:val="24"/>
        </w:rPr>
        <w:t>CTPM</w:t>
      </w:r>
      <w:r>
        <w:rPr>
          <w:rFonts w:ascii="Times New Roman" w:hAnsi="Times New Roman" w:hint="eastAsia"/>
          <w:sz w:val="24"/>
          <w:szCs w:val="24"/>
        </w:rPr>
        <w:t>模型之后，通过运行一个测试用例集合来初始化</w:t>
      </w:r>
      <w:r>
        <w:rPr>
          <w:rFonts w:ascii="Times New Roman" w:hAnsi="Times New Roman" w:hint="eastAsia"/>
          <w:sz w:val="24"/>
          <w:szCs w:val="24"/>
        </w:rPr>
        <w:t>CTPM</w:t>
      </w:r>
      <w:r>
        <w:rPr>
          <w:rFonts w:ascii="Times New Roman" w:hAnsi="Times New Roman" w:hint="eastAsia"/>
          <w:sz w:val="24"/>
          <w:szCs w:val="24"/>
        </w:rPr>
        <w:t>模型的参数</w:t>
      </w:r>
      <m:oMath>
        <w:bookmarkStart w:id="205" w:name="OLE_LINK50"/>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m:t>
                </m:r>
              </m:sub>
            </m:sSub>
          </m:e>
        </m:bar>
        <w:bookmarkEnd w:id="205"/>
      </m:oMath>
      <w:r>
        <w:rPr>
          <w:rFonts w:ascii="Times New Roman" w:hAnsi="Times New Roman" w:hint="eastAsia"/>
          <w:sz w:val="24"/>
          <w:szCs w:val="24"/>
        </w:rPr>
        <w:t>，所以我们假设现在</w:t>
      </w:r>
      <w:r>
        <w:rPr>
          <w:rFonts w:ascii="Times New Roman" w:hAnsi="Times New Roman" w:hint="eastAsia"/>
          <w:sz w:val="24"/>
          <w:szCs w:val="24"/>
        </w:rPr>
        <w:t>CTPM</w:t>
      </w:r>
      <w:r>
        <w:rPr>
          <w:rFonts w:ascii="Times New Roman" w:hAnsi="Times New Roman" w:hint="eastAsia"/>
          <w:sz w:val="24"/>
          <w:szCs w:val="24"/>
        </w:rPr>
        <w:t>模型已经初始化完成，由于每个视频处理任务所包含的</w:t>
      </w:r>
      <w:r>
        <w:rPr>
          <w:rFonts w:ascii="Times New Roman" w:hAnsi="Times New Roman" w:hint="eastAsia"/>
          <w:sz w:val="24"/>
          <w:szCs w:val="24"/>
        </w:rPr>
        <w:t>SVDB</w:t>
      </w:r>
      <w:r>
        <w:rPr>
          <w:rFonts w:ascii="Times New Roman" w:hAnsi="Times New Roman" w:hint="eastAsia"/>
          <w:sz w:val="24"/>
          <w:szCs w:val="24"/>
        </w:rPr>
        <w:t>都是不一样的，所以其包含的</w:t>
      </w:r>
      <w:r>
        <w:rPr>
          <w:rFonts w:ascii="Times New Roman" w:hAnsi="Times New Roman" w:hint="eastAsia"/>
          <w:sz w:val="24"/>
          <w:szCs w:val="24"/>
        </w:rPr>
        <w:t>QR</w:t>
      </w:r>
      <w:r>
        <w:rPr>
          <w:rFonts w:ascii="Times New Roman" w:hAnsi="Times New Roman" w:hint="eastAsia"/>
          <w:sz w:val="24"/>
          <w:szCs w:val="24"/>
        </w:rPr>
        <w:t>也是不一样的，同时由于在混合集群下，每个计算节点的计算力也是不同的</w:t>
      </w:r>
      <w:r w:rsidR="00FB58F6">
        <w:rPr>
          <w:rFonts w:ascii="Times New Roman" w:hAnsi="Times New Roman" w:hint="eastAsia"/>
          <w:sz w:val="24"/>
          <w:szCs w:val="24"/>
        </w:rPr>
        <w:t>，所以同一个任务在不同的节点上所处理的时间也不一定相同，这点我们在上文中也提到过。虽然每个</w:t>
      </w:r>
      <w:r w:rsidR="00BF0D1F">
        <w:rPr>
          <w:rFonts w:ascii="Times New Roman" w:hAnsi="Times New Roman" w:hint="eastAsia"/>
          <w:sz w:val="24"/>
          <w:szCs w:val="24"/>
        </w:rPr>
        <w:t>节点的计算能力有快有慢，但是我们选取一个标准的计算速度，来衡量一批</w:t>
      </w:r>
      <w:r w:rsidR="00BF0D1F">
        <w:rPr>
          <w:rFonts w:ascii="Times New Roman" w:hAnsi="Times New Roman" w:hint="eastAsia"/>
          <w:sz w:val="24"/>
          <w:szCs w:val="24"/>
        </w:rPr>
        <w:t>SVDB</w:t>
      </w:r>
      <w:r w:rsidR="00BF0D1F">
        <w:rPr>
          <w:rFonts w:ascii="Times New Roman" w:hAnsi="Times New Roman" w:hint="eastAsia"/>
          <w:sz w:val="24"/>
          <w:szCs w:val="24"/>
        </w:rPr>
        <w:t>在标准计算速度下，所需要的标准时间。通过该标准时间来指导我们合理的放置监控视频数据放置。在本文中，为了方便叙述，我们选取所有节点上最小的</w:t>
      </w:r>
      <m:oMath>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m:t>
                </m:r>
              </m:sub>
            </m:sSub>
          </m:e>
        </m:bar>
      </m:oMath>
      <w:r w:rsidR="00C904F6">
        <w:rPr>
          <w:rFonts w:ascii="Times New Roman" w:hAnsi="Times New Roman" w:hint="eastAsia"/>
          <w:sz w:val="24"/>
          <w:szCs w:val="24"/>
        </w:rPr>
        <w:t>的值</w:t>
      </w:r>
      <m:oMath>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e>
              <m:sub>
                <m:r>
                  <w:rPr>
                    <w:rFonts w:ascii="Cambria Math" w:hAnsi="Cambria Math"/>
                    <w:sz w:val="24"/>
                    <w:szCs w:val="24"/>
                  </w:rPr>
                  <m:t>min</m:t>
                </m:r>
              </m:sub>
            </m:sSub>
          </m:e>
        </m:bar>
      </m:oMath>
      <w:r w:rsidR="00C904F6">
        <w:rPr>
          <w:rFonts w:ascii="Times New Roman" w:hAnsi="Times New Roman" w:hint="eastAsia"/>
          <w:sz w:val="24"/>
          <w:szCs w:val="24"/>
        </w:rPr>
        <w:t>来衡量每个任务所耗费的</w:t>
      </w:r>
      <w:r w:rsidR="00C904F6">
        <w:rPr>
          <w:rFonts w:ascii="Times New Roman" w:hAnsi="Times New Roman" w:hint="eastAsia"/>
          <w:sz w:val="24"/>
          <w:szCs w:val="24"/>
        </w:rPr>
        <w:t>CPU</w:t>
      </w:r>
      <w:r w:rsidR="00C904F6">
        <w:rPr>
          <w:rFonts w:ascii="Times New Roman" w:hAnsi="Times New Roman" w:hint="eastAsia"/>
          <w:sz w:val="24"/>
          <w:szCs w:val="24"/>
        </w:rPr>
        <w:t>标准时间</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sidR="00C904F6">
        <w:rPr>
          <w:rFonts w:ascii="Times New Roman" w:hAnsi="Times New Roman" w:hint="eastAsia"/>
          <w:sz w:val="24"/>
          <w:szCs w:val="24"/>
        </w:rPr>
        <w:t>(</w:t>
      </w:r>
      <w:r w:rsidR="00C904F6" w:rsidRPr="00C904F6">
        <w:rPr>
          <w:rFonts w:ascii="Times New Roman" w:hAnsi="Times New Roman" w:hint="eastAsia"/>
          <w:i/>
          <w:sz w:val="24"/>
          <w:szCs w:val="24"/>
        </w:rPr>
        <w:t>i=1,2,</w:t>
      </w:r>
      <w:r w:rsidR="00C904F6" w:rsidRPr="00C904F6">
        <w:rPr>
          <w:rFonts w:ascii="Times New Roman" w:hAnsi="Times New Roman"/>
          <w:i/>
          <w:sz w:val="24"/>
          <w:szCs w:val="24"/>
        </w:rPr>
        <w:t>…</w:t>
      </w:r>
      <w:r w:rsidR="00C904F6" w:rsidRPr="00C904F6">
        <w:rPr>
          <w:rFonts w:ascii="Times New Roman" w:hAnsi="Times New Roman" w:hint="eastAsia"/>
          <w:i/>
          <w:sz w:val="24"/>
          <w:szCs w:val="24"/>
        </w:rPr>
        <w:t>,k</w:t>
      </w:r>
      <w:r w:rsidR="00C904F6">
        <w:rPr>
          <w:rFonts w:ascii="Times New Roman" w:hAnsi="Times New Roman" w:hint="eastAsia"/>
          <w:sz w:val="24"/>
          <w:szCs w:val="24"/>
        </w:rPr>
        <w:t>)</w:t>
      </w:r>
      <w:r w:rsidR="00C904F6">
        <w:rPr>
          <w:rFonts w:ascii="Times New Roman" w:hAnsi="Times New Roman" w:hint="eastAsia"/>
          <w:sz w:val="24"/>
          <w:szCs w:val="24"/>
        </w:rPr>
        <w:t>。</w:t>
      </w:r>
      <w:r w:rsidR="00C904F6">
        <w:rPr>
          <w:rFonts w:ascii="Times New Roman" w:hAnsi="Times New Roman" w:hint="eastAsia"/>
          <w:sz w:val="24"/>
          <w:szCs w:val="24"/>
        </w:rPr>
        <w:lastRenderedPageBreak/>
        <w:t>至此我们工作标准速度的选取，通过</w:t>
      </w:r>
      <w:r w:rsidR="00C904F6">
        <w:rPr>
          <w:rFonts w:ascii="Times New Roman" w:hAnsi="Times New Roman" w:hint="eastAsia"/>
          <w:sz w:val="24"/>
          <w:szCs w:val="24"/>
        </w:rPr>
        <w:t>CTPM</w:t>
      </w:r>
      <w:r w:rsidR="00C904F6">
        <w:rPr>
          <w:rFonts w:ascii="Times New Roman" w:hAnsi="Times New Roman" w:hint="eastAsia"/>
          <w:sz w:val="24"/>
          <w:szCs w:val="24"/>
        </w:rPr>
        <w:t>模型计算出了每个任务所要耗费的</w:t>
      </w:r>
      <w:r w:rsidR="00C904F6">
        <w:rPr>
          <w:rFonts w:ascii="Times New Roman" w:hAnsi="Times New Roman" w:hint="eastAsia"/>
          <w:sz w:val="24"/>
          <w:szCs w:val="24"/>
        </w:rPr>
        <w:t>CPU</w:t>
      </w:r>
      <w:r w:rsidR="00C904F6">
        <w:rPr>
          <w:rFonts w:ascii="Times New Roman" w:hAnsi="Times New Roman" w:hint="eastAsia"/>
          <w:sz w:val="24"/>
          <w:szCs w:val="24"/>
        </w:rPr>
        <w:t>标准时间。然后根据每个任务所要耗费的</w:t>
      </w:r>
      <w:r w:rsidR="00C904F6">
        <w:rPr>
          <w:rFonts w:ascii="Times New Roman" w:hAnsi="Times New Roman" w:hint="eastAsia"/>
          <w:sz w:val="24"/>
          <w:szCs w:val="24"/>
        </w:rPr>
        <w:t>CPU</w:t>
      </w:r>
      <w:r w:rsidR="00C904F6">
        <w:rPr>
          <w:rFonts w:ascii="Times New Roman" w:hAnsi="Times New Roman" w:hint="eastAsia"/>
          <w:sz w:val="24"/>
          <w:szCs w:val="24"/>
        </w:rPr>
        <w:t>标准时间按照从大到小的顺序放在任务队列里。</w:t>
      </w:r>
    </w:p>
    <w:p w:rsidR="00B87AF6" w:rsidRDefault="004D186D" w:rsidP="00C744D3">
      <w:pPr>
        <w:spacing w:line="400" w:lineRule="exact"/>
        <w:ind w:firstLine="420"/>
        <w:jc w:val="both"/>
        <w:rPr>
          <w:rFonts w:ascii="Times New Roman" w:hAnsi="Times New Roman"/>
          <w:sz w:val="24"/>
          <w:szCs w:val="24"/>
        </w:rPr>
      </w:pPr>
      <w:r>
        <w:rPr>
          <w:rFonts w:ascii="Times New Roman" w:hAnsi="Times New Roman" w:hint="eastAsia"/>
          <w:sz w:val="24"/>
          <w:szCs w:val="24"/>
        </w:rPr>
        <w:t>我们定义一个任务集合</w:t>
      </w:r>
      <m:oMath>
        <m:r>
          <w:rPr>
            <w:rFonts w:ascii="Cambria Math" w:hAnsi="Cambria Math"/>
            <w:sz w:val="24"/>
            <w:szCs w:val="24"/>
          </w:rPr>
          <m:t>J={</m:t>
        </m:r>
        <m:sSub>
          <m:sSubPr>
            <m:ctrlPr>
              <w:rPr>
                <w:rFonts w:ascii="Cambria Math" w:hAnsi="Cambria Math"/>
                <w:i/>
                <w:sz w:val="24"/>
                <w:szCs w:val="24"/>
              </w:rPr>
            </m:ctrlPr>
          </m:sSubPr>
          <m:e>
            <m:r>
              <w:rPr>
                <w:rFonts w:ascii="Cambria Math" w:hAnsi="Cambria Math"/>
                <w:sz w:val="24"/>
                <w:szCs w:val="24"/>
              </w:rPr>
              <m:t>job</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job</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job</m:t>
            </m:r>
          </m:e>
          <m:sub>
            <m:r>
              <w:rPr>
                <w:rFonts w:ascii="Cambria Math" w:hAnsi="Cambria Math"/>
                <w:sz w:val="24"/>
                <w:szCs w:val="24"/>
              </w:rPr>
              <m:t>n</m:t>
            </m:r>
          </m:sub>
        </m:sSub>
        <m:r>
          <w:rPr>
            <w:rFonts w:ascii="Cambria Math" w:hAnsi="Cambria Math"/>
            <w:sz w:val="24"/>
            <w:szCs w:val="24"/>
          </w:rPr>
          <m:t>}</m:t>
        </m:r>
      </m:oMath>
      <w:r>
        <w:rPr>
          <w:rFonts w:ascii="Times New Roman" w:hAnsi="Times New Roman" w:hint="eastAsia"/>
          <w:sz w:val="24"/>
          <w:szCs w:val="24"/>
        </w:rPr>
        <w:t>，集合中任务按照该任务耗费的标准</w:t>
      </w:r>
      <w:r>
        <w:rPr>
          <w:rFonts w:ascii="Times New Roman" w:hAnsi="Times New Roman" w:hint="eastAsia"/>
          <w:sz w:val="24"/>
          <w:szCs w:val="24"/>
        </w:rPr>
        <w:t>CPU</w:t>
      </w:r>
      <w:r>
        <w:rPr>
          <w:rFonts w:ascii="Times New Roman" w:hAnsi="Times New Roman" w:hint="eastAsia"/>
          <w:sz w:val="24"/>
          <w:szCs w:val="24"/>
        </w:rPr>
        <w:t>时间从大大小排序，即用</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oMath>
      <w:r>
        <w:rPr>
          <w:rFonts w:ascii="Times New Roman" w:hAnsi="Times New Roman" w:hint="eastAsia"/>
          <w:sz w:val="24"/>
          <w:szCs w:val="24"/>
        </w:rPr>
        <w:t>,</w:t>
      </w: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i</m:t>
            </m:r>
          </m:sub>
        </m:sSub>
      </m:oMath>
      <w:r>
        <w:rPr>
          <w:rFonts w:ascii="Times New Roman" w:hAnsi="Times New Roman" w:hint="eastAsia"/>
          <w:sz w:val="24"/>
          <w:szCs w:val="24"/>
        </w:rPr>
        <w:t>和</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j</m:t>
            </m:r>
          </m:sub>
        </m:sSub>
      </m:oMath>
      <w:r>
        <w:rPr>
          <w:rFonts w:ascii="Times New Roman" w:hAnsi="Times New Roman" w:hint="eastAsia"/>
          <w:sz w:val="24"/>
          <w:szCs w:val="24"/>
        </w:rPr>
        <w:t>分别代表任务集合</w:t>
      </w:r>
      <w:r>
        <w:rPr>
          <w:rFonts w:ascii="Times New Roman" w:hAnsi="Times New Roman" w:hint="eastAsia"/>
          <w:sz w:val="24"/>
          <w:szCs w:val="24"/>
        </w:rPr>
        <w:t>J</w:t>
      </w:r>
      <w:r>
        <w:rPr>
          <w:rFonts w:ascii="Times New Roman" w:hAnsi="Times New Roman" w:hint="eastAsia"/>
          <w:sz w:val="24"/>
          <w:szCs w:val="24"/>
        </w:rPr>
        <w:t>中任务</w:t>
      </w:r>
      <m:oMath>
        <m:sSub>
          <m:sSubPr>
            <m:ctrlPr>
              <w:rPr>
                <w:rFonts w:ascii="Cambria Math" w:hAnsi="Cambria Math"/>
                <w:i/>
                <w:sz w:val="24"/>
                <w:szCs w:val="24"/>
              </w:rPr>
            </m:ctrlPr>
          </m:sSubPr>
          <m:e>
            <m:r>
              <w:rPr>
                <w:rFonts w:ascii="Cambria Math" w:hAnsi="Cambria Math"/>
                <w:sz w:val="24"/>
                <w:szCs w:val="24"/>
              </w:rPr>
              <m:t>job</m:t>
            </m:r>
          </m:e>
          <m:sub>
            <m:r>
              <w:rPr>
                <w:rFonts w:ascii="Cambria Math" w:hAnsi="Cambria Math"/>
                <w:sz w:val="24"/>
                <w:szCs w:val="24"/>
              </w:rPr>
              <m:t>i</m:t>
            </m:r>
          </m:sub>
        </m:sSub>
      </m:oMath>
      <w:r>
        <w:rPr>
          <w:rFonts w:ascii="Times New Roman" w:hAnsi="Times New Roman" w:hint="eastAsia"/>
          <w:sz w:val="24"/>
          <w:szCs w:val="24"/>
        </w:rPr>
        <w:t>和</w:t>
      </w:r>
      <m:oMath>
        <m:sSub>
          <m:sSubPr>
            <m:ctrlPr>
              <w:rPr>
                <w:rFonts w:ascii="Cambria Math" w:hAnsi="Cambria Math"/>
                <w:i/>
                <w:sz w:val="24"/>
                <w:szCs w:val="24"/>
              </w:rPr>
            </m:ctrlPr>
          </m:sSubPr>
          <m:e>
            <m:r>
              <w:rPr>
                <w:rFonts w:ascii="Cambria Math" w:hAnsi="Cambria Math"/>
                <w:sz w:val="24"/>
                <w:szCs w:val="24"/>
              </w:rPr>
              <m:t>job</m:t>
            </m:r>
          </m:e>
          <m:sub>
            <m:r>
              <w:rPr>
                <w:rFonts w:ascii="Cambria Math" w:hAnsi="Cambria Math"/>
                <w:sz w:val="24"/>
                <w:szCs w:val="24"/>
              </w:rPr>
              <m:t>j</m:t>
            </m:r>
          </m:sub>
        </m:sSub>
      </m:oMath>
      <w:r>
        <w:rPr>
          <w:rFonts w:ascii="Times New Roman" w:hAnsi="Times New Roman" w:hint="eastAsia"/>
          <w:sz w:val="24"/>
          <w:szCs w:val="24"/>
        </w:rPr>
        <w:t>,</w:t>
      </w:r>
      <w:r>
        <w:rPr>
          <w:rFonts w:ascii="Times New Roman" w:hAnsi="Times New Roman" w:hint="eastAsia"/>
          <w:sz w:val="24"/>
          <w:szCs w:val="24"/>
        </w:rPr>
        <w:t>同时满足条件</w:t>
      </w:r>
      <m:oMath>
        <m:r>
          <w:rPr>
            <w:rFonts w:ascii="Cambria Math" w:hAnsi="Cambria Math"/>
            <w:sz w:val="24"/>
            <w:szCs w:val="24"/>
          </w:rPr>
          <m:t>i&lt;j</m:t>
        </m:r>
      </m:oMath>
      <w:r w:rsidRPr="004D186D">
        <w:rPr>
          <w:rFonts w:ascii="Times New Roman" w:hAnsi="Times New Roman" w:hint="eastAsia"/>
          <w:i/>
          <w:sz w:val="24"/>
          <w:szCs w:val="24"/>
        </w:rPr>
        <w:t>(i,j=1,2,...,k)</w:t>
      </w:r>
      <w:r>
        <w:rPr>
          <w:rFonts w:ascii="Times New Roman" w:hAnsi="Times New Roman" w:hint="eastAsia"/>
          <w:sz w:val="24"/>
          <w:szCs w:val="24"/>
        </w:rPr>
        <w:t>。同时我们定义一个</w:t>
      </w:r>
      <w:r>
        <w:rPr>
          <w:rFonts w:ascii="Times New Roman" w:hAnsi="Times New Roman" w:hint="eastAsia"/>
          <w:sz w:val="24"/>
          <w:szCs w:val="24"/>
        </w:rPr>
        <w:t>DBS</w:t>
      </w:r>
      <w:r>
        <w:rPr>
          <w:rFonts w:ascii="Times New Roman" w:hAnsi="Times New Roman" w:hint="eastAsia"/>
          <w:sz w:val="24"/>
          <w:szCs w:val="24"/>
        </w:rPr>
        <w:t>集合，</w:t>
      </w:r>
      <m:oMath>
        <m:r>
          <m:rPr>
            <m:sty m:val="p"/>
          </m:rPr>
          <w:rPr>
            <w:rFonts w:ascii="Cambria Math" w:hAnsi="Cambria Math"/>
            <w:sz w:val="24"/>
            <w:szCs w:val="24"/>
          </w:rPr>
          <m:t>DBS={</m:t>
        </m:r>
        <m:sSub>
          <m:sSubPr>
            <m:ctrlPr>
              <w:rPr>
                <w:rFonts w:ascii="Cambria Math" w:hAnsi="Cambria Math"/>
                <w:sz w:val="24"/>
                <w:szCs w:val="24"/>
              </w:rPr>
            </m:ctrlPr>
          </m:sSubPr>
          <m:e>
            <m:r>
              <w:rPr>
                <w:rFonts w:ascii="Cambria Math" w:hAnsi="Cambria Math"/>
                <w:sz w:val="24"/>
                <w:szCs w:val="24"/>
              </w:rPr>
              <m:t>db</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db</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db</m:t>
            </m:r>
          </m:e>
          <m:sub>
            <m:r>
              <w:rPr>
                <w:rFonts w:ascii="Cambria Math" w:hAnsi="Cambria Math"/>
                <w:sz w:val="24"/>
                <w:szCs w:val="24"/>
              </w:rPr>
              <m:t>k</m:t>
            </m:r>
          </m:sub>
        </m:sSub>
        <m:r>
          <m:rPr>
            <m:sty m:val="p"/>
          </m:rPr>
          <w:rPr>
            <w:rFonts w:ascii="Cambria Math" w:hAnsi="Cambria Math"/>
            <w:sz w:val="24"/>
            <w:szCs w:val="24"/>
          </w:rPr>
          <m:t>}</m:t>
        </m:r>
      </m:oMath>
      <w:r w:rsidR="00FD11CC">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db</m:t>
            </m:r>
          </m:e>
          <m:sub>
            <m:r>
              <w:rPr>
                <w:rFonts w:ascii="Cambria Math" w:hAnsi="Cambria Math"/>
                <w:sz w:val="24"/>
                <w:szCs w:val="24"/>
              </w:rPr>
              <m:t>i</m:t>
            </m:r>
          </m:sub>
        </m:sSub>
      </m:oMath>
      <w:r w:rsidR="00FD11CC" w:rsidRPr="00FD11CC">
        <w:rPr>
          <w:rFonts w:ascii="Times New Roman" w:hAnsi="Times New Roman" w:hint="eastAsia"/>
          <w:i/>
          <w:sz w:val="24"/>
          <w:szCs w:val="24"/>
        </w:rPr>
        <w:t>(i=1,2,</w:t>
      </w:r>
      <w:r w:rsidR="00FD11CC" w:rsidRPr="00FD11CC">
        <w:rPr>
          <w:rFonts w:ascii="Times New Roman" w:hAnsi="Times New Roman"/>
          <w:i/>
          <w:sz w:val="24"/>
          <w:szCs w:val="24"/>
        </w:rPr>
        <w:t>…</w:t>
      </w:r>
      <w:r w:rsidR="00FD11CC" w:rsidRPr="00FD11CC">
        <w:rPr>
          <w:rFonts w:ascii="Times New Roman" w:hAnsi="Times New Roman" w:hint="eastAsia"/>
          <w:i/>
          <w:sz w:val="24"/>
          <w:szCs w:val="24"/>
        </w:rPr>
        <w:t>,k)</w:t>
      </w:r>
      <w:r w:rsidR="00FD11CC">
        <w:rPr>
          <w:rFonts w:ascii="Times New Roman" w:hAnsi="Times New Roman" w:hint="eastAsia"/>
          <w:sz w:val="24"/>
          <w:szCs w:val="24"/>
        </w:rPr>
        <w:t>代表和</w:t>
      </w:r>
      <m:oMath>
        <m:sSub>
          <m:sSubPr>
            <m:ctrlPr>
              <w:rPr>
                <w:rFonts w:ascii="Cambria Math" w:hAnsi="Cambria Math"/>
                <w:i/>
                <w:sz w:val="24"/>
                <w:szCs w:val="24"/>
              </w:rPr>
            </m:ctrlPr>
          </m:sSubPr>
          <m:e>
            <m:r>
              <w:rPr>
                <w:rFonts w:ascii="Cambria Math" w:hAnsi="Cambria Math"/>
                <w:sz w:val="24"/>
                <w:szCs w:val="24"/>
              </w:rPr>
              <m:t>job</m:t>
            </m:r>
          </m:e>
          <m:sub>
            <m:r>
              <w:rPr>
                <w:rFonts w:ascii="Cambria Math" w:hAnsi="Cambria Math"/>
                <w:sz w:val="24"/>
                <w:szCs w:val="24"/>
              </w:rPr>
              <m:t>i</m:t>
            </m:r>
          </m:sub>
        </m:sSub>
      </m:oMath>
      <w:r w:rsidR="00FD11CC" w:rsidRPr="00FD11CC">
        <w:rPr>
          <w:rFonts w:ascii="Times New Roman" w:hAnsi="Times New Roman" w:hint="eastAsia"/>
          <w:i/>
          <w:sz w:val="24"/>
          <w:szCs w:val="24"/>
        </w:rPr>
        <w:t>(i=1,2,</w:t>
      </w:r>
      <w:r w:rsidR="00FD11CC" w:rsidRPr="00FD11CC">
        <w:rPr>
          <w:rFonts w:ascii="Times New Roman" w:hAnsi="Times New Roman"/>
          <w:i/>
          <w:sz w:val="24"/>
          <w:szCs w:val="24"/>
        </w:rPr>
        <w:t>…</w:t>
      </w:r>
      <w:r w:rsidR="00FD11CC">
        <w:rPr>
          <w:rFonts w:ascii="Times New Roman" w:hAnsi="Times New Roman" w:hint="eastAsia"/>
          <w:i/>
          <w:sz w:val="24"/>
          <w:szCs w:val="24"/>
        </w:rPr>
        <w:t>,n</w:t>
      </w:r>
      <w:r w:rsidR="00FD11CC" w:rsidRPr="00FD11CC">
        <w:rPr>
          <w:rFonts w:ascii="Times New Roman" w:hAnsi="Times New Roman" w:hint="eastAsia"/>
          <w:i/>
          <w:sz w:val="24"/>
          <w:szCs w:val="24"/>
        </w:rPr>
        <w:t>)</w:t>
      </w:r>
      <w:r w:rsidR="00FD11CC">
        <w:rPr>
          <w:rFonts w:ascii="Times New Roman" w:hAnsi="Times New Roman" w:hint="eastAsia"/>
          <w:sz w:val="24"/>
          <w:szCs w:val="24"/>
        </w:rPr>
        <w:t>相关联的</w:t>
      </w:r>
      <w:r w:rsidR="00FD11CC">
        <w:rPr>
          <w:rFonts w:ascii="Times New Roman" w:hAnsi="Times New Roman" w:hint="eastAsia"/>
          <w:sz w:val="24"/>
          <w:szCs w:val="24"/>
        </w:rPr>
        <w:t>SVDB</w:t>
      </w:r>
      <w:r w:rsidR="00FD11CC">
        <w:rPr>
          <w:rFonts w:ascii="Times New Roman" w:hAnsi="Times New Roman" w:hint="eastAsia"/>
          <w:sz w:val="24"/>
          <w:szCs w:val="24"/>
        </w:rPr>
        <w:t>的集合。同时我们定义集群中计算节点的集合</w:t>
      </w:r>
      <w:r w:rsidR="00FD11CC">
        <w:rPr>
          <w:rFonts w:ascii="Times New Roman" w:hAnsi="Times New Roman" w:hint="eastAsia"/>
          <w:sz w:val="24"/>
          <w:szCs w:val="24"/>
        </w:rPr>
        <w:t>S</w:t>
      </w:r>
      <w:r w:rsidR="00FD11CC">
        <w:rPr>
          <w:rFonts w:ascii="Times New Roman" w:hAnsi="Times New Roman" w:hint="eastAsia"/>
          <w:sz w:val="24"/>
          <w:szCs w:val="24"/>
        </w:rPr>
        <w:t>，</w:t>
      </w:r>
      <m:oMath>
        <m:r>
          <m:rPr>
            <m:sty m:val="p"/>
          </m:rPr>
          <w:rPr>
            <w:rFonts w:ascii="Cambria Math" w:hAnsi="Cambria Math"/>
            <w:sz w:val="24"/>
            <w:szCs w:val="24"/>
          </w:rPr>
          <m:t>S={</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1</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2</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N</m:t>
            </m:r>
          </m:sub>
        </m:sSub>
        <m:r>
          <m:rPr>
            <m:sty m:val="p"/>
          </m:rPr>
          <w:rPr>
            <w:rFonts w:ascii="Cambria Math" w:hAnsi="Cambria Math"/>
            <w:sz w:val="24"/>
            <w:szCs w:val="24"/>
          </w:rPr>
          <m:t>}</m:t>
        </m:r>
      </m:oMath>
      <w:r w:rsidR="00FD11CC">
        <w:rPr>
          <w:rFonts w:ascii="Times New Roman" w:hAnsi="Times New Roman" w:hint="eastAsia"/>
          <w:sz w:val="24"/>
          <w:szCs w:val="24"/>
        </w:rPr>
        <w:t>,</w:t>
      </w:r>
      <w:r w:rsidR="00FD11CC">
        <w:rPr>
          <w:rFonts w:ascii="Times New Roman" w:hAnsi="Times New Roman" w:hint="eastAsia"/>
          <w:sz w:val="24"/>
          <w:szCs w:val="24"/>
        </w:rPr>
        <w:t>同时集合中的节点也是按照</w:t>
      </w:r>
      <m:oMath>
        <w:bookmarkStart w:id="206" w:name="OLE_LINK51"/>
        <w:bookmarkStart w:id="207" w:name="OLE_LINK53"/>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m:t>
                </m:r>
              </m:sub>
            </m:sSub>
          </m:e>
        </m:bar>
        <w:bookmarkEnd w:id="206"/>
        <w:bookmarkEnd w:id="207"/>
      </m:oMath>
      <w:r w:rsidR="00FD11CC">
        <w:rPr>
          <w:rFonts w:ascii="Times New Roman" w:hAnsi="Times New Roman" w:hint="eastAsia"/>
          <w:sz w:val="24"/>
          <w:szCs w:val="24"/>
        </w:rPr>
        <w:t>的值按照从小到大的顺序进行排列的，即如果</w:t>
      </w:r>
      <w:r w:rsidR="00FD11CC" w:rsidRPr="00FD11CC">
        <w:rPr>
          <w:rFonts w:ascii="Times New Roman" w:hAnsi="Times New Roman" w:hint="eastAsia"/>
          <w:i/>
          <w:sz w:val="24"/>
          <w:szCs w:val="24"/>
        </w:rPr>
        <w:t>i&lt;j,</w:t>
      </w:r>
      <w:r w:rsidR="00FD11CC" w:rsidRPr="00FD11CC">
        <w:rPr>
          <w:rFonts w:ascii="Times New Roman" w:hAnsi="Times New Roman"/>
          <w:i/>
          <w:sz w:val="24"/>
          <w:szCs w:val="24"/>
        </w:rPr>
        <w:t>i,j=1,2,…</w:t>
      </w:r>
      <w:r w:rsidR="00FD11CC" w:rsidRPr="00FD11CC">
        <w:rPr>
          <w:rFonts w:ascii="Times New Roman" w:hAnsi="Times New Roman" w:hint="eastAsia"/>
          <w:i/>
          <w:sz w:val="24"/>
          <w:szCs w:val="24"/>
        </w:rPr>
        <w:t>,N</w:t>
      </w:r>
      <w:r w:rsidR="00FD11CC">
        <w:rPr>
          <w:rFonts w:ascii="Times New Roman" w:hAnsi="Times New Roman" w:hint="eastAsia"/>
          <w:sz w:val="24"/>
          <w:szCs w:val="24"/>
        </w:rPr>
        <w:t>,</w:t>
      </w:r>
      <w:r w:rsidR="00FD11CC">
        <w:rPr>
          <w:rFonts w:ascii="Times New Roman" w:hAnsi="Times New Roman" w:hint="eastAsia"/>
          <w:sz w:val="24"/>
          <w:szCs w:val="24"/>
        </w:rPr>
        <w:t>则</w:t>
      </w:r>
      <m:oMath>
        <w:bookmarkStart w:id="208" w:name="OLE_LINK52"/>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∙i</m:t>
                </m:r>
              </m:sub>
            </m:sSub>
          </m:e>
        </m:bar>
        <w:bookmarkEnd w:id="208"/>
        <m:r>
          <w:rPr>
            <w:rFonts w:ascii="Cambria Math" w:hAnsi="Cambria Math"/>
            <w:sz w:val="24"/>
            <w:szCs w:val="24"/>
          </w:rPr>
          <m:t>≤</m:t>
        </m:r>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∙j</m:t>
                </m:r>
              </m:sub>
            </m:sSub>
          </m:e>
        </m:bar>
      </m:oMath>
      <w:r w:rsidR="00933A33">
        <w:rPr>
          <w:rFonts w:ascii="Times New Roman" w:hAnsi="Times New Roman" w:hint="eastAsia"/>
          <w:sz w:val="24"/>
          <w:szCs w:val="24"/>
        </w:rPr>
        <w:t>,</w:t>
      </w:r>
      <w:r w:rsidR="00933A33">
        <w:rPr>
          <w:rFonts w:ascii="Times New Roman" w:hAnsi="Times New Roman" w:hint="eastAsia"/>
          <w:sz w:val="24"/>
          <w:szCs w:val="24"/>
        </w:rPr>
        <w:t>同时也意味着节点</w:t>
      </w:r>
      <w:r w:rsidR="00933A33" w:rsidRPr="00933A33">
        <w:rPr>
          <w:rFonts w:ascii="Times New Roman" w:hAnsi="Times New Roman" w:hint="eastAsia"/>
          <w:i/>
          <w:sz w:val="24"/>
          <w:szCs w:val="24"/>
        </w:rPr>
        <w:t>i</w:t>
      </w:r>
      <w:r w:rsidR="00933A33">
        <w:rPr>
          <w:rFonts w:ascii="Times New Roman" w:hAnsi="Times New Roman" w:hint="eastAsia"/>
          <w:sz w:val="24"/>
          <w:szCs w:val="24"/>
        </w:rPr>
        <w:t>的处理能力大于节点</w:t>
      </w:r>
      <w:r w:rsidR="00933A33" w:rsidRPr="00933A33">
        <w:rPr>
          <w:rFonts w:ascii="Times New Roman" w:hAnsi="Times New Roman" w:hint="eastAsia"/>
          <w:i/>
          <w:sz w:val="24"/>
          <w:szCs w:val="24"/>
        </w:rPr>
        <w:t>j</w:t>
      </w:r>
      <w:r w:rsidR="00933A33">
        <w:rPr>
          <w:rFonts w:ascii="Times New Roman" w:hAnsi="Times New Roman" w:hint="eastAsia"/>
          <w:sz w:val="24"/>
          <w:szCs w:val="24"/>
        </w:rPr>
        <w:t>的处理能力。也就是</w:t>
      </w:r>
      <m:oMath>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m:t>
                </m:r>
              </m:sub>
            </m:sSub>
          </m:e>
        </m:bar>
      </m:oMath>
      <w:r w:rsidR="00933A33">
        <w:rPr>
          <w:rFonts w:ascii="Times New Roman" w:hAnsi="Times New Roman" w:hint="eastAsia"/>
          <w:sz w:val="24"/>
          <w:szCs w:val="24"/>
        </w:rPr>
        <w:t>的值越小，实际节点的处理能力越强。</w:t>
      </w:r>
    </w:p>
    <w:p w:rsidR="004901E2" w:rsidRPr="00510975" w:rsidRDefault="00156052" w:rsidP="008E1D83">
      <w:pPr>
        <w:pStyle w:val="af5"/>
        <w:spacing w:before="156" w:after="156"/>
        <w:ind w:firstLineChars="0" w:firstLine="0"/>
      </w:pPr>
      <w:bookmarkStart w:id="209" w:name="_Toc476847731"/>
      <w:r w:rsidRPr="00510975">
        <w:rPr>
          <w:rFonts w:hint="eastAsia"/>
        </w:rPr>
        <w:t>4.3</w:t>
      </w:r>
      <w:r w:rsidR="004901E2" w:rsidRPr="00510975">
        <w:rPr>
          <w:rFonts w:hint="eastAsia"/>
        </w:rPr>
        <w:t>.2</w:t>
      </w:r>
      <w:r w:rsidR="00B15B1D" w:rsidRPr="00510975">
        <w:rPr>
          <w:rFonts w:hint="eastAsia"/>
        </w:rPr>
        <w:t>数据放置算法</w:t>
      </w:r>
      <w:r w:rsidR="004901E2" w:rsidRPr="00510975">
        <w:rPr>
          <w:rFonts w:hint="eastAsia"/>
        </w:rPr>
        <w:t>实现</w:t>
      </w:r>
      <w:bookmarkEnd w:id="209"/>
    </w:p>
    <w:p w:rsidR="00933A33" w:rsidRDefault="00B15B1D" w:rsidP="00FF4475">
      <w:pPr>
        <w:spacing w:line="400" w:lineRule="exact"/>
        <w:ind w:firstLine="420"/>
        <w:jc w:val="both"/>
        <w:rPr>
          <w:rFonts w:ascii="Times New Roman" w:hAnsi="Times New Roman"/>
          <w:sz w:val="24"/>
          <w:szCs w:val="24"/>
        </w:rPr>
      </w:pPr>
      <w:r>
        <w:rPr>
          <w:rFonts w:ascii="Times New Roman" w:hAnsi="Times New Roman" w:hint="eastAsia"/>
          <w:sz w:val="24"/>
          <w:szCs w:val="24"/>
        </w:rPr>
        <w:t>视频数据块初始放置算法</w:t>
      </w:r>
      <w:r w:rsidR="00933A33">
        <w:rPr>
          <w:rFonts w:ascii="Times New Roman" w:hAnsi="Times New Roman" w:hint="eastAsia"/>
          <w:sz w:val="24"/>
          <w:szCs w:val="24"/>
        </w:rPr>
        <w:t>通过多次执行不断迭代获得最终的结果。</w:t>
      </w:r>
      <w:r w:rsidR="00933A33">
        <w:rPr>
          <w:rFonts w:ascii="Times New Roman" w:hAnsi="Times New Roman" w:hint="eastAsia"/>
          <w:sz w:val="24"/>
          <w:szCs w:val="24"/>
        </w:rPr>
        <w:t>IDPA</w:t>
      </w:r>
      <w:r w:rsidR="00933A33">
        <w:rPr>
          <w:rFonts w:ascii="Times New Roman" w:hAnsi="Times New Roman" w:hint="eastAsia"/>
          <w:sz w:val="24"/>
          <w:szCs w:val="24"/>
        </w:rPr>
        <w:t>每次将</w:t>
      </w:r>
      <w:r w:rsidR="00933A33">
        <w:rPr>
          <w:rFonts w:ascii="Times New Roman" w:hAnsi="Times New Roman" w:hint="eastAsia"/>
          <w:sz w:val="24"/>
          <w:szCs w:val="24"/>
        </w:rPr>
        <w:t>N</w:t>
      </w:r>
      <w:r w:rsidR="00933A33">
        <w:rPr>
          <w:rFonts w:ascii="Times New Roman" w:hAnsi="Times New Roman" w:hint="eastAsia"/>
          <w:sz w:val="24"/>
          <w:szCs w:val="24"/>
        </w:rPr>
        <w:t>个任务集合中的任务分配到集群中的节点上去。分配的主要原则就是每次将目前任务队列中需要标准处理时间最大的任务分配给集群中目前负载最小的节点</w:t>
      </w:r>
      <w:r w:rsidR="00EC002B">
        <w:rPr>
          <w:rFonts w:ascii="Times New Roman" w:hAnsi="Times New Roman" w:hint="eastAsia"/>
          <w:sz w:val="24"/>
          <w:szCs w:val="24"/>
        </w:rPr>
        <w:t>，分配完成之后，按照节点上的</w:t>
      </w:r>
      <m:oMath>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m:t>
                </m:r>
              </m:sub>
            </m:sSub>
          </m:e>
        </m:bar>
      </m:oMath>
      <w:r w:rsidR="00EC002B">
        <w:rPr>
          <w:rFonts w:ascii="Times New Roman" w:hAnsi="Times New Roman" w:hint="eastAsia"/>
          <w:sz w:val="24"/>
          <w:szCs w:val="24"/>
        </w:rPr>
        <w:t>重新计算该任务在目前节点上的需要耗费的实际时间，加入该节点的负载，重新按照节点上的负载大小从小到大排序</w:t>
      </w:r>
      <w:r w:rsidR="00933A33">
        <w:rPr>
          <w:rFonts w:ascii="Times New Roman" w:hAnsi="Times New Roman" w:hint="eastAsia"/>
          <w:sz w:val="24"/>
          <w:szCs w:val="24"/>
        </w:rPr>
        <w:t>。首先，为了简单描述问题，我们假设集群中节点的负载</w:t>
      </w:r>
      <w:r w:rsidR="00EC002B">
        <w:rPr>
          <w:rFonts w:ascii="Times New Roman" w:hAnsi="Times New Roman" w:hint="eastAsia"/>
          <w:sz w:val="24"/>
          <w:szCs w:val="24"/>
        </w:rPr>
        <w:t>为零，所以每次我们都选择从任务队列选取任务分配给节点集合</w:t>
      </w:r>
      <w:r w:rsidR="00EC002B">
        <w:rPr>
          <w:rFonts w:ascii="Times New Roman" w:hAnsi="Times New Roman" w:hint="eastAsia"/>
          <w:sz w:val="24"/>
          <w:szCs w:val="24"/>
        </w:rPr>
        <w:t>S</w:t>
      </w:r>
      <w:r w:rsidR="00EC002B">
        <w:rPr>
          <w:rFonts w:ascii="Times New Roman" w:hAnsi="Times New Roman" w:hint="eastAsia"/>
          <w:sz w:val="24"/>
          <w:szCs w:val="24"/>
        </w:rPr>
        <w:t>中的节点即可。</w:t>
      </w:r>
    </w:p>
    <w:p w:rsidR="00EC002B" w:rsidRDefault="00EC002B" w:rsidP="00FF4475">
      <w:pPr>
        <w:spacing w:line="400" w:lineRule="exact"/>
        <w:ind w:firstLine="420"/>
        <w:jc w:val="both"/>
        <w:rPr>
          <w:rFonts w:ascii="Times New Roman" w:hAnsi="Times New Roman"/>
          <w:sz w:val="24"/>
          <w:szCs w:val="24"/>
        </w:rPr>
      </w:pPr>
      <w:r>
        <w:rPr>
          <w:rFonts w:ascii="Times New Roman" w:hAnsi="Times New Roman" w:hint="eastAsia"/>
          <w:sz w:val="24"/>
          <w:szCs w:val="24"/>
        </w:rPr>
        <w:t>下面我们将详细介绍具体步骤</w:t>
      </w:r>
      <w:r w:rsidR="00154CAE">
        <w:rPr>
          <w:rFonts w:ascii="Times New Roman" w:hAnsi="Times New Roman" w:hint="eastAsia"/>
          <w:sz w:val="24"/>
          <w:szCs w:val="24"/>
        </w:rPr>
        <w:t>：</w:t>
      </w:r>
    </w:p>
    <w:p w:rsidR="00EC002B" w:rsidRDefault="00EC002B" w:rsidP="00FF4475">
      <w:pPr>
        <w:spacing w:line="400" w:lineRule="exact"/>
        <w:ind w:left="420"/>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1</w:t>
      </w:r>
      <w:r>
        <w:rPr>
          <w:rFonts w:ascii="Times New Roman" w:hAnsi="Times New Roman" w:hint="eastAsia"/>
          <w:sz w:val="24"/>
          <w:szCs w:val="24"/>
        </w:rPr>
        <w:t>：我们选取</w:t>
      </w:r>
      <w:r>
        <w:rPr>
          <w:rFonts w:ascii="Times New Roman" w:hAnsi="Times New Roman" w:hint="eastAsia"/>
          <w:sz w:val="24"/>
          <w:szCs w:val="24"/>
        </w:rPr>
        <w:t>DBS</w:t>
      </w:r>
      <w:r>
        <w:rPr>
          <w:rFonts w:ascii="Times New Roman" w:hAnsi="Times New Roman" w:hint="eastAsia"/>
          <w:sz w:val="24"/>
          <w:szCs w:val="24"/>
        </w:rPr>
        <w:t>中的前</w:t>
      </w:r>
      <w:r>
        <w:rPr>
          <w:rFonts w:ascii="Times New Roman" w:hAnsi="Times New Roman" w:hint="eastAsia"/>
          <w:sz w:val="24"/>
          <w:szCs w:val="24"/>
        </w:rPr>
        <w:t>N</w:t>
      </w:r>
      <w:r>
        <w:rPr>
          <w:rFonts w:ascii="Times New Roman" w:hAnsi="Times New Roman" w:hint="eastAsia"/>
          <w:sz w:val="24"/>
          <w:szCs w:val="24"/>
        </w:rPr>
        <w:t>个数据块组，并将</w:t>
      </w:r>
      <m:oMath>
        <m:sSub>
          <m:sSubPr>
            <m:ctrlPr>
              <w:rPr>
                <w:rFonts w:ascii="Cambria Math" w:hAnsi="Cambria Math"/>
                <w:i/>
                <w:sz w:val="24"/>
                <w:szCs w:val="24"/>
              </w:rPr>
            </m:ctrlPr>
          </m:sSubPr>
          <m:e>
            <m:r>
              <w:rPr>
                <w:rFonts w:ascii="Cambria Math" w:hAnsi="Cambria Math"/>
                <w:sz w:val="24"/>
                <w:szCs w:val="24"/>
              </w:rPr>
              <m:t>db</m:t>
            </m:r>
          </m:e>
          <m:sub>
            <m:r>
              <w:rPr>
                <w:rFonts w:ascii="Cambria Math" w:hAnsi="Cambria Math"/>
                <w:sz w:val="24"/>
                <w:szCs w:val="24"/>
              </w:rPr>
              <m:t>j</m:t>
            </m:r>
          </m:sub>
        </m:sSub>
      </m:oMath>
      <w:r>
        <w:rPr>
          <w:rFonts w:ascii="Times New Roman" w:hAnsi="Times New Roman" w:hint="eastAsia"/>
          <w:sz w:val="24"/>
          <w:szCs w:val="24"/>
        </w:rPr>
        <w:t>中的视频数据块分配给集群中的节点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Pr>
          <w:rFonts w:ascii="Times New Roman" w:hAnsi="Times New Roman" w:hint="eastAsia"/>
          <w:sz w:val="24"/>
          <w:szCs w:val="24"/>
        </w:rPr>
        <w:t>,</w:t>
      </w:r>
      <w:r>
        <w:rPr>
          <w:rFonts w:ascii="Times New Roman" w:hAnsi="Times New Roman" w:hint="eastAsia"/>
          <w:sz w:val="24"/>
          <w:szCs w:val="24"/>
        </w:rPr>
        <w:t>其中</w:t>
      </w:r>
      <w:r>
        <w:rPr>
          <w:rFonts w:ascii="Times New Roman" w:hAnsi="Times New Roman" w:hint="eastAsia"/>
          <w:sz w:val="24"/>
          <w:szCs w:val="24"/>
        </w:rPr>
        <w:t>j=1,2,</w:t>
      </w:r>
      <w:r>
        <w:rPr>
          <w:rFonts w:ascii="Times New Roman" w:hAnsi="Times New Roman"/>
          <w:sz w:val="24"/>
          <w:szCs w:val="24"/>
        </w:rPr>
        <w:t>…</w:t>
      </w:r>
      <w:r>
        <w:rPr>
          <w:rFonts w:ascii="Times New Roman" w:hAnsi="Times New Roman" w:hint="eastAsia"/>
          <w:sz w:val="24"/>
          <w:szCs w:val="24"/>
        </w:rPr>
        <w:t>,N.</w:t>
      </w:r>
    </w:p>
    <w:p w:rsidR="00EC002B" w:rsidRDefault="00154CAE" w:rsidP="00FF4475">
      <w:pPr>
        <w:spacing w:line="400" w:lineRule="exact"/>
        <w:ind w:leftChars="200" w:left="420"/>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2</w:t>
      </w:r>
      <w:r w:rsidR="00EC002B">
        <w:rPr>
          <w:rFonts w:ascii="Times New Roman" w:hAnsi="Times New Roman" w:hint="eastAsia"/>
          <w:sz w:val="24"/>
          <w:szCs w:val="24"/>
        </w:rPr>
        <w:t>：</w:t>
      </w:r>
      <w:r>
        <w:rPr>
          <w:rFonts w:ascii="Times New Roman" w:hAnsi="Times New Roman" w:hint="eastAsia"/>
          <w:sz w:val="24"/>
          <w:szCs w:val="24"/>
        </w:rPr>
        <w:t>任务分配给到节点上之后，按照对应节点上的</w:t>
      </w:r>
      <m:oMath>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m:t>
                </m:r>
              </m:sub>
            </m:sSub>
          </m:e>
        </m:bar>
      </m:oMath>
      <w:r>
        <w:rPr>
          <w:rFonts w:ascii="Times New Roman" w:hAnsi="Times New Roman" w:hint="eastAsia"/>
          <w:sz w:val="24"/>
          <w:szCs w:val="24"/>
        </w:rPr>
        <w:t>重新计算该任务在该节点上的实际运行时间，并计入该节点的负载。</w:t>
      </w:r>
    </w:p>
    <w:p w:rsidR="00154CAE" w:rsidRDefault="00154CAE" w:rsidP="00FF4475">
      <w:pPr>
        <w:spacing w:line="400" w:lineRule="exact"/>
        <w:ind w:leftChars="200" w:left="420"/>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3</w:t>
      </w:r>
      <w:r>
        <w:rPr>
          <w:rFonts w:ascii="Times New Roman" w:hAnsi="Times New Roman" w:hint="eastAsia"/>
          <w:sz w:val="24"/>
          <w:szCs w:val="24"/>
        </w:rPr>
        <w:t>：选择</w:t>
      </w:r>
      <w:r>
        <w:rPr>
          <w:rFonts w:ascii="Times New Roman" w:hAnsi="Times New Roman" w:hint="eastAsia"/>
          <w:sz w:val="24"/>
          <w:szCs w:val="24"/>
        </w:rPr>
        <w:t>DBS</w:t>
      </w:r>
      <w:r>
        <w:rPr>
          <w:rFonts w:ascii="Times New Roman" w:hAnsi="Times New Roman" w:hint="eastAsia"/>
          <w:sz w:val="24"/>
          <w:szCs w:val="24"/>
        </w:rPr>
        <w:t>集合中下</w:t>
      </w:r>
      <w:r>
        <w:rPr>
          <w:rFonts w:ascii="Times New Roman" w:hAnsi="Times New Roman" w:hint="eastAsia"/>
          <w:sz w:val="24"/>
          <w:szCs w:val="24"/>
        </w:rPr>
        <w:t>N</w:t>
      </w:r>
      <w:r>
        <w:rPr>
          <w:rFonts w:ascii="Times New Roman" w:hAnsi="Times New Roman" w:hint="eastAsia"/>
          <w:sz w:val="24"/>
          <w:szCs w:val="24"/>
        </w:rPr>
        <w:t>个数据块组，即</w:t>
      </w:r>
      <m:oMath>
        <m:sSub>
          <m:sSubPr>
            <m:ctrlPr>
              <w:rPr>
                <w:rFonts w:ascii="Cambria Math" w:hAnsi="Cambria Math"/>
                <w:i/>
                <w:sz w:val="24"/>
                <w:szCs w:val="24"/>
              </w:rPr>
            </m:ctrlPr>
          </m:sSubPr>
          <m:e>
            <m:r>
              <w:rPr>
                <w:rFonts w:ascii="Cambria Math" w:hAnsi="Cambria Math"/>
                <w:sz w:val="24"/>
                <w:szCs w:val="24"/>
              </w:rPr>
              <m:t>db</m:t>
            </m:r>
          </m:e>
          <m:sub>
            <m:r>
              <m:rPr>
                <m:sty m:val="p"/>
              </m:rPr>
              <w:rPr>
                <w:rFonts w:ascii="Cambria Math" w:hAnsi="Cambria Math"/>
                <w:sz w:val="24"/>
                <w:szCs w:val="24"/>
              </w:rPr>
              <m:t>N+1</m:t>
            </m:r>
          </m:sub>
        </m:sSub>
        <m:r>
          <m:rPr>
            <m:sty m:val="p"/>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db</m:t>
            </m:r>
          </m:e>
          <m:sub>
            <m:r>
              <w:rPr>
                <w:rFonts w:ascii="Cambria Math" w:hAnsi="Cambria Math"/>
                <w:sz w:val="24"/>
                <w:szCs w:val="24"/>
              </w:rPr>
              <m:t>N+2</m:t>
            </m:r>
          </m:sub>
        </m:sSub>
        <m:sSub>
          <m:sSubPr>
            <m:ctrlPr>
              <w:rPr>
                <w:rFonts w:ascii="Cambria Math" w:hAnsi="Cambria Math"/>
                <w:i/>
                <w:sz w:val="24"/>
                <w:szCs w:val="24"/>
              </w:rPr>
            </m:ctrlPr>
          </m:sSubPr>
          <m:e>
            <m:r>
              <w:rPr>
                <w:rFonts w:ascii="Cambria Math" w:hAnsi="Cambria Math"/>
                <w:sz w:val="24"/>
                <w:szCs w:val="24"/>
              </w:rPr>
              <m:t>,⋯,db</m:t>
            </m:r>
          </m:e>
          <m:sub>
            <m:r>
              <w:rPr>
                <w:rFonts w:ascii="Cambria Math" w:hAnsi="Cambria Math"/>
                <w:sz w:val="24"/>
                <w:szCs w:val="24"/>
              </w:rPr>
              <m:t>2N</m:t>
            </m:r>
          </m:sub>
        </m:sSub>
      </m:oMath>
      <w:r>
        <w:rPr>
          <w:rFonts w:ascii="Times New Roman" w:hAnsi="Times New Roman" w:hint="eastAsia"/>
          <w:sz w:val="24"/>
          <w:szCs w:val="24"/>
        </w:rPr>
        <w:t>,</w:t>
      </w:r>
      <w:r>
        <w:rPr>
          <w:rFonts w:ascii="Times New Roman" w:hAnsi="Times New Roman" w:hint="eastAsia"/>
          <w:sz w:val="24"/>
          <w:szCs w:val="24"/>
        </w:rPr>
        <w:t>分别将它们依次分配给按照负载从从小到大排序的节点集合</w:t>
      </w:r>
      <w:r>
        <w:rPr>
          <w:rFonts w:ascii="Times New Roman" w:hAnsi="Times New Roman" w:hint="eastAsia"/>
          <w:sz w:val="24"/>
          <w:szCs w:val="24"/>
        </w:rPr>
        <w:t>S</w:t>
      </w:r>
      <w:r>
        <w:rPr>
          <w:rFonts w:ascii="Times New Roman" w:hAnsi="Times New Roman" w:hint="eastAsia"/>
          <w:sz w:val="24"/>
          <w:szCs w:val="24"/>
        </w:rPr>
        <w:t>中的前</w:t>
      </w:r>
      <w:r>
        <w:rPr>
          <w:rFonts w:ascii="Times New Roman" w:hAnsi="Times New Roman" w:hint="eastAsia"/>
          <w:sz w:val="24"/>
          <w:szCs w:val="24"/>
        </w:rPr>
        <w:t>N</w:t>
      </w:r>
      <w:r>
        <w:rPr>
          <w:rFonts w:ascii="Times New Roman" w:hAnsi="Times New Roman" w:hint="eastAsia"/>
          <w:sz w:val="24"/>
          <w:szCs w:val="24"/>
        </w:rPr>
        <w:t>个节点。节点的负载定义为分配给该节点的任务在该节点处理需要的总时间。</w:t>
      </w:r>
    </w:p>
    <w:p w:rsidR="00154CAE" w:rsidRDefault="00154CAE" w:rsidP="00FF4475">
      <w:pPr>
        <w:spacing w:line="400" w:lineRule="exact"/>
        <w:ind w:leftChars="200" w:left="420"/>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4</w:t>
      </w:r>
      <w:r>
        <w:rPr>
          <w:rFonts w:ascii="Times New Roman" w:hAnsi="Times New Roman" w:hint="eastAsia"/>
          <w:sz w:val="24"/>
          <w:szCs w:val="24"/>
        </w:rPr>
        <w:t>：重复步骤</w:t>
      </w:r>
      <w:r>
        <w:rPr>
          <w:rFonts w:ascii="Times New Roman" w:hAnsi="Times New Roman" w:hint="eastAsia"/>
          <w:sz w:val="24"/>
          <w:szCs w:val="24"/>
        </w:rPr>
        <w:t>2</w:t>
      </w:r>
      <w:r>
        <w:rPr>
          <w:rFonts w:ascii="Times New Roman" w:hAnsi="Times New Roman" w:hint="eastAsia"/>
          <w:sz w:val="24"/>
          <w:szCs w:val="24"/>
        </w:rPr>
        <w:t>和步骤</w:t>
      </w:r>
      <w:r>
        <w:rPr>
          <w:rFonts w:ascii="Times New Roman" w:hAnsi="Times New Roman" w:hint="eastAsia"/>
          <w:sz w:val="24"/>
          <w:szCs w:val="24"/>
        </w:rPr>
        <w:t>3</w:t>
      </w:r>
      <w:r>
        <w:rPr>
          <w:rFonts w:ascii="Times New Roman" w:hAnsi="Times New Roman" w:hint="eastAsia"/>
          <w:sz w:val="24"/>
          <w:szCs w:val="24"/>
        </w:rPr>
        <w:t>直到所有的任务的分配完成为止。</w:t>
      </w:r>
    </w:p>
    <w:p w:rsidR="00D21DCF" w:rsidRDefault="00154CAE" w:rsidP="00FF4475">
      <w:pPr>
        <w:pBdr>
          <w:bottom w:val="single" w:sz="6" w:space="1" w:color="auto"/>
        </w:pBdr>
        <w:spacing w:line="400" w:lineRule="exact"/>
        <w:ind w:leftChars="200" w:left="420"/>
        <w:jc w:val="both"/>
        <w:rPr>
          <w:rFonts w:ascii="Times New Roman" w:hAnsi="Times New Roman"/>
          <w:sz w:val="24"/>
          <w:szCs w:val="24"/>
        </w:rPr>
      </w:pPr>
      <w:r>
        <w:rPr>
          <w:rFonts w:ascii="Times New Roman" w:hAnsi="Times New Roman" w:hint="eastAsia"/>
          <w:sz w:val="24"/>
          <w:szCs w:val="24"/>
        </w:rPr>
        <w:t>详细的算法步骤，如算法</w:t>
      </w:r>
      <w:r>
        <w:rPr>
          <w:rFonts w:ascii="Times New Roman" w:hAnsi="Times New Roman" w:hint="eastAsia"/>
          <w:sz w:val="24"/>
          <w:szCs w:val="24"/>
        </w:rPr>
        <w:t>1</w:t>
      </w:r>
      <w:r>
        <w:rPr>
          <w:rFonts w:ascii="Times New Roman" w:hAnsi="Times New Roman" w:hint="eastAsia"/>
          <w:sz w:val="24"/>
          <w:szCs w:val="24"/>
        </w:rPr>
        <w:t>所示：</w:t>
      </w:r>
    </w:p>
    <w:p w:rsidR="00D21DCF" w:rsidRDefault="00D21DCF" w:rsidP="00D21DCF">
      <w:pPr>
        <w:pBdr>
          <w:bottom w:val="single" w:sz="6" w:space="1" w:color="auto"/>
        </w:pBdr>
        <w:ind w:leftChars="200" w:left="420"/>
        <w:rPr>
          <w:rFonts w:ascii="Times New Roman" w:hAnsi="Times New Roman"/>
          <w:sz w:val="24"/>
          <w:szCs w:val="24"/>
        </w:rPr>
      </w:pPr>
    </w:p>
    <w:p w:rsidR="00154CAE" w:rsidRDefault="00154CAE" w:rsidP="00B87AF6">
      <w:pPr>
        <w:pBdr>
          <w:top w:val="single" w:sz="6" w:space="1" w:color="auto"/>
          <w:bottom w:val="single" w:sz="6" w:space="1" w:color="auto"/>
        </w:pBdr>
        <w:spacing w:line="400" w:lineRule="exact"/>
        <w:ind w:leftChars="200" w:left="420"/>
        <w:rPr>
          <w:rFonts w:ascii="Times New Roman" w:hAnsi="Times New Roman"/>
          <w:sz w:val="24"/>
          <w:szCs w:val="24"/>
        </w:rPr>
      </w:pPr>
      <w:r w:rsidRPr="00E0681D">
        <w:rPr>
          <w:rFonts w:ascii="Times New Roman" w:hAnsi="Times New Roman" w:hint="eastAsia"/>
          <w:b/>
          <w:sz w:val="24"/>
          <w:szCs w:val="24"/>
        </w:rPr>
        <w:t>算法</w:t>
      </w:r>
      <w:r w:rsidRPr="00E0681D">
        <w:rPr>
          <w:rFonts w:ascii="Times New Roman" w:hAnsi="Times New Roman" w:hint="eastAsia"/>
          <w:b/>
          <w:sz w:val="24"/>
          <w:szCs w:val="24"/>
        </w:rPr>
        <w:t>1</w:t>
      </w:r>
      <w:r w:rsidR="00B15B1D">
        <w:rPr>
          <w:rFonts w:ascii="Times New Roman" w:hAnsi="Times New Roman" w:hint="eastAsia"/>
          <w:sz w:val="24"/>
          <w:szCs w:val="24"/>
        </w:rPr>
        <w:t>视频数据块初始放置算法</w:t>
      </w:r>
    </w:p>
    <w:p w:rsidR="00154CAE" w:rsidRPr="00D21DCF" w:rsidRDefault="00D21DCF" w:rsidP="00B87AF6">
      <w:pPr>
        <w:pStyle w:val="a5"/>
        <w:numPr>
          <w:ilvl w:val="0"/>
          <w:numId w:val="6"/>
        </w:numPr>
        <w:spacing w:line="400" w:lineRule="exact"/>
        <w:ind w:firstLineChars="0"/>
        <w:rPr>
          <w:sz w:val="24"/>
        </w:rPr>
      </w:pPr>
      <w:r w:rsidRPr="00D21DCF">
        <w:rPr>
          <w:rFonts w:hint="eastAsia"/>
          <w:sz w:val="24"/>
        </w:rPr>
        <w:t>计算</w:t>
      </w:r>
      <w:r w:rsidRPr="00D21DCF">
        <w:rPr>
          <w:rFonts w:hint="eastAsia"/>
          <w:sz w:val="24"/>
        </w:rPr>
        <w:t>DBS</w:t>
      </w:r>
      <w:r w:rsidR="001618AF">
        <w:rPr>
          <w:rFonts w:hint="eastAsia"/>
          <w:sz w:val="24"/>
        </w:rPr>
        <w:t>;</w:t>
      </w:r>
    </w:p>
    <w:p w:rsidR="00D21DCF" w:rsidRDefault="00D21DCF" w:rsidP="00B87AF6">
      <w:pPr>
        <w:pStyle w:val="a5"/>
        <w:numPr>
          <w:ilvl w:val="0"/>
          <w:numId w:val="6"/>
        </w:numPr>
        <w:spacing w:line="400" w:lineRule="exact"/>
        <w:ind w:firstLineChars="0"/>
        <w:rPr>
          <w:sz w:val="24"/>
        </w:rPr>
      </w:pPr>
      <w:r>
        <w:rPr>
          <w:rFonts w:hint="eastAsia"/>
          <w:sz w:val="24"/>
        </w:rPr>
        <w:t>计算</w:t>
      </w:r>
      <w:r>
        <w:rPr>
          <w:rFonts w:hint="eastAsia"/>
          <w:sz w:val="24"/>
        </w:rPr>
        <w:t>S</w:t>
      </w:r>
      <w:r w:rsidR="00FF4475">
        <w:rPr>
          <w:rFonts w:hint="eastAsia"/>
          <w:sz w:val="24"/>
        </w:rPr>
        <w:t>;</w:t>
      </w:r>
    </w:p>
    <w:p w:rsidR="00D21DCF" w:rsidRDefault="00D21DCF" w:rsidP="00B87AF6">
      <w:pPr>
        <w:pStyle w:val="a5"/>
        <w:numPr>
          <w:ilvl w:val="0"/>
          <w:numId w:val="6"/>
        </w:numPr>
        <w:spacing w:line="400" w:lineRule="exact"/>
        <w:ind w:firstLineChars="0"/>
        <w:rPr>
          <w:sz w:val="24"/>
        </w:rPr>
      </w:pPr>
      <w:r>
        <w:rPr>
          <w:rFonts w:hint="eastAsia"/>
          <w:sz w:val="24"/>
        </w:rPr>
        <w:t>选取</w:t>
      </w:r>
      <w:r>
        <w:rPr>
          <w:rFonts w:hint="eastAsia"/>
          <w:sz w:val="24"/>
        </w:rPr>
        <w:t>DBS</w:t>
      </w:r>
      <w:r>
        <w:rPr>
          <w:rFonts w:hint="eastAsia"/>
          <w:sz w:val="24"/>
        </w:rPr>
        <w:t>前</w:t>
      </w:r>
      <w:r>
        <w:rPr>
          <w:rFonts w:hint="eastAsia"/>
          <w:sz w:val="24"/>
        </w:rPr>
        <w:t>N</w:t>
      </w:r>
      <w:r>
        <w:rPr>
          <w:rFonts w:hint="eastAsia"/>
          <w:sz w:val="24"/>
        </w:rPr>
        <w:t>个数据块组，记</w:t>
      </w:r>
      <m:oMath>
        <m:sSub>
          <m:sSubPr>
            <m:ctrlPr>
              <w:rPr>
                <w:rFonts w:ascii="Cambria Math" w:hAnsi="Cambria Math"/>
                <w:i/>
                <w:sz w:val="24"/>
              </w:rPr>
            </m:ctrlPr>
          </m:sSubPr>
          <m:e>
            <m:r>
              <w:rPr>
                <w:rFonts w:ascii="Cambria Math" w:hAnsi="Cambria Math"/>
                <w:sz w:val="24"/>
              </w:rPr>
              <m:t>DBS</m:t>
            </m:r>
          </m:e>
          <m:sub>
            <m:r>
              <w:rPr>
                <w:rFonts w:ascii="Cambria Math" w:hAnsi="Cambria Math"/>
                <w:sz w:val="24"/>
              </w:rPr>
              <m:t>N</m:t>
            </m:r>
          </m:sub>
        </m:sSub>
      </m:oMath>
      <w:r>
        <w:rPr>
          <w:rFonts w:hint="eastAsia"/>
          <w:sz w:val="24"/>
        </w:rPr>
        <w:t>，在</w:t>
      </w:r>
      <w:r>
        <w:rPr>
          <w:rFonts w:hint="eastAsia"/>
          <w:sz w:val="24"/>
        </w:rPr>
        <w:t>DBS</w:t>
      </w:r>
      <w:r>
        <w:rPr>
          <w:rFonts w:hint="eastAsia"/>
          <w:sz w:val="24"/>
        </w:rPr>
        <w:t>中删除</w:t>
      </w:r>
      <m:oMath>
        <m:sSub>
          <m:sSubPr>
            <m:ctrlPr>
              <w:rPr>
                <w:rFonts w:ascii="Cambria Math" w:hAnsi="Cambria Math"/>
                <w:i/>
                <w:sz w:val="24"/>
              </w:rPr>
            </m:ctrlPr>
          </m:sSubPr>
          <m:e>
            <m:r>
              <w:rPr>
                <w:rFonts w:ascii="Cambria Math" w:hAnsi="Cambria Math"/>
                <w:sz w:val="24"/>
              </w:rPr>
              <m:t>DBS</m:t>
            </m:r>
          </m:e>
          <m:sub>
            <m:r>
              <w:rPr>
                <w:rFonts w:ascii="Cambria Math" w:hAnsi="Cambria Math"/>
                <w:sz w:val="24"/>
              </w:rPr>
              <m:t>N</m:t>
            </m:r>
          </m:sub>
        </m:sSub>
      </m:oMath>
      <w:r w:rsidR="00FF4475">
        <w:rPr>
          <w:rFonts w:hint="eastAsia"/>
          <w:sz w:val="24"/>
        </w:rPr>
        <w:t>;</w:t>
      </w:r>
    </w:p>
    <w:p w:rsidR="00D21DCF" w:rsidRPr="00D21DCF" w:rsidRDefault="00D21DCF" w:rsidP="00B87AF6">
      <w:pPr>
        <w:pStyle w:val="a5"/>
        <w:numPr>
          <w:ilvl w:val="0"/>
          <w:numId w:val="6"/>
        </w:numPr>
        <w:spacing w:line="400" w:lineRule="exact"/>
        <w:ind w:firstLineChars="0"/>
        <w:rPr>
          <w:sz w:val="24"/>
        </w:rPr>
      </w:pPr>
      <w:r w:rsidRPr="00D21DCF">
        <w:rPr>
          <w:rFonts w:hint="eastAsia"/>
          <w:b/>
          <w:sz w:val="24"/>
        </w:rPr>
        <w:lastRenderedPageBreak/>
        <w:t>for</w:t>
      </w:r>
      <w:r w:rsidR="00F74AAD" w:rsidRPr="00F74AAD">
        <w:rPr>
          <w:rFonts w:hint="eastAsia"/>
          <w:b/>
          <w:sz w:val="24"/>
        </w:rPr>
        <w:t>each</w:t>
      </w:r>
      <m:oMath>
        <m:sSub>
          <m:sSubPr>
            <m:ctrlPr>
              <w:rPr>
                <w:rFonts w:ascii="Cambria Math" w:hAnsi="Cambria Math"/>
                <w:i/>
                <w:sz w:val="24"/>
              </w:rPr>
            </m:ctrlPr>
          </m:sSubPr>
          <m:e>
            <m:r>
              <w:rPr>
                <w:rFonts w:ascii="Cambria Math" w:hAnsi="Cambria Math"/>
                <w:sz w:val="24"/>
              </w:rPr>
              <m:t>db</m:t>
            </m:r>
          </m:e>
          <m:sub>
            <m:r>
              <w:rPr>
                <w:rFonts w:ascii="Cambria Math" w:hAnsi="Cambria Math"/>
                <w:sz w:val="24"/>
              </w:rPr>
              <m:t>j</m:t>
            </m:r>
          </m:sub>
        </m:sSub>
      </m:oMath>
      <w:r w:rsidRPr="00D21DCF">
        <w:rPr>
          <w:rFonts w:hint="eastAsia"/>
          <w:b/>
          <w:sz w:val="24"/>
        </w:rPr>
        <w:t xml:space="preserve">in </w:t>
      </w:r>
      <m:oMath>
        <m:sSub>
          <m:sSubPr>
            <m:ctrlPr>
              <w:rPr>
                <w:rFonts w:ascii="Cambria Math" w:hAnsi="Cambria Math"/>
                <w:i/>
                <w:sz w:val="24"/>
              </w:rPr>
            </m:ctrlPr>
          </m:sSubPr>
          <m:e>
            <m:r>
              <w:rPr>
                <w:rFonts w:ascii="Cambria Math" w:hAnsi="Cambria Math"/>
                <w:sz w:val="24"/>
              </w:rPr>
              <m:t>DBS</m:t>
            </m:r>
          </m:e>
          <m:sub>
            <m:r>
              <w:rPr>
                <w:rFonts w:ascii="Cambria Math" w:hAnsi="Cambria Math"/>
                <w:sz w:val="24"/>
              </w:rPr>
              <m:t>N</m:t>
            </m:r>
          </m:sub>
        </m:sSub>
      </m:oMath>
      <w:r w:rsidRPr="00D21DCF">
        <w:rPr>
          <w:rFonts w:hint="eastAsia"/>
          <w:b/>
          <w:sz w:val="24"/>
        </w:rPr>
        <w:t>do</w:t>
      </w:r>
    </w:p>
    <w:p w:rsidR="00D21DCF" w:rsidRPr="00D21DCF" w:rsidRDefault="00D21DCF" w:rsidP="00B87AF6">
      <w:pPr>
        <w:pStyle w:val="a5"/>
        <w:numPr>
          <w:ilvl w:val="0"/>
          <w:numId w:val="6"/>
        </w:numPr>
        <w:spacing w:line="400" w:lineRule="exact"/>
        <w:ind w:firstLineChars="0"/>
        <w:rPr>
          <w:sz w:val="24"/>
        </w:rPr>
      </w:pPr>
      <w:r w:rsidRPr="00D21DCF">
        <w:rPr>
          <w:rFonts w:hint="eastAsia"/>
          <w:sz w:val="24"/>
        </w:rPr>
        <w:t>分配</w:t>
      </w:r>
      <m:oMath>
        <m:sSub>
          <m:sSubPr>
            <m:ctrlPr>
              <w:rPr>
                <w:rFonts w:ascii="Cambria Math" w:hAnsi="Cambria Math"/>
                <w:i/>
                <w:sz w:val="24"/>
              </w:rPr>
            </m:ctrlPr>
          </m:sSubPr>
          <m:e>
            <m:r>
              <w:rPr>
                <w:rFonts w:ascii="Cambria Math" w:hAnsi="Cambria Math"/>
                <w:sz w:val="24"/>
              </w:rPr>
              <m:t>db</m:t>
            </m:r>
          </m:e>
          <m:sub>
            <m:r>
              <w:rPr>
                <w:rFonts w:ascii="Cambria Math" w:hAnsi="Cambria Math"/>
                <w:sz w:val="24"/>
              </w:rPr>
              <m:t>j</m:t>
            </m:r>
          </m:sub>
        </m:sSub>
      </m:oMath>
      <w:r w:rsidRPr="00D21DCF">
        <w:rPr>
          <w:rFonts w:hint="eastAsia"/>
          <w:sz w:val="24"/>
        </w:rPr>
        <w:t>给节点</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j</m:t>
            </m:r>
          </m:sub>
        </m:sSub>
      </m:oMath>
      <w:r w:rsidRPr="00D21DCF">
        <w:rPr>
          <w:rFonts w:hint="eastAsia"/>
          <w:sz w:val="24"/>
        </w:rPr>
        <w:t>;</w:t>
      </w:r>
    </w:p>
    <w:p w:rsidR="00D21DCF" w:rsidRPr="00D21DCF" w:rsidRDefault="00D21DCF" w:rsidP="00B87AF6">
      <w:pPr>
        <w:pStyle w:val="a5"/>
        <w:numPr>
          <w:ilvl w:val="0"/>
          <w:numId w:val="6"/>
        </w:numPr>
        <w:spacing w:line="400" w:lineRule="exact"/>
        <w:ind w:firstLineChars="0"/>
        <w:rPr>
          <w:sz w:val="24"/>
        </w:rPr>
      </w:pPr>
      <w:r w:rsidRPr="00D21DCF">
        <w:rPr>
          <w:rFonts w:hint="eastAsia"/>
          <w:sz w:val="24"/>
        </w:rPr>
        <w:t>根据</w:t>
      </w:r>
      <w:r w:rsidRPr="00D21DCF">
        <w:rPr>
          <w:rFonts w:hint="eastAsia"/>
          <w:sz w:val="24"/>
        </w:rPr>
        <w:t>CTPM</w:t>
      </w:r>
      <w:r w:rsidRPr="00D21DCF">
        <w:rPr>
          <w:rFonts w:hint="eastAsia"/>
          <w:sz w:val="24"/>
        </w:rPr>
        <w:t>重新计算</w:t>
      </w:r>
      <m:oMath>
        <m:sSub>
          <m:sSubPr>
            <m:ctrlPr>
              <w:rPr>
                <w:rFonts w:ascii="Cambria Math" w:hAnsi="Cambria Math"/>
                <w:i/>
                <w:sz w:val="24"/>
              </w:rPr>
            </m:ctrlPr>
          </m:sSubPr>
          <m:e>
            <m:r>
              <w:rPr>
                <w:rFonts w:ascii="Cambria Math" w:hAnsi="Cambria Math"/>
                <w:sz w:val="24"/>
              </w:rPr>
              <m:t>db</m:t>
            </m:r>
          </m:e>
          <m:sub>
            <m:r>
              <w:rPr>
                <w:rFonts w:ascii="Cambria Math" w:hAnsi="Cambria Math"/>
                <w:sz w:val="24"/>
              </w:rPr>
              <m:t>j</m:t>
            </m:r>
          </m:sub>
        </m:sSub>
      </m:oMath>
      <w:r w:rsidRPr="00D21DCF">
        <w:rPr>
          <w:rFonts w:hint="eastAsia"/>
          <w:sz w:val="24"/>
        </w:rPr>
        <w:t>在节点</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j</m:t>
            </m:r>
          </m:sub>
        </m:sSub>
      </m:oMath>
      <w:r w:rsidRPr="00D21DCF">
        <w:rPr>
          <w:rFonts w:hint="eastAsia"/>
          <w:sz w:val="24"/>
        </w:rPr>
        <w:t>上的运行时间</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oMath>
      <w:r w:rsidRPr="00D21DCF">
        <w:rPr>
          <w:rFonts w:hint="eastAsia"/>
          <w:sz w:val="24"/>
        </w:rPr>
        <w:t>;</w:t>
      </w:r>
    </w:p>
    <w:p w:rsidR="00D21DCF" w:rsidRPr="00D21DCF" w:rsidRDefault="00F37C77" w:rsidP="00B87AF6">
      <w:pPr>
        <w:pStyle w:val="a5"/>
        <w:numPr>
          <w:ilvl w:val="0"/>
          <w:numId w:val="6"/>
        </w:numPr>
        <w:spacing w:line="400" w:lineRule="exact"/>
        <w:ind w:firstLineChars="0"/>
        <w:rPr>
          <w:sz w:val="24"/>
        </w:rPr>
      </w:pPr>
      <m:oMath>
        <m:sSub>
          <m:sSubPr>
            <m:ctrlPr>
              <w:rPr>
                <w:rFonts w:ascii="Cambria Math" w:hAnsi="Cambria Math"/>
                <w:sz w:val="24"/>
              </w:rPr>
            </m:ctrlPr>
          </m:sSubPr>
          <m:e>
            <m:r>
              <w:rPr>
                <w:rFonts w:ascii="Cambria Math" w:hAnsi="Cambria Math"/>
                <w:sz w:val="24"/>
              </w:rPr>
              <m:t>s</m:t>
            </m:r>
          </m:e>
          <m:sub>
            <m:r>
              <w:rPr>
                <w:rFonts w:ascii="Cambria Math" w:hAnsi="Cambria Math"/>
                <w:sz w:val="24"/>
              </w:rPr>
              <m:t>j</m:t>
            </m:r>
          </m:sub>
        </m:sSub>
      </m:oMath>
      <w:r w:rsidR="00D21DCF" w:rsidRPr="00D21DCF">
        <w:rPr>
          <w:rFonts w:hint="eastAsia"/>
          <w:sz w:val="24"/>
        </w:rPr>
        <w:t xml:space="preserve">.load </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oMath>
      <w:r w:rsidR="00D21DCF" w:rsidRPr="00D21DCF">
        <w:rPr>
          <w:rFonts w:hint="eastAsia"/>
          <w:sz w:val="24"/>
        </w:rPr>
        <w:t>;</w:t>
      </w:r>
    </w:p>
    <w:p w:rsidR="00D21DCF" w:rsidRPr="00F74AAD" w:rsidRDefault="00D21DCF" w:rsidP="00B87AF6">
      <w:pPr>
        <w:pStyle w:val="a5"/>
        <w:numPr>
          <w:ilvl w:val="0"/>
          <w:numId w:val="6"/>
        </w:numPr>
        <w:spacing w:line="400" w:lineRule="exact"/>
        <w:ind w:firstLineChars="0"/>
        <w:rPr>
          <w:sz w:val="24"/>
        </w:rPr>
      </w:pPr>
      <w:r w:rsidRPr="00F74AAD">
        <w:rPr>
          <w:rFonts w:hint="eastAsia"/>
          <w:b/>
          <w:sz w:val="24"/>
        </w:rPr>
        <w:t>end for</w:t>
      </w:r>
    </w:p>
    <w:p w:rsidR="00D21DCF" w:rsidRPr="00F74AAD" w:rsidRDefault="00D21DCF" w:rsidP="00B87AF6">
      <w:pPr>
        <w:pStyle w:val="a5"/>
        <w:numPr>
          <w:ilvl w:val="0"/>
          <w:numId w:val="6"/>
        </w:numPr>
        <w:spacing w:line="400" w:lineRule="exact"/>
        <w:ind w:firstLineChars="0"/>
        <w:rPr>
          <w:sz w:val="24"/>
        </w:rPr>
      </w:pPr>
      <w:r w:rsidRPr="00F74AAD">
        <w:rPr>
          <w:rFonts w:hint="eastAsia"/>
          <w:b/>
          <w:sz w:val="24"/>
        </w:rPr>
        <w:t xml:space="preserve">while </w:t>
      </w:r>
      <w:r w:rsidRPr="00F74AAD">
        <w:rPr>
          <w:rFonts w:hint="eastAsia"/>
          <w:sz w:val="24"/>
        </w:rPr>
        <w:t>集合</w:t>
      </w:r>
      <w:r w:rsidRPr="00F74AAD">
        <w:rPr>
          <w:rFonts w:hint="eastAsia"/>
          <w:sz w:val="24"/>
        </w:rPr>
        <w:t>DBS</w:t>
      </w:r>
      <w:r w:rsidRPr="00F74AAD">
        <w:rPr>
          <w:rFonts w:hint="eastAsia"/>
          <w:sz w:val="24"/>
        </w:rPr>
        <w:t>不为空</w:t>
      </w:r>
      <w:r w:rsidRPr="00F74AAD">
        <w:rPr>
          <w:rFonts w:hint="eastAsia"/>
          <w:b/>
          <w:sz w:val="24"/>
        </w:rPr>
        <w:t>do</w:t>
      </w:r>
    </w:p>
    <w:p w:rsidR="00D21DCF" w:rsidRPr="00F74AAD" w:rsidRDefault="00F74AAD" w:rsidP="00B87AF6">
      <w:pPr>
        <w:pStyle w:val="a5"/>
        <w:numPr>
          <w:ilvl w:val="0"/>
          <w:numId w:val="6"/>
        </w:numPr>
        <w:spacing w:line="400" w:lineRule="exact"/>
        <w:ind w:firstLineChars="0"/>
        <w:rPr>
          <w:sz w:val="24"/>
        </w:rPr>
      </w:pPr>
      <w:r w:rsidRPr="00F74AAD">
        <w:rPr>
          <w:rFonts w:hint="eastAsia"/>
          <w:sz w:val="24"/>
        </w:rPr>
        <w:t>从</w:t>
      </w:r>
      <w:r w:rsidRPr="00F74AAD">
        <w:rPr>
          <w:rFonts w:hint="eastAsia"/>
          <w:sz w:val="24"/>
        </w:rPr>
        <w:t>DBS</w:t>
      </w:r>
      <w:r w:rsidRPr="00F74AAD">
        <w:rPr>
          <w:rFonts w:hint="eastAsia"/>
          <w:sz w:val="24"/>
        </w:rPr>
        <w:t>中选取</w:t>
      </w:r>
      <w:r w:rsidRPr="00F74AAD">
        <w:rPr>
          <w:rFonts w:hint="eastAsia"/>
          <w:sz w:val="24"/>
        </w:rPr>
        <w:t>N</w:t>
      </w:r>
      <w:r w:rsidRPr="00F74AAD">
        <w:rPr>
          <w:rFonts w:hint="eastAsia"/>
          <w:sz w:val="24"/>
        </w:rPr>
        <w:t>个数据块组，记</w:t>
      </w:r>
      <m:oMath>
        <m:sSub>
          <m:sSubPr>
            <m:ctrlPr>
              <w:rPr>
                <w:rFonts w:ascii="Cambria Math" w:hAnsi="Cambria Math"/>
                <w:i/>
                <w:sz w:val="24"/>
              </w:rPr>
            </m:ctrlPr>
          </m:sSubPr>
          <m:e>
            <m:r>
              <w:rPr>
                <w:rFonts w:ascii="Cambria Math" w:hAnsi="Cambria Math"/>
                <w:sz w:val="24"/>
              </w:rPr>
              <m:t>DBS</m:t>
            </m:r>
          </m:e>
          <m:sub>
            <m:r>
              <w:rPr>
                <w:rFonts w:ascii="Cambria Math" w:hAnsi="Cambria Math"/>
                <w:sz w:val="24"/>
              </w:rPr>
              <m:t>N</m:t>
            </m:r>
          </m:sub>
        </m:sSub>
      </m:oMath>
      <w:r w:rsidRPr="00F74AAD">
        <w:rPr>
          <w:rFonts w:hint="eastAsia"/>
          <w:sz w:val="24"/>
        </w:rPr>
        <w:t>，在</w:t>
      </w:r>
      <w:r w:rsidRPr="00F74AAD">
        <w:rPr>
          <w:rFonts w:hint="eastAsia"/>
          <w:sz w:val="24"/>
        </w:rPr>
        <w:t>DBS</w:t>
      </w:r>
      <w:r w:rsidRPr="00F74AAD">
        <w:rPr>
          <w:rFonts w:hint="eastAsia"/>
          <w:sz w:val="24"/>
        </w:rPr>
        <w:t>中删除</w:t>
      </w:r>
      <m:oMath>
        <m:sSub>
          <m:sSubPr>
            <m:ctrlPr>
              <w:rPr>
                <w:rFonts w:ascii="Cambria Math" w:hAnsi="Cambria Math"/>
                <w:i/>
                <w:sz w:val="24"/>
              </w:rPr>
            </m:ctrlPr>
          </m:sSubPr>
          <m:e>
            <m:r>
              <w:rPr>
                <w:rFonts w:ascii="Cambria Math" w:hAnsi="Cambria Math"/>
                <w:sz w:val="24"/>
              </w:rPr>
              <m:t>DBS</m:t>
            </m:r>
          </m:e>
          <m:sub>
            <m:r>
              <w:rPr>
                <w:rFonts w:ascii="Cambria Math" w:hAnsi="Cambria Math"/>
                <w:sz w:val="24"/>
              </w:rPr>
              <m:t>N</m:t>
            </m:r>
          </m:sub>
        </m:sSub>
      </m:oMath>
      <w:r w:rsidR="00FF4475">
        <w:rPr>
          <w:rFonts w:hint="eastAsia"/>
          <w:sz w:val="24"/>
        </w:rPr>
        <w:t>;</w:t>
      </w:r>
    </w:p>
    <w:p w:rsidR="00F74AAD" w:rsidRPr="00F74AAD" w:rsidRDefault="00F74AAD" w:rsidP="00B87AF6">
      <w:pPr>
        <w:pStyle w:val="a5"/>
        <w:numPr>
          <w:ilvl w:val="0"/>
          <w:numId w:val="6"/>
        </w:numPr>
        <w:spacing w:line="400" w:lineRule="exact"/>
        <w:ind w:firstLineChars="0"/>
        <w:rPr>
          <w:sz w:val="24"/>
        </w:rPr>
      </w:pPr>
      <w:r w:rsidRPr="00F74AAD">
        <w:rPr>
          <w:rFonts w:hint="eastAsia"/>
          <w:b/>
          <w:sz w:val="24"/>
        </w:rPr>
        <w:t>for each</w:t>
      </w:r>
      <m:oMath>
        <m:sSub>
          <m:sSubPr>
            <m:ctrlPr>
              <w:rPr>
                <w:rFonts w:ascii="Cambria Math" w:hAnsi="Cambria Math"/>
                <w:i/>
                <w:sz w:val="24"/>
              </w:rPr>
            </m:ctrlPr>
          </m:sSubPr>
          <m:e>
            <m:r>
              <w:rPr>
                <w:rFonts w:ascii="Cambria Math" w:hAnsi="Cambria Math"/>
                <w:sz w:val="24"/>
              </w:rPr>
              <m:t>db</m:t>
            </m:r>
          </m:e>
          <m:sub>
            <m:r>
              <w:rPr>
                <w:rFonts w:ascii="Cambria Math" w:hAnsi="Cambria Math"/>
                <w:sz w:val="24"/>
              </w:rPr>
              <m:t>i</m:t>
            </m:r>
          </m:sub>
        </m:sSub>
      </m:oMath>
      <w:r w:rsidRPr="00F74AAD">
        <w:rPr>
          <w:rFonts w:hint="eastAsia"/>
          <w:b/>
          <w:sz w:val="24"/>
        </w:rPr>
        <w:t>in</w:t>
      </w:r>
      <m:oMath>
        <m:sSub>
          <m:sSubPr>
            <m:ctrlPr>
              <w:rPr>
                <w:rFonts w:ascii="Cambria Math" w:hAnsi="Cambria Math"/>
                <w:i/>
                <w:sz w:val="24"/>
              </w:rPr>
            </m:ctrlPr>
          </m:sSubPr>
          <m:e>
            <m:r>
              <w:rPr>
                <w:rFonts w:ascii="Cambria Math" w:hAnsi="Cambria Math"/>
                <w:sz w:val="24"/>
              </w:rPr>
              <m:t>DBS</m:t>
            </m:r>
          </m:e>
          <m:sub>
            <m:r>
              <w:rPr>
                <w:rFonts w:ascii="Cambria Math" w:hAnsi="Cambria Math"/>
                <w:sz w:val="24"/>
              </w:rPr>
              <m:t>N</m:t>
            </m:r>
          </m:sub>
        </m:sSub>
      </m:oMath>
      <w:r w:rsidRPr="00F74AAD">
        <w:rPr>
          <w:rFonts w:hint="eastAsia"/>
          <w:b/>
          <w:sz w:val="24"/>
        </w:rPr>
        <w:t>do</w:t>
      </w:r>
    </w:p>
    <w:p w:rsidR="00F74AAD" w:rsidRDefault="00F74AAD" w:rsidP="00B87AF6">
      <w:pPr>
        <w:pStyle w:val="a5"/>
        <w:numPr>
          <w:ilvl w:val="0"/>
          <w:numId w:val="6"/>
        </w:numPr>
        <w:spacing w:line="400" w:lineRule="exact"/>
        <w:ind w:firstLineChars="0"/>
        <w:rPr>
          <w:sz w:val="24"/>
        </w:rPr>
      </w:pPr>
      <w:r w:rsidRPr="00F74AAD">
        <w:rPr>
          <w:rFonts w:hint="eastAsia"/>
          <w:sz w:val="24"/>
        </w:rPr>
        <w:t>分配</w:t>
      </w:r>
      <m:oMath>
        <m:sSub>
          <m:sSubPr>
            <m:ctrlPr>
              <w:rPr>
                <w:rFonts w:ascii="Cambria Math" w:hAnsi="Cambria Math"/>
                <w:i/>
                <w:sz w:val="24"/>
              </w:rPr>
            </m:ctrlPr>
          </m:sSubPr>
          <m:e>
            <m:r>
              <w:rPr>
                <w:rFonts w:ascii="Cambria Math" w:hAnsi="Cambria Math"/>
                <w:sz w:val="24"/>
              </w:rPr>
              <m:t>db</m:t>
            </m:r>
          </m:e>
          <m:sub>
            <m:r>
              <w:rPr>
                <w:rFonts w:ascii="Cambria Math" w:hAnsi="Cambria Math"/>
                <w:sz w:val="24"/>
              </w:rPr>
              <m:t>i</m:t>
            </m:r>
          </m:sub>
        </m:sSub>
      </m:oMath>
      <w:r w:rsidRPr="00D21DCF">
        <w:rPr>
          <w:rFonts w:hint="eastAsia"/>
          <w:sz w:val="24"/>
        </w:rPr>
        <w:t>给节点</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j</m:t>
            </m:r>
          </m:sub>
        </m:sSub>
      </m:oMath>
      <w:r>
        <w:rPr>
          <w:rFonts w:hint="eastAsia"/>
          <w:sz w:val="24"/>
        </w:rPr>
        <w:t>,</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j</m:t>
            </m:r>
          </m:sub>
        </m:sSub>
      </m:oMath>
      <w:r>
        <w:rPr>
          <w:rFonts w:hint="eastAsia"/>
          <w:sz w:val="24"/>
        </w:rPr>
        <w:t>为</w:t>
      </w:r>
      <w:r>
        <w:rPr>
          <w:rFonts w:hint="eastAsia"/>
          <w:sz w:val="24"/>
        </w:rPr>
        <w:t>S</w:t>
      </w:r>
      <w:r>
        <w:rPr>
          <w:rFonts w:hint="eastAsia"/>
          <w:sz w:val="24"/>
        </w:rPr>
        <w:t>中负载最小的节点</w:t>
      </w:r>
      <w:r w:rsidR="00FF4475">
        <w:rPr>
          <w:rFonts w:hint="eastAsia"/>
          <w:sz w:val="24"/>
        </w:rPr>
        <w:t>;</w:t>
      </w:r>
    </w:p>
    <w:p w:rsidR="00843F93" w:rsidRDefault="00F74AAD" w:rsidP="00B87AF6">
      <w:pPr>
        <w:pStyle w:val="a5"/>
        <w:numPr>
          <w:ilvl w:val="0"/>
          <w:numId w:val="6"/>
        </w:numPr>
        <w:spacing w:line="400" w:lineRule="exact"/>
        <w:ind w:firstLineChars="0"/>
        <w:rPr>
          <w:sz w:val="24"/>
        </w:rPr>
      </w:pPr>
      <w:r w:rsidRPr="00D21DCF">
        <w:rPr>
          <w:rFonts w:hint="eastAsia"/>
          <w:sz w:val="24"/>
        </w:rPr>
        <w:t>根据</w:t>
      </w:r>
      <w:r w:rsidRPr="00D21DCF">
        <w:rPr>
          <w:rFonts w:hint="eastAsia"/>
          <w:sz w:val="24"/>
        </w:rPr>
        <w:t>CTPM</w:t>
      </w:r>
      <w:r w:rsidRPr="00D21DCF">
        <w:rPr>
          <w:rFonts w:hint="eastAsia"/>
          <w:sz w:val="24"/>
        </w:rPr>
        <w:t>重新计算</w:t>
      </w:r>
      <m:oMath>
        <m:sSub>
          <m:sSubPr>
            <m:ctrlPr>
              <w:rPr>
                <w:rFonts w:ascii="Cambria Math" w:hAnsi="Cambria Math"/>
                <w:i/>
                <w:sz w:val="24"/>
              </w:rPr>
            </m:ctrlPr>
          </m:sSubPr>
          <m:e>
            <m:r>
              <w:rPr>
                <w:rFonts w:ascii="Cambria Math" w:hAnsi="Cambria Math"/>
                <w:sz w:val="24"/>
              </w:rPr>
              <m:t>db</m:t>
            </m:r>
          </m:e>
          <m:sub>
            <m:r>
              <w:rPr>
                <w:rFonts w:ascii="Cambria Math" w:hAnsi="Cambria Math"/>
                <w:sz w:val="24"/>
              </w:rPr>
              <m:t>i</m:t>
            </m:r>
          </m:sub>
        </m:sSub>
      </m:oMath>
      <w:r w:rsidRPr="00D21DCF">
        <w:rPr>
          <w:rFonts w:hint="eastAsia"/>
          <w:sz w:val="24"/>
        </w:rPr>
        <w:t>在节点</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j</m:t>
            </m:r>
          </m:sub>
        </m:sSub>
      </m:oMath>
      <w:r w:rsidRPr="00D21DCF">
        <w:rPr>
          <w:rFonts w:hint="eastAsia"/>
          <w:sz w:val="24"/>
        </w:rPr>
        <w:t>上的运行时间</w:t>
      </w:r>
      <m:oMath>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oMath>
      <w:r w:rsidRPr="00D21DCF">
        <w:rPr>
          <w:rFonts w:hint="eastAsia"/>
          <w:sz w:val="24"/>
        </w:rPr>
        <w:t>;</w:t>
      </w:r>
    </w:p>
    <w:p w:rsidR="00F74AAD" w:rsidRPr="00843F93" w:rsidRDefault="00F37C77" w:rsidP="00B87AF6">
      <w:pPr>
        <w:pStyle w:val="a5"/>
        <w:numPr>
          <w:ilvl w:val="0"/>
          <w:numId w:val="6"/>
        </w:numPr>
        <w:spacing w:line="400" w:lineRule="exact"/>
        <w:ind w:firstLineChars="0"/>
        <w:rPr>
          <w:sz w:val="24"/>
        </w:rPr>
      </w:pPr>
      <m:oMath>
        <m:sSub>
          <m:sSubPr>
            <m:ctrlPr>
              <w:rPr>
                <w:rFonts w:ascii="Cambria Math" w:hAnsi="Cambria Math"/>
                <w:sz w:val="24"/>
              </w:rPr>
            </m:ctrlPr>
          </m:sSubPr>
          <m:e>
            <m:r>
              <w:rPr>
                <w:rFonts w:ascii="Cambria Math" w:hAnsi="Cambria Math"/>
                <w:sz w:val="24"/>
              </w:rPr>
              <m:t>s</m:t>
            </m:r>
          </m:e>
          <m:sub>
            <m:r>
              <w:rPr>
                <w:rFonts w:ascii="Cambria Math" w:hAnsi="Cambria Math"/>
                <w:sz w:val="24"/>
              </w:rPr>
              <m:t>j</m:t>
            </m:r>
          </m:sub>
        </m:sSub>
      </m:oMath>
      <w:r w:rsidR="00F74AAD" w:rsidRPr="00843F93">
        <w:rPr>
          <w:rFonts w:hint="eastAsia"/>
          <w:sz w:val="24"/>
        </w:rPr>
        <w:t xml:space="preserve">.load </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s</m:t>
            </m:r>
          </m:e>
          <m:sub>
            <m:r>
              <w:rPr>
                <w:rFonts w:ascii="Cambria Math" w:hAnsi="Cambria Math"/>
                <w:sz w:val="24"/>
              </w:rPr>
              <m:t>j</m:t>
            </m:r>
          </m:sub>
        </m:sSub>
        <m:r>
          <m:rPr>
            <m:sty m:val="p"/>
          </m:rPr>
          <w:rPr>
            <w:rFonts w:ascii="Cambria Math" w:hAnsi="Cambria Math" w:hint="eastAsia"/>
            <w:sz w:val="24"/>
          </w:rPr>
          <m:t>.load</m:t>
        </m:r>
        <m:r>
          <m:rPr>
            <m:sty m:val="p"/>
          </m:rPr>
          <w:rPr>
            <w:rFonts w:ascii="Cambria Math"/>
            <w:sz w:val="24"/>
          </w:rPr>
          <m:t>+</m:t>
        </m:r>
        <m:sSub>
          <m:sSubPr>
            <m:ctrlPr>
              <w:rPr>
                <w:rFonts w:ascii="Cambria Math" w:hAnsi="Cambria Math"/>
                <w:sz w:val="24"/>
              </w:rPr>
            </m:ctrlPr>
          </m:sSubPr>
          <m:e>
            <m:r>
              <w:rPr>
                <w:rFonts w:ascii="Cambria Math" w:hAnsi="Cambria Math"/>
                <w:sz w:val="24"/>
              </w:rPr>
              <m:t>t</m:t>
            </m:r>
          </m:e>
          <m:sub>
            <m:r>
              <w:rPr>
                <w:rFonts w:ascii="Cambria Math" w:hAnsi="Cambria Math"/>
                <w:sz w:val="24"/>
              </w:rPr>
              <m:t>j</m:t>
            </m:r>
          </m:sub>
        </m:sSub>
      </m:oMath>
      <w:r w:rsidR="00F74AAD" w:rsidRPr="00843F93">
        <w:rPr>
          <w:rFonts w:hint="eastAsia"/>
          <w:sz w:val="24"/>
        </w:rPr>
        <w:t>;</w:t>
      </w:r>
    </w:p>
    <w:p w:rsidR="00F74AAD" w:rsidRPr="00F74AAD" w:rsidRDefault="00F74AAD" w:rsidP="00B87AF6">
      <w:pPr>
        <w:pStyle w:val="a5"/>
        <w:numPr>
          <w:ilvl w:val="0"/>
          <w:numId w:val="6"/>
        </w:numPr>
        <w:spacing w:line="400" w:lineRule="exact"/>
        <w:ind w:firstLineChars="0"/>
        <w:rPr>
          <w:sz w:val="24"/>
        </w:rPr>
      </w:pPr>
      <w:r w:rsidRPr="00F74AAD">
        <w:rPr>
          <w:rFonts w:hint="eastAsia"/>
          <w:b/>
          <w:sz w:val="24"/>
        </w:rPr>
        <w:t>end for</w:t>
      </w:r>
    </w:p>
    <w:p w:rsidR="00B87AF6" w:rsidRPr="00B87AF6" w:rsidRDefault="00F74AAD" w:rsidP="00B87AF6">
      <w:pPr>
        <w:pStyle w:val="a5"/>
        <w:numPr>
          <w:ilvl w:val="0"/>
          <w:numId w:val="6"/>
        </w:numPr>
        <w:pBdr>
          <w:bottom w:val="single" w:sz="6" w:space="1" w:color="auto"/>
        </w:pBdr>
        <w:spacing w:line="400" w:lineRule="exact"/>
        <w:ind w:firstLineChars="0"/>
        <w:rPr>
          <w:sz w:val="24"/>
        </w:rPr>
      </w:pPr>
      <w:r w:rsidRPr="00F74AAD">
        <w:rPr>
          <w:rFonts w:hint="eastAsia"/>
          <w:b/>
          <w:sz w:val="24"/>
        </w:rPr>
        <w:t>end while</w:t>
      </w:r>
      <w:bookmarkStart w:id="210" w:name="_Toc440442875"/>
    </w:p>
    <w:p w:rsidR="00BC1C29" w:rsidRPr="00B87AF6" w:rsidRDefault="00156052" w:rsidP="003647B6">
      <w:pPr>
        <w:pStyle w:val="110"/>
        <w:spacing w:before="156" w:after="156"/>
        <w:rPr>
          <w:lang w:val="en-US" w:eastAsia="zh-CN"/>
        </w:rPr>
      </w:pPr>
      <w:bookmarkStart w:id="211" w:name="_Toc476847732"/>
      <w:r w:rsidRPr="00B87AF6">
        <w:rPr>
          <w:rFonts w:hint="eastAsia"/>
          <w:lang w:val="en-US" w:eastAsia="zh-CN"/>
        </w:rPr>
        <w:t>4.4</w:t>
      </w:r>
      <w:bookmarkEnd w:id="210"/>
      <w:r w:rsidR="00F74AAD" w:rsidRPr="00B87AF6">
        <w:rPr>
          <w:rFonts w:hint="eastAsia"/>
          <w:lang w:val="en-US" w:eastAsia="zh-CN"/>
        </w:rPr>
        <w:t>视频数据块迁移</w:t>
      </w:r>
      <w:r w:rsidR="00B15B1D">
        <w:rPr>
          <w:rFonts w:hint="eastAsia"/>
          <w:lang w:val="en-US" w:eastAsia="zh-CN"/>
        </w:rPr>
        <w:t>算法</w:t>
      </w:r>
      <w:bookmarkEnd w:id="211"/>
    </w:p>
    <w:p w:rsidR="00B87AF6" w:rsidRPr="00D76DE7" w:rsidRDefault="00B15B1D" w:rsidP="00C744D3">
      <w:pPr>
        <w:spacing w:line="400" w:lineRule="exact"/>
        <w:ind w:firstLineChars="200" w:firstLine="480"/>
        <w:jc w:val="both"/>
        <w:rPr>
          <w:rFonts w:ascii="Times New Roman" w:hAnsi="Times New Roman"/>
          <w:sz w:val="24"/>
          <w:szCs w:val="24"/>
        </w:rPr>
      </w:pPr>
      <w:r>
        <w:rPr>
          <w:rFonts w:ascii="Times New Roman" w:hAnsi="Times New Roman" w:hint="eastAsia"/>
          <w:sz w:val="24"/>
          <w:szCs w:val="24"/>
        </w:rPr>
        <w:t>上文我们介绍了视频数据块初始放置算法</w:t>
      </w:r>
      <w:r w:rsidR="00F74AAD" w:rsidRPr="00F74AAD">
        <w:rPr>
          <w:rFonts w:ascii="Times New Roman" w:hAnsi="Times New Roman" w:hint="eastAsia"/>
          <w:sz w:val="24"/>
          <w:szCs w:val="24"/>
        </w:rPr>
        <w:t>，</w:t>
      </w:r>
      <w:r w:rsidR="00F74AAD">
        <w:rPr>
          <w:rFonts w:ascii="Times New Roman" w:hAnsi="Times New Roman" w:hint="eastAsia"/>
          <w:sz w:val="24"/>
          <w:szCs w:val="24"/>
        </w:rPr>
        <w:t>通过引入标准</w:t>
      </w:r>
      <w:r w:rsidR="00F74AAD">
        <w:rPr>
          <w:rFonts w:ascii="Times New Roman" w:hAnsi="Times New Roman" w:hint="eastAsia"/>
          <w:sz w:val="24"/>
          <w:szCs w:val="24"/>
        </w:rPr>
        <w:t>CPU</w:t>
      </w:r>
      <w:r w:rsidR="00F74AAD">
        <w:rPr>
          <w:rFonts w:ascii="Times New Roman" w:hAnsi="Times New Roman" w:hint="eastAsia"/>
          <w:sz w:val="24"/>
          <w:szCs w:val="24"/>
        </w:rPr>
        <w:t>计算速度和标准</w:t>
      </w:r>
      <w:r w:rsidR="00F74AAD">
        <w:rPr>
          <w:rFonts w:ascii="Times New Roman" w:hAnsi="Times New Roman" w:hint="eastAsia"/>
          <w:sz w:val="24"/>
          <w:szCs w:val="24"/>
        </w:rPr>
        <w:t>CPU</w:t>
      </w:r>
      <w:r w:rsidR="00F74AAD">
        <w:rPr>
          <w:rFonts w:ascii="Times New Roman" w:hAnsi="Times New Roman" w:hint="eastAsia"/>
          <w:sz w:val="24"/>
          <w:szCs w:val="24"/>
        </w:rPr>
        <w:t>时间，以及</w:t>
      </w:r>
      <w:r w:rsidR="00D76DE7">
        <w:rPr>
          <w:rFonts w:ascii="Times New Roman" w:hAnsi="Times New Roman" w:hint="eastAsia"/>
          <w:sz w:val="24"/>
          <w:szCs w:val="24"/>
        </w:rPr>
        <w:t>相对速度因子成功解决了在混合集群中数据放置的难题，仅仅依靠</w:t>
      </w:r>
      <w:r w:rsidR="00D76DE7">
        <w:rPr>
          <w:rFonts w:ascii="Times New Roman" w:hAnsi="Times New Roman" w:hint="eastAsia"/>
          <w:sz w:val="24"/>
          <w:szCs w:val="24"/>
        </w:rPr>
        <w:t>IPDA</w:t>
      </w:r>
      <w:r w:rsidR="00D76DE7">
        <w:rPr>
          <w:rFonts w:ascii="Times New Roman" w:hAnsi="Times New Roman" w:hint="eastAsia"/>
          <w:sz w:val="24"/>
          <w:szCs w:val="24"/>
        </w:rPr>
        <w:t>算法们虽然能够大大减少集群内部的负载不均衡的状况，减少集群内部节点之间的网络数据传输量，大大提高云计算集群的利用率，但是在任务运行过程中，集群中节点，同时也在接收其他任务或者遇到了其他故障，导致了节点计算能力的降低，根据“木桶效应”相关理论，单个节点完成任务增加，一旦成为最慢的任务，如果不加干涉的话，会导致总体的任务处理时间大大增加，为此在本节我们提出了一种数据迁移策略，为了后文叙述方便我们用字母</w:t>
      </w:r>
      <w:r w:rsidR="00D76DE7" w:rsidRPr="00D76DE7">
        <w:rPr>
          <w:rFonts w:ascii="Times New Roman" w:hAnsi="Times New Roman"/>
          <w:sz w:val="24"/>
          <w:szCs w:val="24"/>
        </w:rPr>
        <w:t>DRA</w:t>
      </w:r>
      <w:r w:rsidR="00D76DE7">
        <w:rPr>
          <w:rFonts w:ascii="Times New Roman" w:hAnsi="Times New Roman" w:hint="eastAsia"/>
          <w:sz w:val="24"/>
          <w:szCs w:val="24"/>
        </w:rPr>
        <w:t>（</w:t>
      </w:r>
      <w:r w:rsidR="00D76DE7">
        <w:rPr>
          <w:rFonts w:ascii="Times New Roman" w:hAnsi="Times New Roman" w:hint="eastAsia"/>
          <w:sz w:val="24"/>
          <w:szCs w:val="24"/>
        </w:rPr>
        <w:t>D</w:t>
      </w:r>
      <w:r w:rsidR="00D76DE7">
        <w:rPr>
          <w:rFonts w:ascii="Times New Roman" w:hAnsi="Times New Roman"/>
          <w:sz w:val="24"/>
          <w:szCs w:val="24"/>
        </w:rPr>
        <w:t xml:space="preserve">ata </w:t>
      </w:r>
      <w:r w:rsidR="00D76DE7">
        <w:rPr>
          <w:rFonts w:ascii="Times New Roman" w:hAnsi="Times New Roman" w:hint="eastAsia"/>
          <w:sz w:val="24"/>
          <w:szCs w:val="24"/>
        </w:rPr>
        <w:t>B</w:t>
      </w:r>
      <w:r w:rsidR="00D76DE7">
        <w:rPr>
          <w:rFonts w:ascii="Times New Roman" w:hAnsi="Times New Roman"/>
          <w:sz w:val="24"/>
          <w:szCs w:val="24"/>
        </w:rPr>
        <w:t xml:space="preserve">lock </w:t>
      </w:r>
      <w:r w:rsidR="00D76DE7">
        <w:rPr>
          <w:rFonts w:ascii="Times New Roman" w:hAnsi="Times New Roman" w:hint="eastAsia"/>
          <w:sz w:val="24"/>
          <w:szCs w:val="24"/>
        </w:rPr>
        <w:t>R</w:t>
      </w:r>
      <w:r w:rsidR="00D76DE7">
        <w:rPr>
          <w:rFonts w:ascii="Times New Roman" w:hAnsi="Times New Roman"/>
          <w:sz w:val="24"/>
          <w:szCs w:val="24"/>
        </w:rPr>
        <w:t>ebalance</w:t>
      </w:r>
      <w:r w:rsidR="00D76DE7">
        <w:rPr>
          <w:rFonts w:ascii="Times New Roman" w:hAnsi="Times New Roman" w:hint="eastAsia"/>
          <w:sz w:val="24"/>
          <w:szCs w:val="24"/>
        </w:rPr>
        <w:t xml:space="preserve"> A</w:t>
      </w:r>
      <w:r w:rsidR="00D76DE7" w:rsidRPr="00D76DE7">
        <w:rPr>
          <w:rFonts w:ascii="Times New Roman" w:hAnsi="Times New Roman"/>
          <w:sz w:val="24"/>
          <w:szCs w:val="24"/>
        </w:rPr>
        <w:t>lgorithm</w:t>
      </w:r>
      <w:r w:rsidR="00D76DE7">
        <w:rPr>
          <w:rFonts w:ascii="Times New Roman" w:hAnsi="Times New Roman" w:hint="eastAsia"/>
          <w:sz w:val="24"/>
          <w:szCs w:val="24"/>
        </w:rPr>
        <w:t>），来表示</w:t>
      </w:r>
      <w:bookmarkStart w:id="212" w:name="OLE_LINK56"/>
      <w:bookmarkStart w:id="213" w:name="OLE_LINK57"/>
      <w:r w:rsidR="00D76DE7">
        <w:rPr>
          <w:rFonts w:ascii="Times New Roman" w:hAnsi="Times New Roman" w:hint="eastAsia"/>
          <w:sz w:val="24"/>
          <w:szCs w:val="24"/>
        </w:rPr>
        <w:t>本文提出的数据迁移</w:t>
      </w:r>
      <w:bookmarkEnd w:id="212"/>
      <w:bookmarkEnd w:id="213"/>
      <w:r>
        <w:rPr>
          <w:rFonts w:ascii="Times New Roman" w:hAnsi="Times New Roman" w:hint="eastAsia"/>
          <w:sz w:val="24"/>
          <w:szCs w:val="24"/>
        </w:rPr>
        <w:t>算法</w:t>
      </w:r>
      <w:r w:rsidR="00D76DE7">
        <w:rPr>
          <w:rFonts w:ascii="Times New Roman" w:hAnsi="Times New Roman" w:hint="eastAsia"/>
          <w:sz w:val="24"/>
          <w:szCs w:val="24"/>
        </w:rPr>
        <w:t>，后文出现</w:t>
      </w:r>
      <w:r w:rsidR="00D76DE7">
        <w:rPr>
          <w:rFonts w:ascii="Times New Roman" w:hAnsi="Times New Roman" w:hint="eastAsia"/>
          <w:sz w:val="24"/>
          <w:szCs w:val="24"/>
        </w:rPr>
        <w:t>DRA</w:t>
      </w:r>
      <w:r>
        <w:rPr>
          <w:rFonts w:ascii="Times New Roman" w:hAnsi="Times New Roman" w:hint="eastAsia"/>
          <w:sz w:val="24"/>
          <w:szCs w:val="24"/>
        </w:rPr>
        <w:t>的地方均表示本文提出的视频数据块迁移算法</w:t>
      </w:r>
      <w:r w:rsidR="00D76DE7">
        <w:rPr>
          <w:rFonts w:ascii="Times New Roman" w:hAnsi="Times New Roman" w:hint="eastAsia"/>
          <w:sz w:val="24"/>
          <w:szCs w:val="24"/>
        </w:rPr>
        <w:t>。</w:t>
      </w:r>
    </w:p>
    <w:p w:rsidR="00B87AF6" w:rsidRPr="00510975" w:rsidRDefault="002003C2" w:rsidP="008E1D83">
      <w:pPr>
        <w:pStyle w:val="af5"/>
        <w:spacing w:before="156" w:after="156"/>
        <w:ind w:firstLineChars="0" w:firstLine="0"/>
      </w:pPr>
      <w:bookmarkStart w:id="214" w:name="_Toc440442876"/>
      <w:bookmarkStart w:id="215" w:name="_Toc476847733"/>
      <w:r w:rsidRPr="00510975">
        <w:rPr>
          <w:rFonts w:hint="eastAsia"/>
        </w:rPr>
        <w:t>4</w:t>
      </w:r>
      <w:r w:rsidR="00156052" w:rsidRPr="00510975">
        <w:rPr>
          <w:rFonts w:hint="eastAsia"/>
        </w:rPr>
        <w:t>.4</w:t>
      </w:r>
      <w:r w:rsidR="00BC1C29" w:rsidRPr="00510975">
        <w:rPr>
          <w:rFonts w:hint="eastAsia"/>
        </w:rPr>
        <w:t>.1</w:t>
      </w:r>
      <w:bookmarkStart w:id="216" w:name="OLE_LINK63"/>
      <w:bookmarkStart w:id="217" w:name="OLE_LINK64"/>
      <w:bookmarkStart w:id="218" w:name="OLE_LINK60"/>
      <w:bookmarkStart w:id="219" w:name="OLE_LINK61"/>
      <w:bookmarkStart w:id="220" w:name="OLE_LINK62"/>
      <w:bookmarkEnd w:id="214"/>
      <w:r w:rsidR="004901E2" w:rsidRPr="00510975">
        <w:rPr>
          <w:rFonts w:hint="eastAsia"/>
        </w:rPr>
        <w:t>视频数据块迁移</w:t>
      </w:r>
      <w:bookmarkEnd w:id="216"/>
      <w:bookmarkEnd w:id="217"/>
      <w:bookmarkEnd w:id="218"/>
      <w:bookmarkEnd w:id="219"/>
      <w:bookmarkEnd w:id="220"/>
      <w:r w:rsidR="00392BC1" w:rsidRPr="00510975">
        <w:rPr>
          <w:rFonts w:hint="eastAsia"/>
        </w:rPr>
        <w:t>算法</w:t>
      </w:r>
      <w:bookmarkEnd w:id="215"/>
    </w:p>
    <w:p w:rsidR="007A28D1" w:rsidRDefault="004901E2" w:rsidP="00FF4475">
      <w:pPr>
        <w:spacing w:line="400" w:lineRule="exact"/>
        <w:jc w:val="both"/>
        <w:rPr>
          <w:rFonts w:ascii="Times New Roman" w:hAnsi="Times New Roman"/>
          <w:sz w:val="24"/>
          <w:szCs w:val="24"/>
        </w:rPr>
      </w:pPr>
      <w:r w:rsidRPr="004901E2">
        <w:rPr>
          <w:rFonts w:ascii="Times New Roman" w:hAnsi="Times New Roman" w:hint="eastAsia"/>
          <w:sz w:val="24"/>
          <w:szCs w:val="24"/>
        </w:rPr>
        <w:tab/>
      </w:r>
      <w:r w:rsidRPr="004901E2">
        <w:rPr>
          <w:rFonts w:ascii="Times New Roman" w:hAnsi="Times New Roman" w:hint="eastAsia"/>
          <w:sz w:val="24"/>
          <w:szCs w:val="24"/>
        </w:rPr>
        <w:t>引入</w:t>
      </w:r>
      <w:r w:rsidRPr="004901E2">
        <w:rPr>
          <w:rFonts w:ascii="Times New Roman" w:hAnsi="Times New Roman" w:hint="eastAsia"/>
          <w:sz w:val="24"/>
          <w:szCs w:val="24"/>
        </w:rPr>
        <w:t>DRA</w:t>
      </w:r>
      <w:r w:rsidRPr="004901E2">
        <w:rPr>
          <w:rFonts w:ascii="Times New Roman" w:hAnsi="Times New Roman" w:hint="eastAsia"/>
          <w:sz w:val="24"/>
          <w:szCs w:val="24"/>
        </w:rPr>
        <w:t>算法还有一个重要的原因就是</w:t>
      </w:r>
      <w:r>
        <w:rPr>
          <w:rFonts w:ascii="Times New Roman" w:hAnsi="Times New Roman" w:hint="eastAsia"/>
          <w:sz w:val="24"/>
          <w:szCs w:val="24"/>
        </w:rPr>
        <w:t>CTPM</w:t>
      </w:r>
      <w:r w:rsidR="00392BC1">
        <w:rPr>
          <w:rFonts w:ascii="Times New Roman" w:hAnsi="Times New Roman" w:hint="eastAsia"/>
          <w:sz w:val="24"/>
          <w:szCs w:val="24"/>
        </w:rPr>
        <w:t>本身也是存在一定的误差，会导致</w:t>
      </w:r>
      <w:r>
        <w:rPr>
          <w:rFonts w:ascii="Times New Roman" w:hAnsi="Times New Roman" w:hint="eastAsia"/>
          <w:sz w:val="24"/>
          <w:szCs w:val="24"/>
        </w:rPr>
        <w:t>基于</w:t>
      </w:r>
      <w:r>
        <w:rPr>
          <w:rFonts w:ascii="Times New Roman" w:hAnsi="Times New Roman" w:hint="eastAsia"/>
          <w:sz w:val="24"/>
          <w:szCs w:val="24"/>
        </w:rPr>
        <w:t>CTPM</w:t>
      </w:r>
      <w:r>
        <w:rPr>
          <w:rFonts w:ascii="Times New Roman" w:hAnsi="Times New Roman" w:hint="eastAsia"/>
          <w:sz w:val="24"/>
          <w:szCs w:val="24"/>
        </w:rPr>
        <w:t>模型的</w:t>
      </w:r>
      <w:r>
        <w:rPr>
          <w:rFonts w:ascii="Times New Roman" w:hAnsi="Times New Roman" w:hint="eastAsia"/>
          <w:sz w:val="24"/>
          <w:szCs w:val="24"/>
        </w:rPr>
        <w:t>IDPA</w:t>
      </w:r>
      <w:r>
        <w:rPr>
          <w:rFonts w:ascii="Times New Roman" w:hAnsi="Times New Roman" w:hint="eastAsia"/>
          <w:sz w:val="24"/>
          <w:szCs w:val="24"/>
        </w:rPr>
        <w:t>算法在放置视频数块时导致</w:t>
      </w:r>
      <w:r w:rsidR="0091272F">
        <w:rPr>
          <w:rFonts w:ascii="Times New Roman" w:hAnsi="Times New Roman" w:hint="eastAsia"/>
          <w:sz w:val="24"/>
          <w:szCs w:val="24"/>
        </w:rPr>
        <w:t>集群内部出现负载不均衡的状况发生。</w:t>
      </w:r>
      <w:r w:rsidR="006C1574">
        <w:rPr>
          <w:rFonts w:ascii="Times New Roman" w:hAnsi="Times New Roman" w:hint="eastAsia"/>
          <w:sz w:val="24"/>
          <w:szCs w:val="24"/>
        </w:rPr>
        <w:t>为此我们提出了一种基于</w:t>
      </w:r>
      <w:r w:rsidR="006C1574">
        <w:rPr>
          <w:rFonts w:ascii="Times New Roman" w:hAnsi="Times New Roman" w:hint="eastAsia"/>
          <w:sz w:val="24"/>
          <w:szCs w:val="24"/>
        </w:rPr>
        <w:t>CTPM</w:t>
      </w:r>
      <w:r w:rsidR="00392BC1">
        <w:rPr>
          <w:rFonts w:ascii="Times New Roman" w:hAnsi="Times New Roman" w:hint="eastAsia"/>
          <w:sz w:val="24"/>
          <w:szCs w:val="24"/>
        </w:rPr>
        <w:t>数据迁移算法</w:t>
      </w:r>
      <w:r w:rsidR="006C1574">
        <w:rPr>
          <w:rFonts w:ascii="Times New Roman" w:hAnsi="Times New Roman" w:hint="eastAsia"/>
          <w:sz w:val="24"/>
          <w:szCs w:val="24"/>
        </w:rPr>
        <w:t>。</w:t>
      </w:r>
    </w:p>
    <w:p w:rsidR="00AD0553" w:rsidRDefault="006C1574" w:rsidP="00FF4475">
      <w:pPr>
        <w:spacing w:line="400" w:lineRule="exact"/>
        <w:ind w:firstLine="420"/>
        <w:jc w:val="both"/>
        <w:rPr>
          <w:rFonts w:ascii="Times New Roman" w:hAnsi="Times New Roman"/>
          <w:sz w:val="24"/>
          <w:szCs w:val="24"/>
        </w:rPr>
      </w:pPr>
      <w:r w:rsidRPr="006C1574">
        <w:rPr>
          <w:rFonts w:ascii="Times New Roman" w:hAnsi="Times New Roman" w:hint="eastAsia"/>
          <w:sz w:val="24"/>
          <w:szCs w:val="24"/>
        </w:rPr>
        <w:t>为了解决这个问题，我们采用多阶段作业请求方案，而不是一次提交所有视频处理请求。在我们的系统中，我们首先请求</w:t>
      </w:r>
      <w:r w:rsidRPr="006C1574">
        <w:rPr>
          <w:rFonts w:ascii="Times New Roman" w:hAnsi="Times New Roman" w:hint="eastAsia"/>
          <w:sz w:val="24"/>
          <w:szCs w:val="24"/>
        </w:rPr>
        <w:t>Spark</w:t>
      </w:r>
      <w:r w:rsidRPr="006C1574">
        <w:rPr>
          <w:rFonts w:ascii="Times New Roman" w:hAnsi="Times New Roman" w:hint="eastAsia"/>
          <w:sz w:val="24"/>
          <w:szCs w:val="24"/>
        </w:rPr>
        <w:t>框架根据数据位置运行作业的某些部分。</w:t>
      </w:r>
      <w:bookmarkStart w:id="221" w:name="OLE_LINK59"/>
      <w:r>
        <w:rPr>
          <w:rFonts w:ascii="Times New Roman" w:hAnsi="Times New Roman" w:hint="eastAsia"/>
          <w:sz w:val="24"/>
          <w:szCs w:val="24"/>
        </w:rPr>
        <w:t>Controller</w:t>
      </w:r>
      <w:bookmarkEnd w:id="221"/>
      <w:r w:rsidRPr="006C1574">
        <w:rPr>
          <w:rFonts w:ascii="Times New Roman" w:hAnsi="Times New Roman" w:hint="eastAsia"/>
          <w:sz w:val="24"/>
          <w:szCs w:val="24"/>
        </w:rPr>
        <w:t>组件监控作业的运行状态，并且可以根据当前系统状态</w:t>
      </w:r>
      <w:r w:rsidRPr="006C1574">
        <w:rPr>
          <w:rFonts w:ascii="Times New Roman" w:hAnsi="Times New Roman" w:hint="eastAsia"/>
          <w:sz w:val="24"/>
          <w:szCs w:val="24"/>
        </w:rPr>
        <w:lastRenderedPageBreak/>
        <w:t>和预测模型</w:t>
      </w:r>
      <w:r w:rsidRPr="006C1574">
        <w:rPr>
          <w:rFonts w:ascii="Times New Roman" w:hAnsi="Times New Roman" w:hint="eastAsia"/>
          <w:sz w:val="24"/>
          <w:szCs w:val="24"/>
        </w:rPr>
        <w:t>CTPM</w:t>
      </w:r>
      <w:r w:rsidRPr="006C1574">
        <w:rPr>
          <w:rFonts w:ascii="Times New Roman" w:hAnsi="Times New Roman" w:hint="eastAsia"/>
          <w:sz w:val="24"/>
          <w:szCs w:val="24"/>
        </w:rPr>
        <w:t>动态调整数据放置。然后，</w:t>
      </w:r>
      <w:r>
        <w:rPr>
          <w:rFonts w:ascii="Times New Roman" w:hAnsi="Times New Roman" w:hint="eastAsia"/>
          <w:sz w:val="24"/>
          <w:szCs w:val="24"/>
        </w:rPr>
        <w:t>Controller</w:t>
      </w:r>
      <w:r w:rsidRPr="006C1574">
        <w:rPr>
          <w:rFonts w:ascii="Times New Roman" w:hAnsi="Times New Roman" w:hint="eastAsia"/>
          <w:sz w:val="24"/>
          <w:szCs w:val="24"/>
        </w:rPr>
        <w:t>组件</w:t>
      </w:r>
      <w:r>
        <w:rPr>
          <w:rFonts w:ascii="Times New Roman" w:hAnsi="Times New Roman" w:hint="eastAsia"/>
          <w:sz w:val="24"/>
          <w:szCs w:val="24"/>
        </w:rPr>
        <w:t>请求视频处理作业的另一部分，并重复该处理，直到所有作业都已完成。</w:t>
      </w:r>
    </w:p>
    <w:p w:rsidR="00392BC1" w:rsidRDefault="005840FF" w:rsidP="00FF4475">
      <w:pPr>
        <w:spacing w:line="400" w:lineRule="exact"/>
        <w:ind w:firstLine="420"/>
        <w:jc w:val="both"/>
        <w:rPr>
          <w:rFonts w:ascii="Times New Roman" w:hAnsi="Times New Roman"/>
          <w:sz w:val="24"/>
          <w:szCs w:val="24"/>
        </w:rPr>
      </w:pPr>
      <w:r>
        <w:rPr>
          <w:rFonts w:ascii="Times New Roman" w:hAnsi="Times New Roman" w:hint="eastAsia"/>
          <w:sz w:val="24"/>
          <w:szCs w:val="24"/>
        </w:rPr>
        <w:t>初始时我们并不把所有的任务全部分配到云计算集群的节点上，我们根据任务的大小分配一部分，剩下监控视频数据块我们在系统中为每一个节点维护一个虚拟的队列，队列中是即将分配给该节点的监控视频数据，这样可以避免一次性全部分配导致的盲目的数据传输量，我们的原则就是在必要时才使用网络传输资源，降低集群内发生网络风暴的可能性，提高视频云计算集群的利用率。</w:t>
      </w:r>
      <w:r w:rsidR="00392BC1">
        <w:rPr>
          <w:rFonts w:ascii="Times New Roman" w:hAnsi="Times New Roman" w:hint="eastAsia"/>
          <w:sz w:val="24"/>
          <w:szCs w:val="24"/>
        </w:rPr>
        <w:t>同时我们称位于虚拟节点上任务为待处理任务</w:t>
      </w:r>
      <w:r w:rsidR="008C5F96">
        <w:rPr>
          <w:rFonts w:ascii="Times New Roman" w:hAnsi="Times New Roman" w:hint="eastAsia"/>
          <w:sz w:val="24"/>
          <w:szCs w:val="24"/>
        </w:rPr>
        <w:t>。</w:t>
      </w:r>
    </w:p>
    <w:p w:rsidR="00B87AF6" w:rsidRDefault="005840FF" w:rsidP="00C744D3">
      <w:pPr>
        <w:spacing w:line="400" w:lineRule="exact"/>
        <w:ind w:firstLine="420"/>
        <w:jc w:val="both"/>
        <w:rPr>
          <w:rFonts w:ascii="Times New Roman" w:hAnsi="Times New Roman"/>
          <w:sz w:val="24"/>
          <w:szCs w:val="24"/>
        </w:rPr>
      </w:pPr>
      <w:r>
        <w:rPr>
          <w:rFonts w:ascii="Times New Roman" w:hAnsi="Times New Roman" w:hint="eastAsia"/>
          <w:sz w:val="24"/>
          <w:szCs w:val="24"/>
        </w:rPr>
        <w:t>在任务运行过程中，</w:t>
      </w:r>
      <w:r w:rsidR="008C5F96">
        <w:rPr>
          <w:rFonts w:ascii="Times New Roman" w:hAnsi="Times New Roman" w:hint="eastAsia"/>
          <w:sz w:val="24"/>
          <w:szCs w:val="24"/>
        </w:rPr>
        <w:t>根据监控视频云计算系统反馈的处理信息，</w:t>
      </w:r>
      <w:r w:rsidR="008C5F96">
        <w:rPr>
          <w:rFonts w:ascii="Times New Roman" w:hAnsi="Times New Roman" w:hint="eastAsia"/>
          <w:sz w:val="24"/>
          <w:szCs w:val="24"/>
        </w:rPr>
        <w:t>CTPM</w:t>
      </w:r>
      <w:r w:rsidR="008C5F96">
        <w:rPr>
          <w:rFonts w:ascii="Times New Roman" w:hAnsi="Times New Roman" w:hint="eastAsia"/>
          <w:sz w:val="24"/>
          <w:szCs w:val="24"/>
        </w:rPr>
        <w:t>模型会实时更新模型的参数，模型参数更新之后，</w:t>
      </w:r>
      <w:r w:rsidR="00392BC1">
        <w:rPr>
          <w:rFonts w:ascii="Times New Roman" w:hAnsi="Times New Roman" w:hint="eastAsia"/>
          <w:sz w:val="24"/>
          <w:szCs w:val="24"/>
        </w:rPr>
        <w:t>视频数据块</w:t>
      </w:r>
      <w:r w:rsidR="008C5F96">
        <w:rPr>
          <w:rFonts w:ascii="Times New Roman" w:hAnsi="Times New Roman" w:hint="eastAsia"/>
          <w:sz w:val="24"/>
          <w:szCs w:val="24"/>
        </w:rPr>
        <w:t>迁移算法会重新计算每个节点上的负载，包括是虚拟节点上即将分配给该节点负载，找出所有节点中负载最大和负载最小的节点，</w:t>
      </w:r>
      <w:r w:rsidR="003A551C">
        <w:rPr>
          <w:rFonts w:ascii="Times New Roman" w:hAnsi="Times New Roman" w:hint="eastAsia"/>
          <w:sz w:val="24"/>
          <w:szCs w:val="24"/>
        </w:rPr>
        <w:t>将负载最大的节点上的最小任务所需要的数据移动到负载最小的节点上。移动前必须满足以下前提条件，如果移动前后负载最大的节点和负载最小的节点之间的差值</w:t>
      </w:r>
      <w:r w:rsidR="002732F4">
        <w:rPr>
          <w:rFonts w:ascii="Times New Roman" w:hAnsi="Times New Roman" w:hint="eastAsia"/>
          <w:sz w:val="24"/>
          <w:szCs w:val="24"/>
        </w:rPr>
        <w:t>大于阈值的话，则进行移动，否则放弃本次移动。避免出现移动之后负载变化很小的情况的，导致频繁移动数据，降低算法的效率。</w:t>
      </w:r>
    </w:p>
    <w:p w:rsidR="00B87AF6" w:rsidRPr="00510975" w:rsidRDefault="00156052" w:rsidP="008E1D83">
      <w:pPr>
        <w:pStyle w:val="af5"/>
        <w:spacing w:before="156" w:after="156"/>
        <w:ind w:firstLineChars="0" w:firstLine="0"/>
      </w:pPr>
      <w:bookmarkStart w:id="222" w:name="_Toc440442877"/>
      <w:bookmarkStart w:id="223" w:name="_Toc476847734"/>
      <w:bookmarkStart w:id="224" w:name="OLE_LINK109"/>
      <w:bookmarkStart w:id="225" w:name="OLE_LINK110"/>
      <w:r w:rsidRPr="00510975">
        <w:rPr>
          <w:rFonts w:hint="eastAsia"/>
        </w:rPr>
        <w:t>4.4</w:t>
      </w:r>
      <w:r w:rsidR="00AD0553" w:rsidRPr="00510975">
        <w:rPr>
          <w:rFonts w:hint="eastAsia"/>
        </w:rPr>
        <w:t>.2</w:t>
      </w:r>
      <w:bookmarkEnd w:id="222"/>
      <w:r w:rsidR="006C1574" w:rsidRPr="00510975">
        <w:rPr>
          <w:rFonts w:hint="eastAsia"/>
        </w:rPr>
        <w:t>视频数据块迁移策略实现</w:t>
      </w:r>
      <w:bookmarkEnd w:id="223"/>
    </w:p>
    <w:bookmarkEnd w:id="224"/>
    <w:bookmarkEnd w:id="225"/>
    <w:p w:rsidR="006C1574" w:rsidRDefault="006C1574" w:rsidP="00FF4475">
      <w:pPr>
        <w:spacing w:line="400" w:lineRule="exact"/>
        <w:jc w:val="both"/>
        <w:rPr>
          <w:rFonts w:ascii="Times New Roman" w:hAnsi="Times New Roman"/>
          <w:sz w:val="24"/>
          <w:szCs w:val="24"/>
        </w:rPr>
      </w:pPr>
      <w:r>
        <w:rPr>
          <w:rFonts w:hint="eastAsia"/>
          <w:lang/>
        </w:rPr>
        <w:tab/>
      </w:r>
      <w:r w:rsidR="007A28D1" w:rsidRPr="007A28D1">
        <w:rPr>
          <w:rFonts w:ascii="Times New Roman" w:hAnsi="Times New Roman" w:hint="eastAsia"/>
          <w:sz w:val="24"/>
          <w:szCs w:val="24"/>
        </w:rPr>
        <w:t>假设</w:t>
      </w:r>
      <m:oMath>
        <m:sSub>
          <m:sSubPr>
            <m:ctrlPr>
              <w:rPr>
                <w:rFonts w:ascii="Cambria Math" w:hAnsi="Cambria Math"/>
                <w:i/>
                <w:sz w:val="24"/>
                <w:szCs w:val="24"/>
              </w:rPr>
            </m:ctrlPr>
          </m:sSubPr>
          <m:e>
            <m:r>
              <w:rPr>
                <w:rFonts w:ascii="Cambria Math" w:hAnsi="Cambria Math"/>
                <w:sz w:val="24"/>
                <w:szCs w:val="24"/>
              </w:rPr>
              <m:t>job</m:t>
            </m:r>
          </m:e>
          <m:sub>
            <m:r>
              <w:rPr>
                <w:rFonts w:ascii="Cambria Math" w:hAnsi="Cambria Math"/>
                <w:sz w:val="24"/>
                <w:szCs w:val="24"/>
              </w:rPr>
              <m:t>i</m:t>
            </m:r>
          </m:sub>
        </m:sSub>
      </m:oMath>
      <w:r w:rsidR="00BD6BCE">
        <w:rPr>
          <w:rFonts w:ascii="Times New Roman" w:hAnsi="Times New Roman" w:hint="eastAsia"/>
          <w:sz w:val="24"/>
          <w:szCs w:val="24"/>
        </w:rPr>
        <w:t>对应集群中节点的</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t>
            </m:r>
          </m:sub>
        </m:sSub>
      </m:oMath>
      <w:r w:rsidR="00BD6BCE">
        <w:rPr>
          <w:rFonts w:ascii="Times New Roman" w:hAnsi="Times New Roman" w:hint="eastAsia"/>
          <w:sz w:val="24"/>
          <w:szCs w:val="24"/>
        </w:rPr>
        <w:t>,</w:t>
      </w:r>
      <w:r w:rsidR="00BD6BCE">
        <w:rPr>
          <w:rFonts w:ascii="Times New Roman" w:hAnsi="Times New Roman" w:hint="eastAsia"/>
          <w:sz w:val="24"/>
          <w:szCs w:val="24"/>
        </w:rPr>
        <w:t>其中</w:t>
      </w:r>
      <m:oMath>
        <m:sSub>
          <m:sSubPr>
            <m:ctrlPr>
              <w:rPr>
                <w:rFonts w:ascii="Cambria Math" w:hAnsi="Cambria Math"/>
                <w:i/>
                <w:sz w:val="24"/>
                <w:szCs w:val="24"/>
              </w:rPr>
            </m:ctrlPr>
          </m:sSubPr>
          <m:e>
            <m:r>
              <w:rPr>
                <w:rFonts w:ascii="Cambria Math" w:hAnsi="Cambria Math"/>
                <w:sz w:val="24"/>
                <w:szCs w:val="24"/>
              </w:rPr>
              <m:t>job</m:t>
            </m:r>
          </m:e>
          <m:sub>
            <m:r>
              <w:rPr>
                <w:rFonts w:ascii="Cambria Math" w:hAnsi="Cambria Math"/>
                <w:sz w:val="24"/>
                <w:szCs w:val="24"/>
              </w:rPr>
              <m:t>i</m:t>
            </m:r>
          </m:sub>
        </m:sSub>
        <m:r>
          <w:rPr>
            <w:rFonts w:ascii="Cambria Math" w:hAnsi="Cambria Math"/>
            <w:sz w:val="24"/>
            <w:szCs w:val="24"/>
          </w:rPr>
          <m:t>∈J</m:t>
        </m:r>
      </m:oMath>
      <w:r w:rsidR="00BD6BCE">
        <w:rPr>
          <w:rFonts w:ascii="Times New Roman" w:hAnsi="Times New Roman" w:hint="eastAsia"/>
          <w:sz w:val="24"/>
          <w:szCs w:val="24"/>
        </w:rPr>
        <w:t xml:space="preserve">, </w:t>
      </w:r>
      <m:oMath>
        <m:sSub>
          <m:sSubPr>
            <m:ctrlPr>
              <w:rPr>
                <w:rFonts w:ascii="Cambria Math" w:hAnsi="Cambria Math"/>
                <w:sz w:val="24"/>
                <w:szCs w:val="24"/>
              </w:rPr>
            </m:ctrlPr>
          </m:sSubPr>
          <m:e>
            <m:r>
              <w:rPr>
                <w:rFonts w:ascii="Cambria Math" w:hAnsi="Cambria Math"/>
                <w:sz w:val="24"/>
                <w:szCs w:val="24"/>
              </w:rPr>
              <m:t>DB</m:t>
            </m:r>
          </m:e>
          <m:sub>
            <m:r>
              <w:rPr>
                <w:rFonts w:ascii="Cambria Math" w:hAnsi="Cambria Math"/>
                <w:sz w:val="24"/>
                <w:szCs w:val="24"/>
              </w:rPr>
              <m:t>j</m:t>
            </m:r>
          </m:sub>
        </m:sSub>
      </m:oMath>
      <w:r w:rsidR="00BD6BCE">
        <w:rPr>
          <w:rFonts w:ascii="Times New Roman" w:hAnsi="Times New Roman" w:hint="eastAsia"/>
          <w:sz w:val="24"/>
          <w:szCs w:val="24"/>
        </w:rPr>
        <w:t>是对应</w:t>
      </w:r>
      <m:oMath>
        <m:sSub>
          <m:sSubPr>
            <m:ctrlPr>
              <w:rPr>
                <w:rFonts w:ascii="Cambria Math" w:hAnsi="Cambria Math"/>
                <w:sz w:val="24"/>
                <w:szCs w:val="24"/>
              </w:rPr>
            </m:ctrlPr>
          </m:sSubPr>
          <m:e>
            <m:r>
              <w:rPr>
                <w:rFonts w:ascii="Cambria Math" w:hAnsi="Cambria Math"/>
                <w:sz w:val="24"/>
                <w:szCs w:val="24"/>
              </w:rPr>
              <m:t>job</m:t>
            </m:r>
          </m:e>
          <m:sub>
            <m:r>
              <w:rPr>
                <w:rFonts w:ascii="Cambria Math" w:hAnsi="Cambria Math"/>
                <w:sz w:val="24"/>
                <w:szCs w:val="24"/>
              </w:rPr>
              <m:t>i</m:t>
            </m:r>
          </m:sub>
        </m:sSub>
      </m:oMath>
      <w:r w:rsidR="00BD6BCE">
        <w:rPr>
          <w:rFonts w:ascii="Times New Roman" w:hAnsi="Times New Roman" w:hint="eastAsia"/>
          <w:sz w:val="24"/>
          <w:szCs w:val="24"/>
        </w:rPr>
        <w:t>的</w:t>
      </w:r>
      <w:r w:rsidR="00BD6BCE">
        <w:rPr>
          <w:rFonts w:ascii="Times New Roman" w:hAnsi="Times New Roman" w:hint="eastAsia"/>
          <w:sz w:val="24"/>
          <w:szCs w:val="24"/>
        </w:rPr>
        <w:t>SVDB</w:t>
      </w:r>
      <w:r w:rsidR="00BD6BCE">
        <w:rPr>
          <w:rFonts w:ascii="Times New Roman" w:hAnsi="Times New Roman" w:hint="eastAsia"/>
          <w:sz w:val="24"/>
          <w:szCs w:val="24"/>
        </w:rPr>
        <w:t>的数据块集合，即</w:t>
      </w:r>
      <w:r w:rsidR="00BD6BCE">
        <w:rPr>
          <w:rFonts w:ascii="Times New Roman" w:hAnsi="Times New Roman" w:hint="eastAsia"/>
          <w:sz w:val="24"/>
          <w:szCs w:val="24"/>
        </w:rPr>
        <w:t>DBS</w:t>
      </w:r>
      <w:r w:rsidR="00BD6BCE">
        <w:rPr>
          <w:rFonts w:ascii="Times New Roman" w:hAnsi="Times New Roman" w:hint="eastAsia"/>
          <w:sz w:val="24"/>
          <w:szCs w:val="24"/>
        </w:rPr>
        <w:t>集合中的</w:t>
      </w:r>
      <w:bookmarkStart w:id="226" w:name="OLE_LINK65"/>
      <w:bookmarkStart w:id="227" w:name="OLE_LINK66"/>
      <w:bookmarkStart w:id="228" w:name="OLE_LINK67"/>
      <w:bookmarkStart w:id="229" w:name="OLE_LINK68"/>
      <w:bookmarkStart w:id="230" w:name="OLE_LINK69"/>
      <w:r w:rsidR="00BD6BCE">
        <w:rPr>
          <w:rFonts w:ascii="Times New Roman" w:hAnsi="Times New Roman" w:hint="eastAsia"/>
          <w:sz w:val="24"/>
          <w:szCs w:val="24"/>
        </w:rPr>
        <w:t>SVDB</w:t>
      </w:r>
      <w:r w:rsidR="00BD6BCE">
        <w:rPr>
          <w:rFonts w:ascii="Times New Roman" w:hAnsi="Times New Roman" w:hint="eastAsia"/>
          <w:sz w:val="24"/>
          <w:szCs w:val="24"/>
        </w:rPr>
        <w:t>数据块组</w:t>
      </w:r>
      <w:bookmarkEnd w:id="226"/>
      <w:bookmarkEnd w:id="227"/>
      <w:bookmarkEnd w:id="228"/>
      <w:bookmarkEnd w:id="229"/>
      <w:bookmarkEnd w:id="230"/>
      <w:r w:rsidR="00BD6BCE">
        <w:rPr>
          <w:rFonts w:ascii="Times New Roman" w:hAnsi="Times New Roman" w:hint="eastAsia"/>
          <w:sz w:val="24"/>
          <w:szCs w:val="24"/>
        </w:rPr>
        <w:t>对应任务集合</w:t>
      </w:r>
      <w:r w:rsidR="00BD6BCE" w:rsidRPr="00BD6BCE">
        <w:rPr>
          <w:rFonts w:ascii="Times New Roman" w:hAnsi="Times New Roman" w:hint="eastAsia"/>
          <w:i/>
          <w:sz w:val="24"/>
          <w:szCs w:val="24"/>
        </w:rPr>
        <w:t>J</w:t>
      </w:r>
      <w:r w:rsidR="00BD6BCE">
        <w:rPr>
          <w:rFonts w:ascii="Times New Roman" w:hAnsi="Times New Roman" w:hint="eastAsia"/>
          <w:sz w:val="24"/>
          <w:szCs w:val="24"/>
        </w:rPr>
        <w:t>中的任务，即集合中任务的相关的数据块和</w:t>
      </w:r>
      <w:r w:rsidR="00BD6BCE">
        <w:rPr>
          <w:rFonts w:ascii="Times New Roman" w:hAnsi="Times New Roman" w:hint="eastAsia"/>
          <w:sz w:val="24"/>
          <w:szCs w:val="24"/>
        </w:rPr>
        <w:t>DBS</w:t>
      </w:r>
      <w:r w:rsidR="00BD6BCE">
        <w:rPr>
          <w:rFonts w:ascii="Times New Roman" w:hAnsi="Times New Roman" w:hint="eastAsia"/>
          <w:sz w:val="24"/>
          <w:szCs w:val="24"/>
        </w:rPr>
        <w:t>中</w:t>
      </w:r>
      <w:r w:rsidR="00BD6BCE">
        <w:rPr>
          <w:rFonts w:ascii="Times New Roman" w:hAnsi="Times New Roman" w:hint="eastAsia"/>
          <w:sz w:val="24"/>
          <w:szCs w:val="24"/>
        </w:rPr>
        <w:t>SVDB</w:t>
      </w:r>
      <w:r w:rsidR="00BD6BCE">
        <w:rPr>
          <w:rFonts w:ascii="Times New Roman" w:hAnsi="Times New Roman" w:hint="eastAsia"/>
          <w:sz w:val="24"/>
          <w:szCs w:val="24"/>
        </w:rPr>
        <w:t>数据块组一一对应。那么</w:t>
      </w:r>
      <w:r w:rsidR="00BD6BCE">
        <w:rPr>
          <w:rFonts w:ascii="Times New Roman" w:hAnsi="Times New Roman" w:hint="eastAsia"/>
          <w:sz w:val="24"/>
          <w:szCs w:val="24"/>
        </w:rPr>
        <w:t>DRA</w:t>
      </w:r>
      <w:r w:rsidR="00BD6BCE">
        <w:rPr>
          <w:rFonts w:ascii="Times New Roman" w:hAnsi="Times New Roman" w:hint="eastAsia"/>
          <w:sz w:val="24"/>
          <w:szCs w:val="24"/>
        </w:rPr>
        <w:t>算法的具体具体步骤如下：</w:t>
      </w:r>
    </w:p>
    <w:p w:rsidR="00BD6BCE" w:rsidRPr="00C71101" w:rsidRDefault="00BD6BCE" w:rsidP="00FF4475">
      <w:pPr>
        <w:tabs>
          <w:tab w:val="left" w:pos="0"/>
        </w:tabs>
        <w:spacing w:line="400" w:lineRule="exact"/>
        <w:ind w:left="1" w:firstLineChars="174" w:firstLine="418"/>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1</w:t>
      </w:r>
      <w:r>
        <w:rPr>
          <w:rFonts w:ascii="Times New Roman" w:hAnsi="Times New Roman" w:hint="eastAsia"/>
          <w:sz w:val="24"/>
          <w:szCs w:val="24"/>
        </w:rPr>
        <w:t>：</w:t>
      </w:r>
      <w:r w:rsidR="00C71101">
        <w:rPr>
          <w:rFonts w:ascii="Times New Roman" w:hAnsi="Times New Roman" w:hint="eastAsia"/>
          <w:sz w:val="24"/>
          <w:szCs w:val="24"/>
        </w:rPr>
        <w:t>Controller</w:t>
      </w:r>
      <w:r w:rsidR="00C71101">
        <w:rPr>
          <w:rFonts w:ascii="Times New Roman" w:hAnsi="Times New Roman" w:hint="eastAsia"/>
          <w:sz w:val="24"/>
          <w:szCs w:val="24"/>
        </w:rPr>
        <w:t>组件分别请求集群中的</w:t>
      </w:r>
      <w:r w:rsidR="00C71101" w:rsidRPr="00C71101">
        <w:rPr>
          <w:rFonts w:ascii="Times New Roman" w:hAnsi="Times New Roman" w:hint="eastAsia"/>
          <w:i/>
          <w:sz w:val="24"/>
          <w:szCs w:val="24"/>
        </w:rPr>
        <w:t>N</w:t>
      </w:r>
      <w:r w:rsidR="00C71101">
        <w:rPr>
          <w:rFonts w:ascii="Times New Roman" w:hAnsi="Times New Roman" w:hint="eastAsia"/>
          <w:sz w:val="24"/>
          <w:szCs w:val="24"/>
        </w:rPr>
        <w:t>个节点处理，任务队列中的</w:t>
      </w:r>
      <w:r w:rsidR="00C71101" w:rsidRPr="00C71101">
        <w:rPr>
          <w:rFonts w:ascii="Times New Roman" w:hAnsi="Times New Roman" w:hint="eastAsia"/>
          <w:i/>
          <w:sz w:val="24"/>
          <w:szCs w:val="24"/>
        </w:rPr>
        <w:t>x</w:t>
      </w:r>
      <w:r w:rsidR="00C71101" w:rsidRPr="00C71101">
        <w:rPr>
          <w:rFonts w:ascii="Times New Roman" w:hAnsi="Times New Roman" w:hint="eastAsia"/>
          <w:sz w:val="24"/>
          <w:szCs w:val="24"/>
        </w:rPr>
        <w:t>个任务</w:t>
      </w:r>
      <w:r w:rsidR="00C71101">
        <w:rPr>
          <w:rFonts w:ascii="Times New Roman" w:hAnsi="Times New Roman" w:hint="eastAsia"/>
          <w:sz w:val="24"/>
          <w:szCs w:val="24"/>
        </w:rPr>
        <w:t>，</w:t>
      </w:r>
      <w:r w:rsidR="00C71101" w:rsidRPr="00C71101">
        <w:rPr>
          <w:rFonts w:ascii="Times New Roman" w:hAnsi="Times New Roman" w:hint="eastAsia"/>
          <w:i/>
          <w:sz w:val="24"/>
          <w:szCs w:val="24"/>
        </w:rPr>
        <w:t>x</w:t>
      </w:r>
      <w:r w:rsidR="00C71101">
        <w:rPr>
          <w:rFonts w:ascii="Times New Roman" w:hAnsi="Times New Roman" w:hint="eastAsia"/>
          <w:sz w:val="24"/>
          <w:szCs w:val="24"/>
        </w:rPr>
        <w:t>为初始设定任务执行数量，同时移除任务队列中的这</w:t>
      </w:r>
      <w:r w:rsidR="00C71101" w:rsidRPr="00C71101">
        <w:rPr>
          <w:rFonts w:ascii="Times New Roman" w:hAnsi="Times New Roman" w:hint="eastAsia"/>
          <w:i/>
          <w:sz w:val="24"/>
          <w:szCs w:val="24"/>
        </w:rPr>
        <w:t>x</w:t>
      </w:r>
      <w:r w:rsidR="00C71101">
        <w:rPr>
          <w:rFonts w:ascii="Times New Roman" w:hAnsi="Times New Roman" w:hint="eastAsia"/>
          <w:sz w:val="24"/>
          <w:szCs w:val="24"/>
        </w:rPr>
        <w:t>个任务。</w:t>
      </w:r>
    </w:p>
    <w:p w:rsidR="00C71101" w:rsidRDefault="00C71101" w:rsidP="00FF4475">
      <w:pPr>
        <w:tabs>
          <w:tab w:val="left" w:pos="0"/>
        </w:tabs>
        <w:spacing w:line="400" w:lineRule="exact"/>
        <w:ind w:left="1" w:firstLineChars="174" w:firstLine="418"/>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2</w:t>
      </w:r>
      <w:r>
        <w:rPr>
          <w:rFonts w:ascii="Times New Roman" w:hAnsi="Times New Roman" w:hint="eastAsia"/>
          <w:sz w:val="24"/>
          <w:szCs w:val="24"/>
        </w:rPr>
        <w:t>：</w:t>
      </w:r>
      <w:bookmarkStart w:id="231" w:name="OLE_LINK70"/>
      <w:r>
        <w:rPr>
          <w:rFonts w:ascii="Times New Roman" w:hAnsi="Times New Roman" w:hint="eastAsia"/>
          <w:sz w:val="24"/>
          <w:szCs w:val="24"/>
        </w:rPr>
        <w:t>Controller</w:t>
      </w:r>
      <w:r>
        <w:rPr>
          <w:rFonts w:ascii="Times New Roman" w:hAnsi="Times New Roman" w:hint="eastAsia"/>
          <w:sz w:val="24"/>
          <w:szCs w:val="24"/>
        </w:rPr>
        <w:t>组件</w:t>
      </w:r>
      <w:bookmarkEnd w:id="231"/>
      <w:r>
        <w:rPr>
          <w:rFonts w:ascii="Times New Roman" w:hAnsi="Times New Roman" w:hint="eastAsia"/>
          <w:sz w:val="24"/>
          <w:szCs w:val="24"/>
        </w:rPr>
        <w:t>监控每个任务的运行状况，同时根据监控视频云平台</w:t>
      </w:r>
      <w:r w:rsidR="00592883">
        <w:rPr>
          <w:rFonts w:ascii="Times New Roman" w:hAnsi="Times New Roman" w:hint="eastAsia"/>
          <w:sz w:val="24"/>
          <w:szCs w:val="24"/>
        </w:rPr>
        <w:t>3</w:t>
      </w:r>
      <w:r>
        <w:rPr>
          <w:rFonts w:ascii="Times New Roman" w:hAnsi="Times New Roman" w:hint="eastAsia"/>
          <w:sz w:val="24"/>
          <w:szCs w:val="24"/>
        </w:rPr>
        <w:t>的反馈的信息实时更新集群每个节点的参数</w:t>
      </w:r>
      <m:oMath>
        <w:bookmarkStart w:id="232" w:name="OLE_LINK71"/>
        <w:bookmarkStart w:id="233" w:name="OLE_LINK72"/>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m:t>
                </m:r>
              </m:sub>
            </m:sSub>
          </m:e>
        </m:bar>
        <w:bookmarkEnd w:id="232"/>
        <w:bookmarkEnd w:id="233"/>
      </m:oMath>
    </w:p>
    <w:p w:rsidR="00C71101" w:rsidRDefault="00C71101" w:rsidP="00FF4475">
      <w:pPr>
        <w:spacing w:line="400" w:lineRule="exact"/>
        <w:ind w:left="1" w:firstLineChars="174" w:firstLine="418"/>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3</w:t>
      </w:r>
      <w:r>
        <w:rPr>
          <w:rFonts w:ascii="Times New Roman" w:hAnsi="Times New Roman" w:hint="eastAsia"/>
          <w:sz w:val="24"/>
          <w:szCs w:val="24"/>
        </w:rPr>
        <w:t>：每当集群中节点的</w:t>
      </w:r>
      <m:oMath>
        <m:bar>
          <m:barPr>
            <m:pos m:val="top"/>
            <m:ctrlPr>
              <w:rPr>
                <w:rFonts w:ascii="Cambria Math" w:hAnsi="Cambria Math"/>
                <w:sz w:val="24"/>
                <w:szCs w:val="24"/>
              </w:rPr>
            </m:ctrlPr>
          </m:barPr>
          <m:e>
            <m:sSub>
              <m:sSubPr>
                <m:ctrlPr>
                  <w:rPr>
                    <w:rFonts w:ascii="Cambria Math" w:hAnsi="Cambria Math"/>
                    <w:i/>
                    <w:sz w:val="24"/>
                    <w:szCs w:val="24"/>
                  </w:rPr>
                </m:ctrlPr>
              </m:sSubPr>
              <m:e>
                <m:r>
                  <w:rPr>
                    <w:rFonts w:ascii="Cambria Math" w:hAnsi="Cambria Math"/>
                    <w:sz w:val="24"/>
                    <w:szCs w:val="24"/>
                  </w:rPr>
                  <m:t>dpv</m:t>
                </m:r>
                <m:ctrlPr>
                  <w:rPr>
                    <w:rFonts w:ascii="Cambria Math" w:hAnsi="Cambria Math"/>
                    <w:sz w:val="24"/>
                    <w:szCs w:val="24"/>
                  </w:rPr>
                </m:ctrlPr>
              </m:e>
              <m:sub>
                <m:r>
                  <w:rPr>
                    <w:rFonts w:ascii="Cambria Math" w:hAnsi="Cambria Math"/>
                    <w:sz w:val="24"/>
                    <w:szCs w:val="24"/>
                  </w:rPr>
                  <m:t>∙j</m:t>
                </m:r>
              </m:sub>
            </m:sSub>
          </m:e>
        </m:bar>
      </m:oMath>
      <w:r>
        <w:rPr>
          <w:rFonts w:ascii="Times New Roman" w:hAnsi="Times New Roman" w:hint="eastAsia"/>
          <w:sz w:val="24"/>
          <w:szCs w:val="24"/>
        </w:rPr>
        <w:t>的参数发生变化后，都会使用</w:t>
      </w:r>
      <w:r>
        <w:rPr>
          <w:rFonts w:ascii="Times New Roman" w:hAnsi="Times New Roman" w:hint="eastAsia"/>
          <w:sz w:val="24"/>
          <w:szCs w:val="24"/>
        </w:rPr>
        <w:t>CTPM</w:t>
      </w:r>
      <w:r>
        <w:rPr>
          <w:rFonts w:ascii="Times New Roman" w:hAnsi="Times New Roman" w:hint="eastAsia"/>
          <w:sz w:val="24"/>
          <w:szCs w:val="24"/>
        </w:rPr>
        <w:t>模型，重新计算即将要分配给每个节点的</w:t>
      </w:r>
      <w:r w:rsidR="00B50DC2">
        <w:rPr>
          <w:rFonts w:ascii="Times New Roman" w:hAnsi="Times New Roman" w:hint="eastAsia"/>
          <w:sz w:val="24"/>
          <w:szCs w:val="24"/>
        </w:rPr>
        <w:t>任务集合</w:t>
      </w:r>
      <m:oMath>
        <m:sSub>
          <m:sSubPr>
            <m:ctrlPr>
              <w:rPr>
                <w:rFonts w:ascii="Cambria Math" w:hAnsi="Cambria Math"/>
                <w:sz w:val="24"/>
                <w:szCs w:val="24"/>
              </w:rPr>
            </m:ctrlPr>
          </m:sSubPr>
          <m:e>
            <m:r>
              <w:rPr>
                <w:rFonts w:ascii="Cambria Math" w:hAnsi="Cambria Math"/>
                <w:sz w:val="24"/>
                <w:szCs w:val="24"/>
              </w:rPr>
              <m:t>Job</m:t>
            </m:r>
          </m:e>
          <m:sub>
            <m:r>
              <w:rPr>
                <w:rFonts w:ascii="Cambria Math" w:hAnsi="Cambria Math"/>
                <w:sz w:val="24"/>
                <w:szCs w:val="24"/>
              </w:rPr>
              <m:t>j</m:t>
            </m:r>
          </m:sub>
        </m:sSub>
      </m:oMath>
      <w:r w:rsidR="00B50DC2">
        <w:rPr>
          <w:rFonts w:ascii="Times New Roman" w:hAnsi="Times New Roman" w:hint="eastAsia"/>
          <w:sz w:val="24"/>
          <w:szCs w:val="24"/>
        </w:rPr>
        <w:t>，每个节点的任务集合中所有未处理的任务所需要的时间就是这个节点即将到来的负载，记为</w:t>
      </w:r>
      <m:oMath>
        <w:bookmarkStart w:id="234" w:name="OLE_LINK73"/>
        <w:bookmarkStart w:id="235" w:name="OLE_LINK74"/>
        <m:sSub>
          <m:sSubPr>
            <m:ctrlPr>
              <w:rPr>
                <w:rFonts w:ascii="Cambria Math" w:hAnsi="Cambria Math"/>
                <w:sz w:val="24"/>
                <w:szCs w:val="24"/>
              </w:rPr>
            </m:ctrlPr>
          </m:sSubPr>
          <m:e>
            <m:r>
              <w:rPr>
                <w:rFonts w:ascii="Cambria Math" w:hAnsi="Cambria Math"/>
                <w:sz w:val="24"/>
                <w:szCs w:val="24"/>
              </w:rPr>
              <m:t>lt</m:t>
            </m:r>
          </m:e>
          <m:sub>
            <m:r>
              <w:rPr>
                <w:rFonts w:ascii="Cambria Math" w:hAnsi="Cambria Math"/>
                <w:sz w:val="24"/>
                <w:szCs w:val="24"/>
              </w:rPr>
              <m:t>j</m:t>
            </m:r>
          </m:sub>
        </m:sSub>
        <w:bookmarkEnd w:id="234"/>
        <w:bookmarkEnd w:id="235"/>
      </m:oMath>
      <w:r w:rsidR="00B50DC2">
        <w:rPr>
          <w:rFonts w:ascii="Times New Roman" w:hAnsi="Times New Roman" w:hint="eastAsia"/>
          <w:sz w:val="24"/>
          <w:szCs w:val="24"/>
        </w:rPr>
        <w:t>。</w:t>
      </w:r>
    </w:p>
    <w:p w:rsidR="00B50DC2" w:rsidRDefault="00B50DC2" w:rsidP="00FF4475">
      <w:pPr>
        <w:spacing w:line="400" w:lineRule="exact"/>
        <w:ind w:left="1" w:firstLineChars="174" w:firstLine="418"/>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4</w:t>
      </w:r>
      <w:r>
        <w:rPr>
          <w:rFonts w:ascii="Times New Roman" w:hAnsi="Times New Roman" w:hint="eastAsia"/>
          <w:sz w:val="24"/>
          <w:szCs w:val="24"/>
        </w:rPr>
        <w:t>：假设节点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jmax</m:t>
            </m:r>
          </m:sub>
        </m:sSub>
      </m:oMath>
      <w:r>
        <w:rPr>
          <w:rFonts w:ascii="Times New Roman" w:hAnsi="Times New Roman" w:hint="eastAsia"/>
          <w:sz w:val="24"/>
          <w:szCs w:val="24"/>
        </w:rPr>
        <w:t>拥有即将到来的最大负载，节点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m:t>
            </m:r>
            <m:r>
              <m:rPr>
                <m:sty m:val="p"/>
              </m:rPr>
              <w:rPr>
                <w:rFonts w:ascii="Cambria Math" w:hAnsi="Cambria Math"/>
                <w:sz w:val="24"/>
                <w:szCs w:val="24"/>
              </w:rPr>
              <m:t>in</m:t>
            </m:r>
          </m:sub>
        </m:sSub>
      </m:oMath>
      <w:r>
        <w:rPr>
          <w:rFonts w:ascii="Times New Roman" w:hAnsi="Times New Roman" w:hint="eastAsia"/>
          <w:sz w:val="24"/>
          <w:szCs w:val="24"/>
        </w:rPr>
        <w:t>拥有即将到来的最小负载，我们选择节点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jmax</m:t>
            </m:r>
          </m:sub>
        </m:sSub>
      </m:oMath>
      <w:r>
        <w:rPr>
          <w:rFonts w:ascii="Times New Roman" w:hAnsi="Times New Roman" w:hint="eastAsia"/>
          <w:sz w:val="24"/>
          <w:szCs w:val="24"/>
        </w:rPr>
        <w:t>的任务集合</w:t>
      </w:r>
      <m:oMath>
        <m:sSub>
          <m:sSubPr>
            <m:ctrlPr>
              <w:rPr>
                <w:rFonts w:ascii="Cambria Math" w:hAnsi="Cambria Math"/>
                <w:sz w:val="24"/>
                <w:szCs w:val="24"/>
              </w:rPr>
            </m:ctrlPr>
          </m:sSubPr>
          <m:e>
            <m:r>
              <w:rPr>
                <w:rFonts w:ascii="Cambria Math" w:hAnsi="Cambria Math"/>
                <w:sz w:val="24"/>
                <w:szCs w:val="24"/>
              </w:rPr>
              <m:t>Job</m:t>
            </m:r>
          </m:e>
          <m:sub>
            <m:r>
              <w:rPr>
                <w:rFonts w:ascii="Cambria Math" w:hAnsi="Cambria Math"/>
                <w:sz w:val="24"/>
                <w:szCs w:val="24"/>
              </w:rPr>
              <m:t>j</m:t>
            </m:r>
          </m:sub>
        </m:sSub>
      </m:oMath>
      <w:r>
        <w:rPr>
          <w:rFonts w:ascii="Times New Roman" w:hAnsi="Times New Roman" w:hint="eastAsia"/>
          <w:sz w:val="24"/>
          <w:szCs w:val="24"/>
        </w:rPr>
        <w:t>中需要时间最小的任务，记为</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jmax</m:t>
            </m:r>
          </m:sub>
          <m:sup>
            <m:r>
              <w:rPr>
                <w:rFonts w:ascii="Cambria Math" w:hAnsi="Cambria Math"/>
                <w:sz w:val="24"/>
                <w:szCs w:val="24"/>
              </w:rPr>
              <m:t>min</m:t>
            </m:r>
          </m:sup>
        </m:sSubSup>
      </m:oMath>
      <w:r>
        <w:rPr>
          <w:rFonts w:ascii="Times New Roman" w:hAnsi="Times New Roman" w:hint="eastAsia"/>
          <w:sz w:val="24"/>
          <w:szCs w:val="24"/>
        </w:rPr>
        <w:t>，同时我们定义公式（</w:t>
      </w:r>
      <w:r>
        <w:rPr>
          <w:rFonts w:ascii="Times New Roman" w:hAnsi="Times New Roman" w:hint="eastAsia"/>
          <w:sz w:val="24"/>
          <w:szCs w:val="24"/>
        </w:rPr>
        <w:t>9</w:t>
      </w:r>
      <w:r>
        <w:rPr>
          <w:rFonts w:ascii="Times New Roman" w:hAnsi="Times New Roman" w:hint="eastAsia"/>
          <w:sz w:val="24"/>
          <w:szCs w:val="24"/>
        </w:rPr>
        <w:t>）</w:t>
      </w:r>
    </w:p>
    <w:p w:rsidR="009411AB" w:rsidRPr="005805FF" w:rsidRDefault="009411AB"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m:oMath>
        <m:r>
          <m:rPr>
            <m:sty m:val="p"/>
          </m:rPr>
          <w:rPr>
            <w:rFonts w:ascii="Cambria Math" w:hAnsi="Cambria Math"/>
            <w:sz w:val="24"/>
            <w:szCs w:val="24"/>
          </w:rPr>
          <m:t>y=</m:t>
        </m:r>
        <m:d>
          <m:dPr>
            <m:begChr m:val="|"/>
            <m:endChr m:val="|"/>
            <m:ctrlPr>
              <w:rPr>
                <w:rFonts w:ascii="Cambria Math" w:hAnsi="Cambria Math"/>
                <w:sz w:val="24"/>
                <w:szCs w:val="24"/>
              </w:rPr>
            </m:ctrlPr>
          </m:dPr>
          <m:e>
            <m:sSub>
              <m:sSubPr>
                <m:ctrlPr>
                  <w:rPr>
                    <w:rFonts w:ascii="Cambria Math" w:hAnsi="Cambria Math"/>
                    <w:i/>
                    <w:sz w:val="24"/>
                    <w:szCs w:val="24"/>
                  </w:rPr>
                </m:ctrlPr>
              </m:sSubPr>
              <m:e>
                <m:r>
                  <w:rPr>
                    <w:rFonts w:ascii="Cambria Math" w:hAnsi="Cambria Math"/>
                    <w:sz w:val="24"/>
                    <w:szCs w:val="24"/>
                  </w:rPr>
                  <m:t>lt</m:t>
                </m:r>
              </m:e>
              <m:sub>
                <m:r>
                  <w:rPr>
                    <w:rFonts w:ascii="Cambria Math" w:hAnsi="Cambria Math"/>
                    <w:sz w:val="24"/>
                    <w:szCs w:val="24"/>
                  </w:rPr>
                  <m:t>jmax</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lt</m:t>
                </m:r>
              </m:e>
              <m:sub>
                <m:r>
                  <w:rPr>
                    <w:rFonts w:ascii="Cambria Math" w:hAnsi="Cambria Math"/>
                    <w:sz w:val="24"/>
                    <w:szCs w:val="24"/>
                  </w:rPr>
                  <m:t>min</m:t>
                </m:r>
              </m:sub>
            </m:sSub>
          </m:e>
        </m:d>
      </m:oMath>
      <w:r>
        <w:rPr>
          <w:rFonts w:ascii="Times New Roman" w:hAnsi="Times New Roman" w:hint="eastAsia"/>
          <w:sz w:val="24"/>
          <w:szCs w:val="24"/>
        </w:rPr>
        <w:tab/>
        <w:t>(9)</w:t>
      </w:r>
    </w:p>
    <w:p w:rsidR="00B50DC2" w:rsidRDefault="005805FF" w:rsidP="00FF4475">
      <w:pPr>
        <w:tabs>
          <w:tab w:val="left" w:pos="0"/>
        </w:tabs>
        <w:spacing w:line="400" w:lineRule="exact"/>
        <w:jc w:val="both"/>
        <w:rPr>
          <w:rFonts w:ascii="Times New Roman" w:hAnsi="Times New Roman"/>
          <w:sz w:val="24"/>
          <w:szCs w:val="24"/>
        </w:rPr>
      </w:pPr>
      <w:r>
        <w:rPr>
          <w:rFonts w:ascii="Times New Roman" w:hAnsi="Times New Roman" w:hint="eastAsia"/>
          <w:sz w:val="24"/>
          <w:szCs w:val="24"/>
        </w:rPr>
        <w:tab/>
      </w:r>
      <w:r w:rsidR="009411AB">
        <w:rPr>
          <w:rFonts w:ascii="Times New Roman" w:hAnsi="Times New Roman" w:hint="eastAsia"/>
          <w:sz w:val="24"/>
          <w:szCs w:val="24"/>
        </w:rPr>
        <w:t>如果我们将任务</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jmax</m:t>
            </m:r>
          </m:sub>
          <m:sup>
            <m:r>
              <w:rPr>
                <w:rFonts w:ascii="Cambria Math" w:hAnsi="Cambria Math"/>
                <w:sz w:val="24"/>
                <w:szCs w:val="24"/>
              </w:rPr>
              <m:t>min</m:t>
            </m:r>
          </m:sup>
        </m:sSubSup>
      </m:oMath>
      <w:r w:rsidR="009411AB">
        <w:rPr>
          <w:rFonts w:ascii="Times New Roman" w:hAnsi="Times New Roman" w:hint="eastAsia"/>
          <w:sz w:val="24"/>
          <w:szCs w:val="24"/>
        </w:rPr>
        <w:t>从节点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jmax</m:t>
            </m:r>
          </m:sub>
        </m:sSub>
      </m:oMath>
      <w:r w:rsidR="009411AB">
        <w:rPr>
          <w:rFonts w:ascii="Times New Roman" w:hAnsi="Times New Roman" w:hint="eastAsia"/>
          <w:sz w:val="24"/>
          <w:szCs w:val="24"/>
        </w:rPr>
        <w:t>迁移到节点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m:t>
            </m:r>
            <m:r>
              <m:rPr>
                <m:sty m:val="p"/>
              </m:rPr>
              <w:rPr>
                <w:rFonts w:ascii="Cambria Math" w:hAnsi="Cambria Math"/>
                <w:sz w:val="24"/>
                <w:szCs w:val="24"/>
              </w:rPr>
              <m:t>in</m:t>
            </m:r>
          </m:sub>
        </m:sSub>
      </m:oMath>
      <w:r w:rsidR="009411AB">
        <w:rPr>
          <w:rFonts w:ascii="Times New Roman" w:hAnsi="Times New Roman" w:hint="eastAsia"/>
          <w:sz w:val="24"/>
          <w:szCs w:val="24"/>
        </w:rPr>
        <w:t>之后，我们需要重新计算</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jmax</m:t>
            </m:r>
          </m:sub>
          <m:sup>
            <m:r>
              <w:rPr>
                <w:rFonts w:ascii="Cambria Math" w:hAnsi="Cambria Math"/>
                <w:sz w:val="24"/>
                <w:szCs w:val="24"/>
              </w:rPr>
              <m:t>min</m:t>
            </m:r>
          </m:sup>
        </m:sSubSup>
      </m:oMath>
      <w:r w:rsidR="009411AB">
        <w:rPr>
          <w:rFonts w:ascii="Times New Roman" w:hAnsi="Times New Roman" w:hint="eastAsia"/>
          <w:sz w:val="24"/>
          <w:szCs w:val="24"/>
        </w:rPr>
        <w:t>在节点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m:t>
            </m:r>
            <m:r>
              <m:rPr>
                <m:sty m:val="p"/>
              </m:rPr>
              <w:rPr>
                <w:rFonts w:ascii="Cambria Math" w:hAnsi="Cambria Math"/>
                <w:sz w:val="24"/>
                <w:szCs w:val="24"/>
              </w:rPr>
              <m:t>in</m:t>
            </m:r>
          </m:sub>
        </m:sSub>
      </m:oMath>
      <w:r w:rsidR="009411AB">
        <w:rPr>
          <w:rFonts w:ascii="Times New Roman" w:hAnsi="Times New Roman" w:hint="eastAsia"/>
          <w:sz w:val="24"/>
          <w:szCs w:val="24"/>
        </w:rPr>
        <w:t>上的所需要的实际时间，记为</w:t>
      </w:r>
      <m:oMath>
        <m:sSubSup>
          <m:sSubSupPr>
            <m:ctrlPr>
              <w:rPr>
                <w:rFonts w:ascii="Cambria Math" w:hAnsi="Cambria Math"/>
                <w:sz w:val="24"/>
                <w:szCs w:val="24"/>
              </w:rPr>
            </m:ctrlPr>
          </m:sSubSupPr>
          <m:e>
            <m:r>
              <w:rPr>
                <w:rFonts w:ascii="Cambria Math" w:hAnsi="Cambria Math"/>
                <w:sz w:val="24"/>
                <w:szCs w:val="24"/>
              </w:rPr>
              <m:t>t</m:t>
            </m:r>
          </m:e>
          <m:sub>
            <m:r>
              <w:rPr>
                <w:rFonts w:ascii="Cambria Math" w:hAnsi="Cambria Math"/>
                <w:sz w:val="24"/>
                <w:szCs w:val="24"/>
              </w:rPr>
              <m:t>jmin</m:t>
            </m:r>
          </m:sub>
          <m:sup>
            <m:r>
              <w:rPr>
                <w:rFonts w:ascii="Cambria Math" w:hAnsi="Cambria Math"/>
                <w:sz w:val="24"/>
                <w:szCs w:val="24"/>
              </w:rPr>
              <m:t>m</m:t>
            </m:r>
          </m:sup>
        </m:sSubSup>
      </m:oMath>
      <w:r w:rsidR="009411AB">
        <w:rPr>
          <w:rFonts w:ascii="Times New Roman" w:hAnsi="Times New Roman" w:hint="eastAsia"/>
          <w:sz w:val="24"/>
          <w:szCs w:val="24"/>
        </w:rPr>
        <w:t>，之后我们通过公式（</w:t>
      </w:r>
      <w:r w:rsidR="009411AB">
        <w:rPr>
          <w:rFonts w:ascii="Times New Roman" w:hAnsi="Times New Roman" w:hint="eastAsia"/>
          <w:sz w:val="24"/>
          <w:szCs w:val="24"/>
        </w:rPr>
        <w:t>10</w:t>
      </w:r>
      <w:r w:rsidR="009411AB">
        <w:rPr>
          <w:rFonts w:ascii="Times New Roman" w:hAnsi="Times New Roman" w:hint="eastAsia"/>
          <w:sz w:val="24"/>
          <w:szCs w:val="24"/>
        </w:rPr>
        <w:t>）：</w:t>
      </w:r>
    </w:p>
    <w:p w:rsidR="009411AB" w:rsidRDefault="009411AB" w:rsidP="00FF4475">
      <w:pPr>
        <w:tabs>
          <w:tab w:val="left" w:pos="426"/>
          <w:tab w:val="left" w:pos="1843"/>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m:oMath>
        <m:r>
          <w:rPr>
            <w:rFonts w:ascii="Cambria Math" w:hAnsi="Cambria Math"/>
            <w:sz w:val="24"/>
            <w:szCs w:val="24"/>
          </w:rPr>
          <m:t>z</m:t>
        </m:r>
        <m:r>
          <m:rPr>
            <m:sty m:val="p"/>
          </m:rPr>
          <w:rPr>
            <w:rFonts w:ascii="Cambria Math" w:hAnsi="Cambria Math"/>
            <w:sz w:val="24"/>
            <w:szCs w:val="24"/>
          </w:rPr>
          <m:t>=</m:t>
        </m:r>
        <m:d>
          <m:dPr>
            <m:begChr m:val="|"/>
            <m:endChr m:val="|"/>
            <m:ctrlPr>
              <w:rPr>
                <w:rFonts w:ascii="Cambria Math" w:hAnsi="Cambria Math"/>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lt</m:t>
                    </m:r>
                  </m:e>
                  <m:sub>
                    <m:r>
                      <w:rPr>
                        <w:rFonts w:ascii="Cambria Math" w:hAnsi="Cambria Math"/>
                        <w:sz w:val="24"/>
                        <w:szCs w:val="24"/>
                      </w:rPr>
                      <m:t>jmax</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jmax</m:t>
                    </m:r>
                  </m:sub>
                  <m:sup>
                    <m:r>
                      <w:rPr>
                        <w:rFonts w:ascii="Cambria Math" w:hAnsi="Cambria Math"/>
                        <w:sz w:val="24"/>
                        <w:szCs w:val="24"/>
                      </w:rPr>
                      <m:t>m</m:t>
                    </m:r>
                  </m:sup>
                </m:sSubSup>
              </m:e>
            </m:d>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lt</m:t>
                </m:r>
              </m:e>
              <m:sub>
                <m:r>
                  <w:rPr>
                    <w:rFonts w:ascii="Cambria Math" w:hAnsi="Cambria Math"/>
                    <w:sz w:val="24"/>
                    <w:szCs w:val="24"/>
                  </w:rPr>
                  <m:t>jmin</m:t>
                </m:r>
              </m:sub>
            </m:sSub>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jmin</m:t>
                </m:r>
              </m:sub>
              <m:sup>
                <m:r>
                  <w:rPr>
                    <w:rFonts w:ascii="Cambria Math" w:hAnsi="Cambria Math"/>
                    <w:sz w:val="24"/>
                    <w:szCs w:val="24"/>
                  </w:rPr>
                  <m:t>m</m:t>
                </m:r>
              </m:sup>
            </m:sSubSup>
            <m:r>
              <w:rPr>
                <w:rFonts w:ascii="Cambria Math" w:hAnsi="Cambria Math"/>
                <w:sz w:val="24"/>
                <w:szCs w:val="24"/>
              </w:rPr>
              <m:t>)</m:t>
            </m:r>
          </m:e>
        </m:d>
      </m:oMath>
      <w:r>
        <w:rPr>
          <w:rFonts w:ascii="Times New Roman" w:hAnsi="Times New Roman" w:hint="eastAsia"/>
          <w:sz w:val="24"/>
          <w:szCs w:val="24"/>
        </w:rPr>
        <w:tab/>
        <w:t>(10)</w:t>
      </w:r>
    </w:p>
    <w:p w:rsidR="00E0681D" w:rsidRDefault="00E0681D" w:rsidP="00FF4475">
      <w:pPr>
        <w:tabs>
          <w:tab w:val="left" w:pos="1365"/>
          <w:tab w:val="left" w:pos="7938"/>
        </w:tabs>
        <w:spacing w:line="400" w:lineRule="exact"/>
        <w:jc w:val="both"/>
        <w:rPr>
          <w:rFonts w:ascii="Times New Roman" w:hAnsi="Times New Roman"/>
          <w:sz w:val="24"/>
          <w:szCs w:val="24"/>
        </w:rPr>
      </w:pPr>
      <w:r>
        <w:rPr>
          <w:rFonts w:ascii="Times New Roman" w:hAnsi="Times New Roman" w:hint="eastAsia"/>
          <w:sz w:val="24"/>
          <w:szCs w:val="24"/>
        </w:rPr>
        <w:lastRenderedPageBreak/>
        <w:t>其中</w:t>
      </w:r>
      <m:oMath>
        <m:sSubSup>
          <m:sSubSupPr>
            <m:ctrlPr>
              <w:rPr>
                <w:rFonts w:ascii="Cambria Math" w:hAnsi="Cambria Math"/>
                <w:i/>
                <w:sz w:val="24"/>
                <w:szCs w:val="24"/>
              </w:rPr>
            </m:ctrlPr>
          </m:sSubSupPr>
          <m:e>
            <m:r>
              <w:rPr>
                <w:rFonts w:ascii="Cambria Math" w:hAnsi="Cambria Math"/>
                <w:sz w:val="24"/>
                <w:szCs w:val="24"/>
              </w:rPr>
              <m:t>t</m:t>
            </m:r>
          </m:e>
          <m:sub>
            <m:r>
              <w:rPr>
                <w:rFonts w:ascii="Cambria Math" w:hAnsi="Cambria Math"/>
                <w:sz w:val="24"/>
                <w:szCs w:val="24"/>
              </w:rPr>
              <m:t>jmax</m:t>
            </m:r>
          </m:sub>
          <m:sup>
            <m:r>
              <w:rPr>
                <w:rFonts w:ascii="Cambria Math" w:hAnsi="Cambria Math"/>
                <w:sz w:val="24"/>
                <w:szCs w:val="24"/>
              </w:rPr>
              <m:t>m</m:t>
            </m:r>
          </m:sup>
        </m:sSubSup>
      </m:oMath>
      <w:r>
        <w:rPr>
          <w:rFonts w:ascii="Times New Roman" w:hAnsi="Times New Roman" w:hint="eastAsia"/>
          <w:sz w:val="24"/>
          <w:szCs w:val="24"/>
        </w:rPr>
        <w:t>是任务</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jmax</m:t>
            </m:r>
          </m:sub>
          <m:sup>
            <m:r>
              <w:rPr>
                <w:rFonts w:ascii="Cambria Math" w:hAnsi="Cambria Math"/>
                <w:sz w:val="24"/>
                <w:szCs w:val="24"/>
              </w:rPr>
              <m:t>min</m:t>
            </m:r>
          </m:sup>
        </m:sSubSup>
      </m:oMath>
      <w:r>
        <w:rPr>
          <w:rFonts w:ascii="Times New Roman" w:hAnsi="Times New Roman" w:hint="eastAsia"/>
          <w:sz w:val="24"/>
          <w:szCs w:val="24"/>
        </w:rPr>
        <w:t>在节点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jmax</m:t>
            </m:r>
          </m:sub>
        </m:sSub>
      </m:oMath>
      <w:r>
        <w:rPr>
          <w:rFonts w:ascii="Times New Roman" w:hAnsi="Times New Roman" w:hint="eastAsia"/>
          <w:sz w:val="24"/>
          <w:szCs w:val="24"/>
        </w:rPr>
        <w:t>上的运行时间，如果</w:t>
      </w:r>
    </w:p>
    <w:p w:rsidR="00E0681D" w:rsidRPr="009411AB" w:rsidRDefault="00E0681D" w:rsidP="00FF4475">
      <w:pPr>
        <w:tabs>
          <w:tab w:val="left" w:pos="426"/>
          <w:tab w:val="left" w:pos="3686"/>
          <w:tab w:val="left" w:pos="7938"/>
        </w:tabs>
        <w:spacing w:line="400" w:lineRule="exact"/>
        <w:jc w:val="both"/>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ab/>
      </w:r>
      <m:oMath>
        <m:r>
          <w:rPr>
            <w:rFonts w:ascii="Cambria Math" w:hAnsi="Cambria Math"/>
            <w:sz w:val="24"/>
            <w:szCs w:val="24"/>
          </w:rPr>
          <m:t>y-z&gt;thrsh</m:t>
        </m:r>
      </m:oMath>
      <w:r>
        <w:rPr>
          <w:rFonts w:ascii="Times New Roman" w:hAnsi="Times New Roman" w:hint="eastAsia"/>
          <w:sz w:val="24"/>
          <w:szCs w:val="24"/>
        </w:rPr>
        <w:tab/>
        <w:t>(11)</w:t>
      </w:r>
    </w:p>
    <w:p w:rsidR="005805FF" w:rsidRDefault="00E0681D" w:rsidP="00FF4475">
      <w:pPr>
        <w:tabs>
          <w:tab w:val="left" w:pos="0"/>
          <w:tab w:val="left" w:pos="426"/>
          <w:tab w:val="left" w:pos="7938"/>
        </w:tabs>
        <w:spacing w:line="400" w:lineRule="exact"/>
        <w:ind w:left="2"/>
        <w:jc w:val="both"/>
        <w:rPr>
          <w:rFonts w:ascii="Times New Roman" w:hAnsi="Times New Roman"/>
          <w:sz w:val="24"/>
          <w:szCs w:val="24"/>
        </w:rPr>
      </w:pPr>
      <w:r>
        <w:rPr>
          <w:rFonts w:ascii="Times New Roman" w:hAnsi="Times New Roman" w:hint="eastAsia"/>
          <w:sz w:val="24"/>
          <w:szCs w:val="24"/>
        </w:rPr>
        <w:t>其中</w:t>
      </w:r>
      <w:r w:rsidRPr="00E0681D">
        <w:rPr>
          <w:rFonts w:ascii="Times New Roman" w:hAnsi="Times New Roman" w:hint="eastAsia"/>
          <w:i/>
          <w:sz w:val="24"/>
          <w:szCs w:val="24"/>
        </w:rPr>
        <w:t>thrsh</w:t>
      </w:r>
      <w:r>
        <w:rPr>
          <w:rFonts w:ascii="Times New Roman" w:hAnsi="Times New Roman" w:hint="eastAsia"/>
          <w:sz w:val="24"/>
          <w:szCs w:val="24"/>
        </w:rPr>
        <w:t>是给定的阈值，如果调度满足公式（</w:t>
      </w:r>
      <w:r>
        <w:rPr>
          <w:rFonts w:ascii="Times New Roman" w:hAnsi="Times New Roman" w:hint="eastAsia"/>
          <w:sz w:val="24"/>
          <w:szCs w:val="24"/>
        </w:rPr>
        <w:t>11</w:t>
      </w:r>
      <w:r>
        <w:rPr>
          <w:rFonts w:ascii="Times New Roman" w:hAnsi="Times New Roman" w:hint="eastAsia"/>
          <w:sz w:val="24"/>
          <w:szCs w:val="24"/>
        </w:rPr>
        <w:t>）的条件，</w:t>
      </w:r>
      <w:r>
        <w:rPr>
          <w:rFonts w:ascii="Times New Roman" w:hAnsi="Times New Roman" w:hint="eastAsia"/>
          <w:sz w:val="24"/>
          <w:szCs w:val="24"/>
        </w:rPr>
        <w:t>Controller</w:t>
      </w:r>
      <w:r>
        <w:rPr>
          <w:rFonts w:ascii="Times New Roman" w:hAnsi="Times New Roman" w:hint="eastAsia"/>
          <w:sz w:val="24"/>
          <w:szCs w:val="24"/>
        </w:rPr>
        <w:t>组件则将任务</w:t>
      </w:r>
      <m:oMath>
        <m:sSubSup>
          <m:sSubSupPr>
            <m:ctrlPr>
              <w:rPr>
                <w:rFonts w:ascii="Cambria Math" w:hAnsi="Cambria Math"/>
                <w:sz w:val="24"/>
                <w:szCs w:val="24"/>
              </w:rPr>
            </m:ctrlPr>
          </m:sSubSupPr>
          <m:e>
            <m:r>
              <w:rPr>
                <w:rFonts w:ascii="Cambria Math" w:hAnsi="Cambria Math"/>
                <w:sz w:val="24"/>
                <w:szCs w:val="24"/>
              </w:rPr>
              <m:t>j</m:t>
            </m:r>
          </m:e>
          <m:sub>
            <m:r>
              <w:rPr>
                <w:rFonts w:ascii="Cambria Math" w:hAnsi="Cambria Math"/>
                <w:sz w:val="24"/>
                <w:szCs w:val="24"/>
              </w:rPr>
              <m:t>jmax</m:t>
            </m:r>
          </m:sub>
          <m:sup>
            <m:r>
              <w:rPr>
                <w:rFonts w:ascii="Cambria Math" w:hAnsi="Cambria Math"/>
                <w:sz w:val="24"/>
                <w:szCs w:val="24"/>
              </w:rPr>
              <m:t>min</m:t>
            </m:r>
          </m:sup>
        </m:sSubSup>
      </m:oMath>
      <w:r>
        <w:rPr>
          <w:rFonts w:ascii="Times New Roman" w:hAnsi="Times New Roman" w:hint="eastAsia"/>
          <w:sz w:val="24"/>
          <w:szCs w:val="24"/>
        </w:rPr>
        <w:t>从节点</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jmax</m:t>
            </m:r>
          </m:sub>
        </m:sSub>
      </m:oMath>
      <w:r>
        <w:rPr>
          <w:rFonts w:ascii="Times New Roman" w:hAnsi="Times New Roman" w:hint="eastAsia"/>
          <w:sz w:val="24"/>
          <w:szCs w:val="24"/>
        </w:rPr>
        <w:t>调度到</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jm</m:t>
            </m:r>
            <m:r>
              <m:rPr>
                <m:sty m:val="p"/>
              </m:rPr>
              <w:rPr>
                <w:rFonts w:ascii="Cambria Math" w:hAnsi="Cambria Math"/>
                <w:sz w:val="24"/>
                <w:szCs w:val="24"/>
              </w:rPr>
              <m:t>in</m:t>
            </m:r>
          </m:sub>
        </m:sSub>
      </m:oMath>
      <w:r>
        <w:rPr>
          <w:rFonts w:ascii="Times New Roman" w:hAnsi="Times New Roman" w:hint="eastAsia"/>
          <w:sz w:val="24"/>
          <w:szCs w:val="24"/>
        </w:rPr>
        <w:t>上，同时更新两个节点上负载。</w:t>
      </w:r>
    </w:p>
    <w:p w:rsidR="005805FF" w:rsidRDefault="00E0681D" w:rsidP="00FF4475">
      <w:pPr>
        <w:tabs>
          <w:tab w:val="left" w:pos="0"/>
          <w:tab w:val="left" w:pos="7938"/>
        </w:tabs>
        <w:spacing w:line="400" w:lineRule="exact"/>
        <w:ind w:left="2" w:firstLineChars="176" w:firstLine="422"/>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5</w:t>
      </w:r>
      <w:r>
        <w:rPr>
          <w:rFonts w:ascii="Times New Roman" w:hAnsi="Times New Roman" w:hint="eastAsia"/>
          <w:sz w:val="24"/>
          <w:szCs w:val="24"/>
        </w:rPr>
        <w:t>：重复步骤</w:t>
      </w:r>
      <w:r>
        <w:rPr>
          <w:rFonts w:ascii="Times New Roman" w:hAnsi="Times New Roman" w:hint="eastAsia"/>
          <w:sz w:val="24"/>
          <w:szCs w:val="24"/>
        </w:rPr>
        <w:t>4</w:t>
      </w:r>
      <w:r>
        <w:rPr>
          <w:rFonts w:ascii="Times New Roman" w:hAnsi="Times New Roman" w:hint="eastAsia"/>
          <w:sz w:val="24"/>
          <w:szCs w:val="24"/>
        </w:rPr>
        <w:t>，直到没有任务需要进行移动。</w:t>
      </w:r>
    </w:p>
    <w:p w:rsidR="005805FF" w:rsidRDefault="00E0681D" w:rsidP="00FF4475">
      <w:pPr>
        <w:tabs>
          <w:tab w:val="left" w:pos="0"/>
          <w:tab w:val="left" w:pos="7938"/>
        </w:tabs>
        <w:spacing w:line="400" w:lineRule="exact"/>
        <w:ind w:left="2" w:firstLineChars="176" w:firstLine="422"/>
        <w:jc w:val="both"/>
        <w:rPr>
          <w:rFonts w:ascii="Times New Roman" w:hAnsi="Times New Roman"/>
          <w:sz w:val="24"/>
          <w:szCs w:val="24"/>
        </w:rPr>
      </w:pPr>
      <w:r>
        <w:rPr>
          <w:rFonts w:ascii="Times New Roman" w:hAnsi="Times New Roman" w:hint="eastAsia"/>
          <w:sz w:val="24"/>
          <w:szCs w:val="24"/>
        </w:rPr>
        <w:t>步骤</w:t>
      </w:r>
      <w:r>
        <w:rPr>
          <w:rFonts w:ascii="Times New Roman" w:hAnsi="Times New Roman" w:hint="eastAsia"/>
          <w:sz w:val="24"/>
          <w:szCs w:val="24"/>
        </w:rPr>
        <w:t>6</w:t>
      </w:r>
      <w:r>
        <w:rPr>
          <w:rFonts w:ascii="Times New Roman" w:hAnsi="Times New Roman" w:hint="eastAsia"/>
          <w:sz w:val="24"/>
          <w:szCs w:val="24"/>
        </w:rPr>
        <w:t>：重复步骤</w:t>
      </w:r>
      <w:r>
        <w:rPr>
          <w:rFonts w:ascii="Times New Roman" w:hAnsi="Times New Roman" w:hint="eastAsia"/>
          <w:sz w:val="24"/>
          <w:szCs w:val="24"/>
        </w:rPr>
        <w:t>1-5</w:t>
      </w:r>
      <w:r>
        <w:rPr>
          <w:rFonts w:ascii="Times New Roman" w:hAnsi="Times New Roman" w:hint="eastAsia"/>
          <w:sz w:val="24"/>
          <w:szCs w:val="24"/>
        </w:rPr>
        <w:t>，直到所有的任务执行完毕。</w:t>
      </w:r>
    </w:p>
    <w:p w:rsidR="002E018D" w:rsidRDefault="00E0681D" w:rsidP="00010BAE">
      <w:pPr>
        <w:tabs>
          <w:tab w:val="left" w:pos="0"/>
          <w:tab w:val="left" w:pos="7938"/>
        </w:tabs>
        <w:spacing w:line="400" w:lineRule="exact"/>
        <w:ind w:firstLineChars="176" w:firstLine="422"/>
        <w:jc w:val="both"/>
        <w:rPr>
          <w:rFonts w:ascii="Times New Roman" w:hAnsi="Times New Roman"/>
          <w:sz w:val="24"/>
          <w:szCs w:val="24"/>
        </w:rPr>
      </w:pPr>
      <w:r>
        <w:rPr>
          <w:rFonts w:ascii="Times New Roman" w:hAnsi="Times New Roman" w:hint="eastAsia"/>
          <w:sz w:val="24"/>
          <w:szCs w:val="24"/>
        </w:rPr>
        <w:t>具体实现的伪代码如算法</w:t>
      </w:r>
      <w:r>
        <w:rPr>
          <w:rFonts w:ascii="Times New Roman" w:hAnsi="Times New Roman" w:hint="eastAsia"/>
          <w:sz w:val="24"/>
          <w:szCs w:val="24"/>
        </w:rPr>
        <w:t>2</w:t>
      </w:r>
      <w:r>
        <w:rPr>
          <w:rFonts w:ascii="Times New Roman" w:hAnsi="Times New Roman" w:hint="eastAsia"/>
          <w:sz w:val="24"/>
          <w:szCs w:val="24"/>
        </w:rPr>
        <w:t>所示：</w:t>
      </w:r>
    </w:p>
    <w:p w:rsidR="00E0681D" w:rsidRPr="00E0681D" w:rsidRDefault="00E0681D" w:rsidP="00B87AF6">
      <w:pPr>
        <w:pBdr>
          <w:top w:val="single" w:sz="6" w:space="1" w:color="auto"/>
          <w:bottom w:val="single" w:sz="6" w:space="1" w:color="auto"/>
        </w:pBdr>
        <w:tabs>
          <w:tab w:val="left" w:pos="426"/>
          <w:tab w:val="left" w:pos="1365"/>
          <w:tab w:val="left" w:pos="7938"/>
        </w:tabs>
        <w:spacing w:line="400" w:lineRule="exact"/>
        <w:rPr>
          <w:rFonts w:ascii="Times New Roman" w:hAnsi="Times New Roman"/>
          <w:b/>
          <w:sz w:val="24"/>
          <w:szCs w:val="24"/>
        </w:rPr>
      </w:pPr>
      <w:r w:rsidRPr="00E0681D">
        <w:rPr>
          <w:rFonts w:ascii="Times New Roman" w:hAnsi="Times New Roman" w:hint="eastAsia"/>
          <w:b/>
          <w:sz w:val="24"/>
          <w:szCs w:val="24"/>
        </w:rPr>
        <w:t>算法</w:t>
      </w:r>
      <w:r w:rsidRPr="00E0681D">
        <w:rPr>
          <w:rFonts w:ascii="Times New Roman" w:hAnsi="Times New Roman" w:hint="eastAsia"/>
          <w:b/>
          <w:sz w:val="24"/>
          <w:szCs w:val="24"/>
        </w:rPr>
        <w:t>2</w:t>
      </w:r>
      <w:r w:rsidR="00392BC1">
        <w:rPr>
          <w:rFonts w:ascii="Times New Roman" w:hAnsi="Times New Roman" w:hint="eastAsia"/>
          <w:sz w:val="24"/>
          <w:szCs w:val="24"/>
        </w:rPr>
        <w:t>数据迁移算法</w:t>
      </w:r>
    </w:p>
    <w:p w:rsidR="008B207E" w:rsidRDefault="008B207E" w:rsidP="00B87AF6">
      <w:pPr>
        <w:pStyle w:val="a5"/>
        <w:numPr>
          <w:ilvl w:val="0"/>
          <w:numId w:val="7"/>
        </w:numPr>
        <w:spacing w:line="400" w:lineRule="exact"/>
        <w:ind w:firstLineChars="0"/>
        <w:rPr>
          <w:b/>
          <w:sz w:val="24"/>
        </w:rPr>
      </w:pPr>
      <w:r w:rsidRPr="008B207E">
        <w:rPr>
          <w:b/>
          <w:sz w:val="24"/>
        </w:rPr>
        <w:t>W</w:t>
      </w:r>
      <w:r w:rsidRPr="008B207E">
        <w:rPr>
          <w:rFonts w:hint="eastAsia"/>
          <w:b/>
          <w:sz w:val="24"/>
        </w:rPr>
        <w:t>hille</w:t>
      </w:r>
      <w:r w:rsidRPr="008B207E">
        <w:rPr>
          <w:rFonts w:hint="eastAsia"/>
          <w:sz w:val="24"/>
        </w:rPr>
        <w:t>所有的任务集合</w:t>
      </w:r>
      <m:oMath>
        <m:sSub>
          <m:sSubPr>
            <m:ctrlPr>
              <w:rPr>
                <w:rFonts w:ascii="Cambria Math" w:hAnsi="Cambria Math"/>
                <w:sz w:val="24"/>
              </w:rPr>
            </m:ctrlPr>
          </m:sSubPr>
          <m:e>
            <m:r>
              <w:rPr>
                <w:rFonts w:ascii="Cambria Math" w:hAnsi="Cambria Math"/>
                <w:sz w:val="24"/>
              </w:rPr>
              <m:t>Job</m:t>
            </m:r>
          </m:e>
          <m:sub>
            <m:r>
              <w:rPr>
                <w:rFonts w:ascii="Cambria Math" w:hAnsi="Cambria Math"/>
                <w:sz w:val="24"/>
              </w:rPr>
              <m:t>j</m:t>
            </m:r>
          </m:sub>
        </m:sSub>
      </m:oMath>
      <w:r w:rsidRPr="008B207E">
        <w:rPr>
          <w:rFonts w:hint="eastAsia"/>
          <w:sz w:val="24"/>
        </w:rPr>
        <w:t>不为空</w:t>
      </w:r>
      <w:r w:rsidRPr="008B207E">
        <w:rPr>
          <w:rFonts w:hint="eastAsia"/>
          <w:b/>
          <w:sz w:val="24"/>
        </w:rPr>
        <w:t>do</w:t>
      </w:r>
    </w:p>
    <w:p w:rsidR="00204F8F" w:rsidRDefault="00204F8F" w:rsidP="00B87AF6">
      <w:pPr>
        <w:pStyle w:val="a5"/>
        <w:numPr>
          <w:ilvl w:val="0"/>
          <w:numId w:val="7"/>
        </w:numPr>
        <w:spacing w:line="400" w:lineRule="exact"/>
        <w:ind w:left="425" w:hangingChars="177" w:hanging="425"/>
        <w:rPr>
          <w:sz w:val="24"/>
        </w:rPr>
      </w:pPr>
      <w:r w:rsidRPr="00204F8F">
        <w:rPr>
          <w:rFonts w:hint="eastAsia"/>
          <w:sz w:val="24"/>
        </w:rPr>
        <w:t>每个节点</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j</m:t>
            </m:r>
          </m:sub>
        </m:sSub>
      </m:oMath>
      <w:r>
        <w:rPr>
          <w:rFonts w:hint="eastAsia"/>
          <w:sz w:val="24"/>
        </w:rPr>
        <w:t>运行其任务集合中前</w:t>
      </w:r>
      <w:r w:rsidRPr="00204F8F">
        <w:rPr>
          <w:rFonts w:hint="eastAsia"/>
          <w:i/>
          <w:sz w:val="24"/>
        </w:rPr>
        <w:t>x</w:t>
      </w:r>
      <w:r>
        <w:rPr>
          <w:rFonts w:hint="eastAsia"/>
          <w:sz w:val="24"/>
        </w:rPr>
        <w:t>个任务，然后将这些任务在其任务集合中删除</w:t>
      </w:r>
      <w:r>
        <w:rPr>
          <w:rFonts w:hint="eastAsia"/>
          <w:sz w:val="24"/>
        </w:rPr>
        <w:t>;</w:t>
      </w:r>
    </w:p>
    <w:p w:rsidR="00204F8F" w:rsidRPr="00F42E2D" w:rsidRDefault="00F42E2D" w:rsidP="00B87AF6">
      <w:pPr>
        <w:spacing w:line="400" w:lineRule="exact"/>
        <w:rPr>
          <w:sz w:val="24"/>
        </w:rPr>
      </w:pPr>
      <w:r>
        <w:rPr>
          <w:rFonts w:hint="eastAsia"/>
          <w:sz w:val="24"/>
        </w:rPr>
        <w:t xml:space="preserve">3.  </w:t>
      </w:r>
      <w:r w:rsidR="00204F8F" w:rsidRPr="00F42E2D">
        <w:rPr>
          <w:rFonts w:hint="eastAsia"/>
          <w:sz w:val="24"/>
        </w:rPr>
        <w:t>更新每个节点</w:t>
      </w:r>
      <m:oMath>
        <m:bar>
          <m:barPr>
            <m:pos m:val="top"/>
            <m:ctrlPr>
              <w:rPr>
                <w:rFonts w:ascii="Cambria Math" w:hAnsi="Cambria Math"/>
                <w:sz w:val="24"/>
              </w:rPr>
            </m:ctrlPr>
          </m:barPr>
          <m:e>
            <m:sSub>
              <m:sSubPr>
                <m:ctrlPr>
                  <w:rPr>
                    <w:rFonts w:ascii="Cambria Math" w:hAnsi="Cambria Math"/>
                    <w:i/>
                    <w:sz w:val="24"/>
                  </w:rPr>
                </m:ctrlPr>
              </m:sSubPr>
              <m:e>
                <m:r>
                  <w:rPr>
                    <w:rFonts w:ascii="Cambria Math" w:hAnsi="Cambria Math"/>
                    <w:sz w:val="24"/>
                  </w:rPr>
                  <m:t>dpv</m:t>
                </m:r>
                <m:ctrlPr>
                  <w:rPr>
                    <w:rFonts w:ascii="Cambria Math" w:hAnsi="Cambria Math"/>
                    <w:sz w:val="24"/>
                  </w:rPr>
                </m:ctrlPr>
              </m:e>
              <m:sub>
                <m:r>
                  <w:rPr>
                    <w:rFonts w:ascii="Cambria Math" w:hAnsi="Cambria Math"/>
                    <w:sz w:val="24"/>
                  </w:rPr>
                  <m:t>∙j</m:t>
                </m:r>
              </m:sub>
            </m:sSub>
          </m:e>
        </m:bar>
      </m:oMath>
      <w:r w:rsidR="00204F8F" w:rsidRPr="00F42E2D">
        <w:rPr>
          <w:rFonts w:hint="eastAsia"/>
          <w:sz w:val="24"/>
        </w:rPr>
        <w:t>参数根据系统反馈的信息</w:t>
      </w:r>
      <w:r w:rsidR="00204F8F" w:rsidRPr="00F42E2D">
        <w:rPr>
          <w:rFonts w:hint="eastAsia"/>
          <w:sz w:val="24"/>
        </w:rPr>
        <w:t>;</w:t>
      </w:r>
    </w:p>
    <w:p w:rsidR="00204F8F" w:rsidRPr="00F42E2D" w:rsidRDefault="00F42E2D" w:rsidP="00B87AF6">
      <w:pPr>
        <w:spacing w:line="400" w:lineRule="exact"/>
        <w:rPr>
          <w:sz w:val="24"/>
        </w:rPr>
      </w:pPr>
      <w:r>
        <w:rPr>
          <w:rFonts w:hint="eastAsia"/>
          <w:sz w:val="24"/>
        </w:rPr>
        <w:t xml:space="preserve">4.  </w:t>
      </w:r>
      <w:r w:rsidR="00204F8F" w:rsidRPr="00F42E2D">
        <w:rPr>
          <w:rFonts w:hint="eastAsia"/>
          <w:sz w:val="24"/>
        </w:rPr>
        <w:t>如果节点更新了参数</w:t>
      </w:r>
      <m:oMath>
        <m:bar>
          <m:barPr>
            <m:pos m:val="top"/>
            <m:ctrlPr>
              <w:rPr>
                <w:rFonts w:ascii="Cambria Math" w:hAnsi="Cambria Math"/>
                <w:sz w:val="24"/>
              </w:rPr>
            </m:ctrlPr>
          </m:barPr>
          <m:e>
            <m:sSub>
              <m:sSubPr>
                <m:ctrlPr>
                  <w:rPr>
                    <w:rFonts w:ascii="Cambria Math" w:hAnsi="Cambria Math"/>
                    <w:i/>
                    <w:sz w:val="24"/>
                  </w:rPr>
                </m:ctrlPr>
              </m:sSubPr>
              <m:e>
                <m:r>
                  <w:rPr>
                    <w:rFonts w:ascii="Cambria Math" w:hAnsi="Cambria Math"/>
                    <w:sz w:val="24"/>
                  </w:rPr>
                  <m:t>dpv</m:t>
                </m:r>
                <m:ctrlPr>
                  <w:rPr>
                    <w:rFonts w:ascii="Cambria Math" w:hAnsi="Cambria Math"/>
                    <w:sz w:val="24"/>
                  </w:rPr>
                </m:ctrlPr>
              </m:e>
              <m:sub>
                <m:r>
                  <w:rPr>
                    <w:rFonts w:ascii="Cambria Math" w:hAnsi="Cambria Math"/>
                    <w:sz w:val="24"/>
                  </w:rPr>
                  <m:t>∙j</m:t>
                </m:r>
              </m:sub>
            </m:sSub>
          </m:e>
        </m:bar>
      </m:oMath>
      <w:r w:rsidR="00204F8F" w:rsidRPr="00F42E2D">
        <w:rPr>
          <w:rFonts w:hint="eastAsia"/>
          <w:sz w:val="24"/>
        </w:rPr>
        <w:t>，则重新计算其任务集合中的任务需要的计算时间</w:t>
      </w:r>
      <w:r w:rsidR="00204F8F" w:rsidRPr="00F42E2D">
        <w:rPr>
          <w:rFonts w:hint="eastAsia"/>
          <w:sz w:val="24"/>
        </w:rPr>
        <w:t>;</w:t>
      </w:r>
    </w:p>
    <w:p w:rsidR="00204F8F" w:rsidRPr="00F42E2D" w:rsidRDefault="00F42E2D" w:rsidP="00B87AF6">
      <w:pPr>
        <w:spacing w:line="400" w:lineRule="exact"/>
        <w:rPr>
          <w:sz w:val="24"/>
        </w:rPr>
      </w:pPr>
      <w:r>
        <w:rPr>
          <w:rFonts w:hint="eastAsia"/>
          <w:sz w:val="24"/>
        </w:rPr>
        <w:t xml:space="preserve">5.  </w:t>
      </w:r>
      <w:r w:rsidR="00BD3C74">
        <w:rPr>
          <w:rFonts w:hint="eastAsia"/>
          <w:sz w:val="24"/>
        </w:rPr>
        <w:t>计算每个节点还未处理的任务需要的计算时间的总和</w:t>
      </w:r>
      <w:r w:rsidR="00BD3C74">
        <w:rPr>
          <w:rFonts w:hint="eastAsia"/>
          <w:sz w:val="24"/>
        </w:rPr>
        <w:t>;</w:t>
      </w:r>
    </w:p>
    <w:p w:rsidR="00204F8F" w:rsidRPr="00F42E2D" w:rsidRDefault="00F42E2D" w:rsidP="00B87AF6">
      <w:pPr>
        <w:spacing w:line="400" w:lineRule="exact"/>
        <w:rPr>
          <w:b/>
          <w:sz w:val="24"/>
        </w:rPr>
      </w:pPr>
      <w:r w:rsidRPr="00F42E2D">
        <w:rPr>
          <w:rFonts w:hint="eastAsia"/>
          <w:sz w:val="24"/>
        </w:rPr>
        <w:t>6.</w:t>
      </w:r>
      <w:r w:rsidR="00204F8F" w:rsidRPr="00C10F5B">
        <w:rPr>
          <w:rFonts w:ascii="Times New Roman" w:hAnsi="Times New Roman"/>
          <w:b/>
          <w:sz w:val="24"/>
          <w:szCs w:val="24"/>
        </w:rPr>
        <w:t>repeat</w:t>
      </w:r>
    </w:p>
    <w:p w:rsidR="00204F8F" w:rsidRPr="00F42E2D" w:rsidRDefault="00F42E2D" w:rsidP="00B87AF6">
      <w:pPr>
        <w:spacing w:line="400" w:lineRule="exact"/>
        <w:rPr>
          <w:b/>
          <w:sz w:val="24"/>
        </w:rPr>
      </w:pPr>
      <w:r w:rsidRPr="00F42E2D">
        <w:rPr>
          <w:rFonts w:hint="eastAsia"/>
          <w:sz w:val="24"/>
        </w:rPr>
        <w:t>7.</w:t>
      </w:r>
      <w:r w:rsidR="00204F8F" w:rsidRPr="00F42E2D">
        <w:rPr>
          <w:rFonts w:hint="eastAsia"/>
          <w:sz w:val="24"/>
        </w:rPr>
        <w:t>计算</w:t>
      </w:r>
      <w:r w:rsidRPr="00F42E2D">
        <w:rPr>
          <w:rFonts w:hint="eastAsia"/>
          <w:sz w:val="24"/>
        </w:rPr>
        <w:t>集群中负载最大的节点和负载最小的节点的差值</w:t>
      </w:r>
      <w:r w:rsidRPr="00F42E2D">
        <w:rPr>
          <w:rFonts w:hint="eastAsia"/>
          <w:i/>
          <w:sz w:val="24"/>
        </w:rPr>
        <w:t>y</w:t>
      </w:r>
      <w:r w:rsidRPr="00F42E2D">
        <w:rPr>
          <w:rFonts w:hint="eastAsia"/>
          <w:sz w:val="24"/>
        </w:rPr>
        <w:t>根据等式（</w:t>
      </w:r>
      <w:r w:rsidRPr="00F42E2D">
        <w:rPr>
          <w:rFonts w:hint="eastAsia"/>
          <w:sz w:val="24"/>
        </w:rPr>
        <w:t>9</w:t>
      </w:r>
      <w:r w:rsidRPr="00F42E2D">
        <w:rPr>
          <w:rFonts w:hint="eastAsia"/>
          <w:sz w:val="24"/>
        </w:rPr>
        <w:t>）</w:t>
      </w:r>
      <w:r w:rsidR="00C10F5B">
        <w:rPr>
          <w:rFonts w:hint="eastAsia"/>
          <w:sz w:val="24"/>
        </w:rPr>
        <w:t>;</w:t>
      </w:r>
    </w:p>
    <w:p w:rsidR="00F42E2D" w:rsidRPr="00F42E2D" w:rsidRDefault="00F42E2D" w:rsidP="00B87AF6">
      <w:pPr>
        <w:spacing w:line="400" w:lineRule="exact"/>
        <w:ind w:left="720" w:hangingChars="300" w:hanging="720"/>
        <w:rPr>
          <w:b/>
          <w:sz w:val="24"/>
        </w:rPr>
      </w:pPr>
      <w:r>
        <w:rPr>
          <w:rFonts w:hint="eastAsia"/>
          <w:sz w:val="24"/>
        </w:rPr>
        <w:t xml:space="preserve">8.    </w:t>
      </w:r>
      <w:r w:rsidRPr="00F42E2D">
        <w:rPr>
          <w:rFonts w:hint="eastAsia"/>
          <w:sz w:val="24"/>
        </w:rPr>
        <w:t>将负载最大的节点上的任务计算量最小的任务</w:t>
      </w:r>
      <m:oMath>
        <m:sSubSup>
          <m:sSubSupPr>
            <m:ctrlPr>
              <w:rPr>
                <w:rFonts w:ascii="Cambria Math" w:hAnsi="Cambria Math"/>
                <w:sz w:val="24"/>
              </w:rPr>
            </m:ctrlPr>
          </m:sSubSupPr>
          <m:e>
            <m:r>
              <w:rPr>
                <w:rFonts w:ascii="Cambria Math" w:hAnsi="Cambria Math"/>
                <w:sz w:val="24"/>
              </w:rPr>
              <m:t>j</m:t>
            </m:r>
          </m:e>
          <m:sub>
            <m:r>
              <w:rPr>
                <w:rFonts w:ascii="Cambria Math" w:hAnsi="Cambria Math"/>
                <w:sz w:val="24"/>
              </w:rPr>
              <m:t>jmax</m:t>
            </m:r>
          </m:sub>
          <m:sup>
            <m:r>
              <w:rPr>
                <w:rFonts w:ascii="Cambria Math" w:hAnsi="Cambria Math"/>
                <w:sz w:val="24"/>
              </w:rPr>
              <m:t>min</m:t>
            </m:r>
          </m:sup>
        </m:sSubSup>
      </m:oMath>
      <w:r w:rsidRPr="00F42E2D">
        <w:rPr>
          <w:rFonts w:hint="eastAsia"/>
          <w:sz w:val="24"/>
        </w:rPr>
        <w:t>移动到负载最小的节点上，重新计算负载最小节点上的任务总量和负载最大节点的差值</w:t>
      </w:r>
      <w:r w:rsidRPr="00F42E2D">
        <w:rPr>
          <w:rFonts w:hint="eastAsia"/>
          <w:i/>
          <w:sz w:val="24"/>
        </w:rPr>
        <w:t>z</w:t>
      </w:r>
      <w:r w:rsidRPr="00F42E2D">
        <w:rPr>
          <w:rFonts w:hint="eastAsia"/>
          <w:sz w:val="24"/>
        </w:rPr>
        <w:t>根据等式（</w:t>
      </w:r>
      <w:r w:rsidRPr="00F42E2D">
        <w:rPr>
          <w:rFonts w:hint="eastAsia"/>
          <w:sz w:val="24"/>
        </w:rPr>
        <w:t>10</w:t>
      </w:r>
      <w:r w:rsidRPr="00F42E2D">
        <w:rPr>
          <w:rFonts w:hint="eastAsia"/>
          <w:sz w:val="24"/>
        </w:rPr>
        <w:t>）</w:t>
      </w:r>
      <w:r w:rsidR="00C10F5B">
        <w:rPr>
          <w:rFonts w:hint="eastAsia"/>
          <w:sz w:val="24"/>
        </w:rPr>
        <w:t>;</w:t>
      </w:r>
    </w:p>
    <w:p w:rsidR="00F42E2D" w:rsidRDefault="00F42E2D" w:rsidP="00B87AF6">
      <w:pPr>
        <w:spacing w:line="400" w:lineRule="exact"/>
        <w:rPr>
          <w:b/>
          <w:sz w:val="24"/>
        </w:rPr>
      </w:pPr>
      <w:r>
        <w:rPr>
          <w:rFonts w:hint="eastAsia"/>
          <w:sz w:val="24"/>
        </w:rPr>
        <w:t xml:space="preserve">9.    </w:t>
      </w:r>
      <w:r w:rsidRPr="00C10F5B">
        <w:rPr>
          <w:rFonts w:ascii="Times New Roman" w:hAnsi="Times New Roman"/>
          <w:b/>
          <w:sz w:val="24"/>
          <w:szCs w:val="24"/>
        </w:rPr>
        <w:t>if</w:t>
      </w:r>
      <m:oMath>
        <m:r>
          <m:rPr>
            <m:sty m:val="b"/>
          </m:rPr>
          <w:rPr>
            <w:rFonts w:ascii="Cambria Math" w:hAnsi="Cambria Math"/>
            <w:sz w:val="24"/>
            <w:szCs w:val="24"/>
          </w:rPr>
          <m:t>y-z</m:t>
        </m:r>
        <m:r>
          <w:rPr>
            <w:rFonts w:ascii="Cambria Math" w:hAnsi="Cambria Math"/>
            <w:sz w:val="24"/>
            <w:szCs w:val="24"/>
          </w:rPr>
          <m:t>&gt;thrsh</m:t>
        </m:r>
      </m:oMath>
      <w:r w:rsidRPr="00C10F5B">
        <w:rPr>
          <w:rFonts w:ascii="Times New Roman" w:hAnsi="Times New Roman" w:hint="eastAsia"/>
          <w:b/>
          <w:sz w:val="24"/>
          <w:szCs w:val="24"/>
        </w:rPr>
        <w:t xml:space="preserve"> then</w:t>
      </w:r>
    </w:p>
    <w:p w:rsidR="00BD3C74" w:rsidRDefault="00F42E2D" w:rsidP="00B87AF6">
      <w:pPr>
        <w:spacing w:line="400" w:lineRule="exact"/>
        <w:rPr>
          <w:b/>
          <w:sz w:val="24"/>
        </w:rPr>
      </w:pPr>
      <w:r>
        <w:rPr>
          <w:rFonts w:hint="eastAsia"/>
          <w:sz w:val="24"/>
        </w:rPr>
        <w:t>10</w:t>
      </w:r>
      <w:r w:rsidRPr="00F42E2D">
        <w:rPr>
          <w:rFonts w:hint="eastAsia"/>
          <w:sz w:val="24"/>
        </w:rPr>
        <w:t xml:space="preserve">.    </w:t>
      </w:r>
      <m:oMath>
        <m:sSub>
          <m:sSubPr>
            <m:ctrlPr>
              <w:rPr>
                <w:rFonts w:ascii="Cambria Math" w:hAnsi="Cambria Math"/>
                <w:sz w:val="24"/>
              </w:rPr>
            </m:ctrlPr>
          </m:sSubPr>
          <m:e>
            <m:r>
              <w:rPr>
                <w:rFonts w:ascii="Cambria Math" w:hAnsi="Cambria Math"/>
                <w:sz w:val="24"/>
              </w:rPr>
              <m:t>s</m:t>
            </m:r>
          </m:e>
          <m:sub>
            <m:r>
              <m:rPr>
                <m:sty m:val="b"/>
              </m:rPr>
              <w:rPr>
                <w:rFonts w:ascii="Cambria Math" w:hAnsi="Cambria Math"/>
                <w:sz w:val="24"/>
                <w:szCs w:val="24"/>
              </w:rPr>
              <m:t>jmax</m:t>
            </m:r>
          </m:sub>
        </m:sSub>
      </m:oMath>
      <w:r w:rsidRPr="00C10F5B">
        <w:rPr>
          <w:rFonts w:ascii="Times New Roman" w:hAnsi="Times New Roman"/>
          <w:sz w:val="24"/>
        </w:rPr>
        <w:t>上的</w:t>
      </w:r>
      <m:oMath>
        <m:sSubSup>
          <m:sSubSupPr>
            <m:ctrlPr>
              <w:rPr>
                <w:rFonts w:ascii="Cambria Math" w:hAnsi="Cambria Math"/>
                <w:sz w:val="24"/>
              </w:rPr>
            </m:ctrlPr>
          </m:sSubSupPr>
          <m:e>
            <m:r>
              <w:rPr>
                <w:rFonts w:ascii="Cambria Math" w:hAnsi="Cambria Math"/>
                <w:sz w:val="24"/>
              </w:rPr>
              <m:t>j</m:t>
            </m:r>
          </m:e>
          <m:sub>
            <m:r>
              <w:rPr>
                <w:rFonts w:ascii="Cambria Math" w:hAnsi="Cambria Math"/>
                <w:sz w:val="24"/>
              </w:rPr>
              <m:t>jmax</m:t>
            </m:r>
          </m:sub>
          <m:sup>
            <m:r>
              <w:rPr>
                <w:rFonts w:ascii="Cambria Math" w:hAnsi="Cambria Math"/>
                <w:sz w:val="24"/>
              </w:rPr>
              <m:t>min</m:t>
            </m:r>
          </m:sup>
        </m:sSubSup>
      </m:oMath>
      <w:r w:rsidRPr="00C10F5B">
        <w:rPr>
          <w:rFonts w:ascii="Times New Roman" w:hAnsi="Times New Roman"/>
          <w:sz w:val="24"/>
        </w:rPr>
        <w:t>迁移到</w:t>
      </w:r>
      <m:oMath>
        <m:sSub>
          <m:sSubPr>
            <m:ctrlPr>
              <w:rPr>
                <w:rFonts w:ascii="Cambria Math" w:hAnsi="Cambria Math"/>
                <w:sz w:val="24"/>
              </w:rPr>
            </m:ctrlPr>
          </m:sSubPr>
          <m:e>
            <m:r>
              <w:rPr>
                <w:rFonts w:ascii="Cambria Math" w:hAnsi="Cambria Math"/>
                <w:sz w:val="24"/>
              </w:rPr>
              <m:t>s</m:t>
            </m:r>
          </m:e>
          <m:sub>
            <m:r>
              <w:rPr>
                <w:rFonts w:ascii="Cambria Math" w:hAnsi="Cambria Math"/>
                <w:sz w:val="24"/>
              </w:rPr>
              <m:t>jm</m:t>
            </m:r>
            <m:r>
              <m:rPr>
                <m:sty m:val="p"/>
              </m:rPr>
              <w:rPr>
                <w:rFonts w:ascii="Cambria Math" w:hAnsi="Cambria Math"/>
                <w:sz w:val="24"/>
              </w:rPr>
              <m:t>in</m:t>
            </m:r>
          </m:sub>
        </m:sSub>
      </m:oMath>
      <w:r w:rsidRPr="00C10F5B">
        <w:rPr>
          <w:rFonts w:ascii="Times New Roman" w:hAnsi="Times New Roman"/>
          <w:sz w:val="24"/>
        </w:rPr>
        <w:t>;</w:t>
      </w:r>
    </w:p>
    <w:p w:rsidR="00F42E2D" w:rsidRPr="00BD3C74" w:rsidRDefault="00BD3C74" w:rsidP="00B87AF6">
      <w:pPr>
        <w:spacing w:line="400" w:lineRule="exact"/>
        <w:rPr>
          <w:b/>
          <w:sz w:val="24"/>
        </w:rPr>
      </w:pPr>
      <w:r w:rsidRPr="00BD3C74">
        <w:rPr>
          <w:rFonts w:hint="eastAsia"/>
          <w:sz w:val="24"/>
        </w:rPr>
        <w:t>11.</w:t>
      </w:r>
      <w:r w:rsidR="00F42E2D">
        <w:rPr>
          <w:rFonts w:hint="eastAsia"/>
          <w:vanish/>
          <w:sz w:val="24"/>
        </w:rPr>
        <w:t xml:space="preserve">11.      </w:t>
      </w:r>
      <w:r w:rsidR="00F42E2D">
        <w:rPr>
          <w:rFonts w:hint="eastAsia"/>
          <w:vanish/>
          <w:sz w:val="24"/>
        </w:rPr>
        <w:t>更新</w:t>
      </w:r>
      <m:oMath>
        <m:sSub>
          <m:sSubPr>
            <m:ctrlPr>
              <w:rPr>
                <w:rFonts w:ascii="Cambria Math" w:hAnsi="Cambria Math"/>
                <w:i/>
                <w:sz w:val="24"/>
                <w:szCs w:val="24"/>
              </w:rPr>
            </m:ctrlPr>
          </m:sSubPr>
          <m:e>
            <m:r>
              <w:rPr>
                <w:rFonts w:ascii="Cambria Math" w:hAnsi="Cambria Math"/>
                <w:sz w:val="24"/>
                <w:szCs w:val="24"/>
              </w:rPr>
              <m:t>lt</m:t>
            </m:r>
          </m:e>
          <m:sub>
            <m:r>
              <w:rPr>
                <w:rFonts w:ascii="Cambria Math" w:hAnsi="Cambria Math"/>
                <w:sz w:val="24"/>
                <w:szCs w:val="24"/>
              </w:rPr>
              <m:t>jmax</m:t>
            </m:r>
          </m:sub>
        </m:sSub>
      </m:oMath>
      <w:r w:rsidR="002E018D">
        <w:rPr>
          <w:rFonts w:hint="eastAsia"/>
          <w:sz w:val="24"/>
          <w:szCs w:val="24"/>
        </w:rPr>
        <w:t>和</w:t>
      </w:r>
      <m:oMath>
        <m:sSub>
          <m:sSubPr>
            <m:ctrlPr>
              <w:rPr>
                <w:rFonts w:ascii="Cambria Math" w:hAnsi="Cambria Math"/>
                <w:i/>
                <w:sz w:val="24"/>
                <w:szCs w:val="24"/>
              </w:rPr>
            </m:ctrlPr>
          </m:sSubPr>
          <m:e>
            <m:r>
              <w:rPr>
                <w:rFonts w:ascii="Cambria Math" w:hAnsi="Cambria Math"/>
                <w:sz w:val="24"/>
                <w:szCs w:val="24"/>
              </w:rPr>
              <m:t>lt</m:t>
            </m:r>
          </m:e>
          <m:sub>
            <m:r>
              <w:rPr>
                <w:rFonts w:ascii="Cambria Math" w:hAnsi="Cambria Math"/>
                <w:sz w:val="24"/>
                <w:szCs w:val="24"/>
              </w:rPr>
              <m:t>jmin</m:t>
            </m:r>
          </m:sub>
        </m:sSub>
      </m:oMath>
      <w:r>
        <w:rPr>
          <w:rFonts w:hint="eastAsia"/>
          <w:sz w:val="24"/>
          <w:szCs w:val="24"/>
        </w:rPr>
        <w:t>;</w:t>
      </w:r>
    </w:p>
    <w:p w:rsidR="002E018D" w:rsidRDefault="002E018D" w:rsidP="00B87AF6">
      <w:pPr>
        <w:spacing w:line="400" w:lineRule="exact"/>
        <w:rPr>
          <w:sz w:val="24"/>
          <w:szCs w:val="24"/>
        </w:rPr>
      </w:pPr>
      <w:r>
        <w:rPr>
          <w:rFonts w:hint="eastAsia"/>
          <w:sz w:val="24"/>
          <w:szCs w:val="24"/>
        </w:rPr>
        <w:t xml:space="preserve">12.    </w:t>
      </w:r>
      <w:r w:rsidRPr="00C10F5B">
        <w:rPr>
          <w:rFonts w:ascii="Times New Roman" w:hAnsi="Times New Roman" w:hint="eastAsia"/>
          <w:b/>
          <w:sz w:val="24"/>
          <w:szCs w:val="24"/>
        </w:rPr>
        <w:t>endif</w:t>
      </w:r>
    </w:p>
    <w:p w:rsidR="002E018D" w:rsidRDefault="002E018D" w:rsidP="00B87AF6">
      <w:pPr>
        <w:spacing w:line="400" w:lineRule="exact"/>
        <w:rPr>
          <w:sz w:val="24"/>
          <w:szCs w:val="24"/>
        </w:rPr>
      </w:pPr>
      <w:r>
        <w:rPr>
          <w:rFonts w:hint="eastAsia"/>
          <w:sz w:val="24"/>
          <w:szCs w:val="24"/>
        </w:rPr>
        <w:t xml:space="preserve">13.  </w:t>
      </w:r>
      <w:r w:rsidRPr="00C10F5B">
        <w:rPr>
          <w:rFonts w:ascii="Times New Roman" w:hAnsi="Times New Roman" w:hint="eastAsia"/>
          <w:b/>
          <w:sz w:val="24"/>
          <w:szCs w:val="24"/>
        </w:rPr>
        <w:t>until</w:t>
      </w:r>
      <w:r>
        <w:rPr>
          <w:rFonts w:hint="eastAsia"/>
          <w:sz w:val="24"/>
          <w:szCs w:val="24"/>
        </w:rPr>
        <w:t>任意两个节点之间满足等式（</w:t>
      </w:r>
      <w:r>
        <w:rPr>
          <w:rFonts w:hint="eastAsia"/>
          <w:sz w:val="24"/>
          <w:szCs w:val="24"/>
        </w:rPr>
        <w:t>11</w:t>
      </w:r>
      <w:r>
        <w:rPr>
          <w:rFonts w:hint="eastAsia"/>
          <w:sz w:val="24"/>
          <w:szCs w:val="24"/>
        </w:rPr>
        <w:t>）</w:t>
      </w:r>
    </w:p>
    <w:p w:rsidR="00F42E2D" w:rsidRPr="002E018D" w:rsidRDefault="002E018D" w:rsidP="00B87AF6">
      <w:pPr>
        <w:pBdr>
          <w:bottom w:val="single" w:sz="6" w:space="1" w:color="auto"/>
        </w:pBdr>
        <w:spacing w:line="400" w:lineRule="exact"/>
        <w:rPr>
          <w:b/>
          <w:sz w:val="24"/>
          <w:szCs w:val="24"/>
        </w:rPr>
      </w:pPr>
      <w:r>
        <w:rPr>
          <w:rFonts w:hint="eastAsia"/>
          <w:sz w:val="24"/>
          <w:szCs w:val="24"/>
        </w:rPr>
        <w:t>14</w:t>
      </w:r>
      <w:r>
        <w:rPr>
          <w:rFonts w:hint="eastAsia"/>
          <w:sz w:val="24"/>
          <w:szCs w:val="24"/>
        </w:rPr>
        <w:t>．</w:t>
      </w:r>
      <w:r w:rsidRPr="00C10F5B">
        <w:rPr>
          <w:rFonts w:ascii="Times New Roman" w:hAnsi="Times New Roman" w:hint="eastAsia"/>
          <w:b/>
          <w:sz w:val="24"/>
          <w:szCs w:val="24"/>
        </w:rPr>
        <w:t>end</w:t>
      </w:r>
      <w:r w:rsidRPr="00C10F5B">
        <w:rPr>
          <w:rFonts w:ascii="Times New Roman" w:hAnsi="Times New Roman"/>
          <w:b/>
          <w:sz w:val="24"/>
          <w:szCs w:val="24"/>
        </w:rPr>
        <w:t>while</w:t>
      </w:r>
      <w:bookmarkStart w:id="236" w:name="_Toc440442880"/>
      <w:bookmarkStart w:id="237" w:name="_Toc345150787"/>
    </w:p>
    <w:p w:rsidR="00B87AF6" w:rsidRPr="00B87AF6" w:rsidRDefault="002003C2" w:rsidP="003647B6">
      <w:pPr>
        <w:pStyle w:val="110"/>
        <w:spacing w:before="156" w:after="156"/>
        <w:rPr>
          <w:lang w:val="en-US" w:eastAsia="zh-CN"/>
        </w:rPr>
      </w:pPr>
      <w:bookmarkStart w:id="238" w:name="_Toc476847735"/>
      <w:r w:rsidRPr="00B87AF6">
        <w:rPr>
          <w:rFonts w:hint="eastAsia"/>
          <w:lang w:val="en-US" w:eastAsia="zh-CN"/>
        </w:rPr>
        <w:t>4</w:t>
      </w:r>
      <w:r w:rsidR="00495B00" w:rsidRPr="00B87AF6">
        <w:rPr>
          <w:rFonts w:hint="eastAsia"/>
          <w:lang w:val="en-US" w:eastAsia="zh-CN"/>
        </w:rPr>
        <w:t>.</w:t>
      </w:r>
      <w:r w:rsidR="00890517" w:rsidRPr="00B87AF6">
        <w:rPr>
          <w:rFonts w:hint="eastAsia"/>
          <w:lang w:val="en-US" w:eastAsia="zh-CN"/>
        </w:rPr>
        <w:t>6</w:t>
      </w:r>
      <w:r w:rsidR="00495B00" w:rsidRPr="00B87AF6">
        <w:rPr>
          <w:rFonts w:hint="eastAsia"/>
          <w:lang w:val="en-US" w:eastAsia="zh-CN"/>
        </w:rPr>
        <w:t>本章小结</w:t>
      </w:r>
      <w:bookmarkEnd w:id="236"/>
      <w:bookmarkEnd w:id="238"/>
    </w:p>
    <w:p w:rsidR="00132F13" w:rsidRDefault="00381C9E" w:rsidP="00B87AF6">
      <w:pPr>
        <w:adjustRightInd w:val="0"/>
        <w:snapToGrid w:val="0"/>
        <w:spacing w:line="400" w:lineRule="exact"/>
        <w:ind w:firstLineChars="200" w:firstLine="480"/>
        <w:textAlignment w:val="center"/>
        <w:rPr>
          <w:rFonts w:ascii="Times New Roman" w:hAnsi="Times New Roman"/>
          <w:sz w:val="24"/>
          <w:szCs w:val="24"/>
        </w:rPr>
      </w:pPr>
      <w:r w:rsidRPr="00EE1EA8">
        <w:rPr>
          <w:rFonts w:ascii="Times New Roman" w:hAnsi="Times New Roman" w:hint="eastAsia"/>
          <w:sz w:val="24"/>
          <w:szCs w:val="24"/>
        </w:rPr>
        <w:t>本章</w:t>
      </w:r>
      <w:r w:rsidR="00156052">
        <w:rPr>
          <w:rFonts w:ascii="Times New Roman" w:hAnsi="Times New Roman" w:hint="eastAsia"/>
          <w:sz w:val="24"/>
          <w:szCs w:val="24"/>
        </w:rPr>
        <w:t>基于</w:t>
      </w:r>
      <w:r w:rsidR="00156052" w:rsidRPr="00156052">
        <w:rPr>
          <w:rFonts w:ascii="Times New Roman" w:hAnsi="Times New Roman" w:hint="eastAsia"/>
          <w:sz w:val="24"/>
          <w:szCs w:val="24"/>
        </w:rPr>
        <w:t>智能视频监控云计算平台</w:t>
      </w:r>
      <w:r w:rsidR="00132F13" w:rsidRPr="00132F13">
        <w:rPr>
          <w:rFonts w:ascii="Times New Roman" w:hAnsi="Times New Roman" w:hint="eastAsia"/>
          <w:sz w:val="24"/>
          <w:szCs w:val="24"/>
        </w:rPr>
        <w:t>，</w:t>
      </w:r>
      <w:r w:rsidR="00156052">
        <w:rPr>
          <w:rFonts w:ascii="Times New Roman" w:hAnsi="Times New Roman" w:hint="eastAsia"/>
          <w:sz w:val="24"/>
          <w:szCs w:val="24"/>
        </w:rPr>
        <w:t>首先分析了</w:t>
      </w:r>
      <w:r w:rsidR="00156052">
        <w:rPr>
          <w:rFonts w:ascii="Times New Roman" w:hAnsi="Times New Roman" w:hint="eastAsia"/>
          <w:sz w:val="24"/>
          <w:szCs w:val="24"/>
        </w:rPr>
        <w:t>HDFS</w:t>
      </w:r>
      <w:r w:rsidR="00156052">
        <w:rPr>
          <w:rFonts w:ascii="Times New Roman" w:hAnsi="Times New Roman" w:hint="eastAsia"/>
          <w:sz w:val="24"/>
          <w:szCs w:val="24"/>
        </w:rPr>
        <w:t>默认的数据放置策略的缺陷，同时</w:t>
      </w:r>
      <w:r w:rsidR="00392BC1">
        <w:rPr>
          <w:rFonts w:ascii="Times New Roman" w:hAnsi="Times New Roman" w:hint="eastAsia"/>
          <w:sz w:val="24"/>
          <w:szCs w:val="24"/>
        </w:rPr>
        <w:t>提出了基于监控视频数据块处理时间预测模型的视频数据块初始放置算法和一种视频数据块迁移算法</w:t>
      </w:r>
      <w:r w:rsidR="00156052">
        <w:rPr>
          <w:rFonts w:ascii="Times New Roman" w:hAnsi="Times New Roman" w:hint="eastAsia"/>
          <w:sz w:val="24"/>
          <w:szCs w:val="24"/>
        </w:rPr>
        <w:t>；然后详细叙述了监控视频数据块处理时间预测模型建立的理论基础以及建立的过程；接着详细介绍了基于</w:t>
      </w:r>
      <w:r w:rsidR="00156052">
        <w:rPr>
          <w:rFonts w:ascii="Times New Roman" w:hAnsi="Times New Roman" w:hint="eastAsia"/>
          <w:sz w:val="24"/>
          <w:szCs w:val="24"/>
        </w:rPr>
        <w:t>CTPM</w:t>
      </w:r>
      <w:r w:rsidR="00392BC1">
        <w:rPr>
          <w:rFonts w:ascii="Times New Roman" w:hAnsi="Times New Roman" w:hint="eastAsia"/>
          <w:sz w:val="24"/>
          <w:szCs w:val="24"/>
        </w:rPr>
        <w:t>时间预测模型的监控视频数据块初始放置算法</w:t>
      </w:r>
      <w:r w:rsidR="00156052">
        <w:rPr>
          <w:rFonts w:ascii="Times New Roman" w:hAnsi="Times New Roman" w:hint="eastAsia"/>
          <w:sz w:val="24"/>
          <w:szCs w:val="24"/>
        </w:rPr>
        <w:t>，以及伪代码实现；最后介绍了基于</w:t>
      </w:r>
      <w:r w:rsidR="00156052">
        <w:rPr>
          <w:rFonts w:ascii="Times New Roman" w:hAnsi="Times New Roman" w:hint="eastAsia"/>
          <w:sz w:val="24"/>
          <w:szCs w:val="24"/>
        </w:rPr>
        <w:t>CTPM</w:t>
      </w:r>
      <w:r w:rsidR="00392BC1">
        <w:rPr>
          <w:rFonts w:ascii="Times New Roman" w:hAnsi="Times New Roman" w:hint="eastAsia"/>
          <w:sz w:val="24"/>
          <w:szCs w:val="24"/>
        </w:rPr>
        <w:t>时间预测模型的监控视频数据块迁移算法</w:t>
      </w:r>
      <w:r w:rsidR="00156052">
        <w:rPr>
          <w:rFonts w:ascii="Times New Roman" w:hAnsi="Times New Roman" w:hint="eastAsia"/>
          <w:sz w:val="24"/>
          <w:szCs w:val="24"/>
        </w:rPr>
        <w:t>，以及伪代码实现。</w:t>
      </w:r>
    </w:p>
    <w:p w:rsidR="00132F13" w:rsidRDefault="00132F13" w:rsidP="00BE7B55">
      <w:pPr>
        <w:adjustRightInd w:val="0"/>
        <w:snapToGrid w:val="0"/>
        <w:ind w:firstLineChars="200" w:firstLine="480"/>
        <w:textAlignment w:val="center"/>
        <w:rPr>
          <w:rFonts w:ascii="Times New Roman" w:hAnsi="Times New Roman"/>
          <w:sz w:val="24"/>
          <w:szCs w:val="24"/>
        </w:rPr>
      </w:pPr>
    </w:p>
    <w:p w:rsidR="00132F13" w:rsidRPr="006D6F41" w:rsidRDefault="00132F13" w:rsidP="00BE7B55">
      <w:pPr>
        <w:adjustRightInd w:val="0"/>
        <w:snapToGrid w:val="0"/>
        <w:ind w:firstLineChars="200" w:firstLine="480"/>
        <w:textAlignment w:val="center"/>
        <w:rPr>
          <w:rFonts w:ascii="Times New Roman" w:hAnsi="Times New Roman"/>
          <w:sz w:val="24"/>
          <w:szCs w:val="24"/>
        </w:rPr>
        <w:sectPr w:rsidR="00132F13" w:rsidRPr="006D6F41" w:rsidSect="00E955FE">
          <w:headerReference w:type="default" r:id="rId47"/>
          <w:pgSz w:w="11906" w:h="16838"/>
          <w:pgMar w:top="1440" w:right="1800" w:bottom="1440" w:left="1800" w:header="851" w:footer="992" w:gutter="0"/>
          <w:cols w:space="425"/>
          <w:docGrid w:type="lines" w:linePitch="312"/>
        </w:sectPr>
      </w:pPr>
    </w:p>
    <w:p w:rsidR="000C33E7" w:rsidRPr="00510975" w:rsidRDefault="00311CCD" w:rsidP="00E97B4E">
      <w:pPr>
        <w:pStyle w:val="1"/>
        <w:numPr>
          <w:ilvl w:val="0"/>
          <w:numId w:val="16"/>
        </w:numPr>
        <w:snapToGrid/>
        <w:spacing w:after="624" w:line="400" w:lineRule="exact"/>
        <w:ind w:left="0" w:firstLine="0"/>
        <w:rPr>
          <w:rFonts w:cstheme="minorBidi"/>
          <w:lang w:val="en-US" w:eastAsia="zh-CN"/>
        </w:rPr>
      </w:pPr>
      <w:bookmarkStart w:id="239" w:name="_Toc440442881"/>
      <w:bookmarkStart w:id="240" w:name="_Toc476847736"/>
      <w:bookmarkEnd w:id="237"/>
      <w:r>
        <w:rPr>
          <w:rFonts w:cstheme="minorBidi" w:hint="eastAsia"/>
          <w:lang w:val="en-US" w:eastAsia="zh-CN"/>
        </w:rPr>
        <w:lastRenderedPageBreak/>
        <w:t>系统</w:t>
      </w:r>
      <w:r w:rsidR="00C14B20">
        <w:rPr>
          <w:rFonts w:cstheme="minorBidi" w:hint="eastAsia"/>
          <w:lang w:val="en-US" w:eastAsia="zh-CN"/>
        </w:rPr>
        <w:t>实现</w:t>
      </w:r>
      <w:r w:rsidR="006D6F41" w:rsidRPr="00510975">
        <w:rPr>
          <w:rFonts w:cstheme="minorBidi" w:hint="eastAsia"/>
          <w:lang w:val="en-US" w:eastAsia="zh-CN"/>
        </w:rPr>
        <w:t>及测试</w:t>
      </w:r>
      <w:bookmarkEnd w:id="239"/>
      <w:bookmarkEnd w:id="240"/>
    </w:p>
    <w:p w:rsidR="000C33E7" w:rsidRPr="00FD3BC5" w:rsidRDefault="001A0FA4" w:rsidP="00C744D3">
      <w:pPr>
        <w:spacing w:line="400" w:lineRule="exact"/>
        <w:ind w:firstLine="420"/>
        <w:jc w:val="both"/>
        <w:rPr>
          <w:rFonts w:ascii="Times New Roman" w:hAnsi="Times New Roman"/>
          <w:sz w:val="24"/>
          <w:szCs w:val="24"/>
        </w:rPr>
      </w:pPr>
      <w:r w:rsidRPr="00FD3BC5">
        <w:rPr>
          <w:rFonts w:ascii="Times New Roman" w:hAnsi="Times New Roman" w:hint="eastAsia"/>
          <w:sz w:val="24"/>
          <w:szCs w:val="24"/>
        </w:rPr>
        <w:t>在第三章监控视频离线分布式处理系统设计以及第四章算法分析的基础上，</w:t>
      </w:r>
      <w:r w:rsidR="00DE796F" w:rsidRPr="00FD3BC5">
        <w:rPr>
          <w:rFonts w:ascii="Times New Roman" w:hAnsi="Times New Roman" w:hint="eastAsia"/>
          <w:sz w:val="24"/>
          <w:szCs w:val="24"/>
        </w:rPr>
        <w:t>本章详细介绍了</w:t>
      </w:r>
      <w:r w:rsidR="00F526C0" w:rsidRPr="00F526C0">
        <w:rPr>
          <w:rFonts w:ascii="Times New Roman" w:hAnsi="Times New Roman" w:hint="eastAsia"/>
          <w:sz w:val="24"/>
          <w:szCs w:val="24"/>
        </w:rPr>
        <w:t>基于</w:t>
      </w:r>
      <w:r w:rsidR="00F526C0" w:rsidRPr="00F526C0">
        <w:rPr>
          <w:rFonts w:ascii="Times New Roman" w:hAnsi="Times New Roman" w:hint="eastAsia"/>
          <w:sz w:val="24"/>
          <w:szCs w:val="24"/>
        </w:rPr>
        <w:t>Spark</w:t>
      </w:r>
      <w:r w:rsidR="00F526C0" w:rsidRPr="00F526C0">
        <w:rPr>
          <w:rFonts w:ascii="Times New Roman" w:hAnsi="Times New Roman" w:hint="eastAsia"/>
          <w:sz w:val="24"/>
          <w:szCs w:val="24"/>
        </w:rPr>
        <w:t>分布式计算框架的视频离线处理系统</w:t>
      </w:r>
      <w:r w:rsidR="00DE796F" w:rsidRPr="00FD3BC5">
        <w:rPr>
          <w:rFonts w:ascii="Times New Roman" w:hAnsi="Times New Roman" w:hint="eastAsia"/>
          <w:sz w:val="24"/>
          <w:szCs w:val="24"/>
        </w:rPr>
        <w:t>测试系统</w:t>
      </w:r>
      <w:r w:rsidR="00F526C0">
        <w:rPr>
          <w:rFonts w:ascii="Times New Roman" w:hAnsi="Times New Roman" w:hint="eastAsia"/>
          <w:sz w:val="24"/>
          <w:szCs w:val="24"/>
        </w:rPr>
        <w:t>的</w:t>
      </w:r>
      <w:r w:rsidR="00DE796F" w:rsidRPr="00FD3BC5">
        <w:rPr>
          <w:rFonts w:ascii="Times New Roman" w:hAnsi="Times New Roman" w:hint="eastAsia"/>
          <w:sz w:val="24"/>
          <w:szCs w:val="24"/>
        </w:rPr>
        <w:t>实现过程，并对系统功能以及算法</w:t>
      </w:r>
      <w:r w:rsidR="00F526C0">
        <w:rPr>
          <w:rFonts w:ascii="Times New Roman" w:hAnsi="Times New Roman" w:hint="eastAsia"/>
          <w:sz w:val="24"/>
          <w:szCs w:val="24"/>
        </w:rPr>
        <w:t>效果</w:t>
      </w:r>
      <w:r w:rsidR="00DE796F" w:rsidRPr="00FD3BC5">
        <w:rPr>
          <w:rFonts w:ascii="Times New Roman" w:hAnsi="Times New Roman" w:hint="eastAsia"/>
          <w:sz w:val="24"/>
          <w:szCs w:val="24"/>
        </w:rPr>
        <w:t>进行了测试分析。</w:t>
      </w:r>
      <w:r w:rsidR="00FD3BC5" w:rsidRPr="00FD3BC5">
        <w:rPr>
          <w:rFonts w:ascii="Times New Roman" w:hAnsi="Times New Roman" w:hint="eastAsia"/>
          <w:sz w:val="24"/>
          <w:szCs w:val="24"/>
        </w:rPr>
        <w:t>本章</w:t>
      </w:r>
      <w:r w:rsidR="00FD3BC5">
        <w:rPr>
          <w:rFonts w:ascii="Times New Roman" w:hAnsi="Times New Roman" w:hint="eastAsia"/>
          <w:sz w:val="24"/>
          <w:szCs w:val="24"/>
        </w:rPr>
        <w:t>首先介绍基于</w:t>
      </w:r>
      <w:r w:rsidR="00FD3BC5">
        <w:rPr>
          <w:rFonts w:ascii="Times New Roman" w:hAnsi="Times New Roman" w:hint="eastAsia"/>
          <w:sz w:val="24"/>
          <w:szCs w:val="24"/>
        </w:rPr>
        <w:t>Spark</w:t>
      </w:r>
      <w:r w:rsidR="00FD3BC5">
        <w:rPr>
          <w:rFonts w:ascii="Times New Roman" w:hAnsi="Times New Roman" w:hint="eastAsia"/>
          <w:sz w:val="24"/>
          <w:szCs w:val="24"/>
        </w:rPr>
        <w:t>分布式计算框架的视频离线处理系统。之后介绍我们验证算法有效性的视频摘要算法实现</w:t>
      </w:r>
      <w:r w:rsidR="00F526C0">
        <w:rPr>
          <w:rFonts w:ascii="Times New Roman" w:hAnsi="Times New Roman" w:hint="eastAsia"/>
          <w:sz w:val="24"/>
          <w:szCs w:val="24"/>
        </w:rPr>
        <w:t>，最后对我们提出的数据放置策略通过实验进行了验证</w:t>
      </w:r>
      <w:r w:rsidR="00FD3BC5">
        <w:rPr>
          <w:rFonts w:ascii="Times New Roman" w:hAnsi="Times New Roman" w:hint="eastAsia"/>
          <w:sz w:val="24"/>
          <w:szCs w:val="24"/>
        </w:rPr>
        <w:t>。</w:t>
      </w:r>
    </w:p>
    <w:p w:rsidR="00380989" w:rsidRDefault="00724F2C" w:rsidP="003647B6">
      <w:pPr>
        <w:pStyle w:val="110"/>
        <w:spacing w:before="156" w:after="156"/>
        <w:rPr>
          <w:lang w:val="en-US" w:eastAsia="zh-CN"/>
        </w:rPr>
      </w:pPr>
      <w:bookmarkStart w:id="241" w:name="_Toc440442882"/>
      <w:bookmarkStart w:id="242" w:name="_Toc476847737"/>
      <w:r w:rsidRPr="000C33E7">
        <w:rPr>
          <w:rFonts w:hint="eastAsia"/>
          <w:lang w:val="en-US" w:eastAsia="zh-CN"/>
        </w:rPr>
        <w:t>5.1</w:t>
      </w:r>
      <w:bookmarkStart w:id="243" w:name="OLE_LINK179"/>
      <w:bookmarkStart w:id="244" w:name="OLE_LINK180"/>
      <w:bookmarkStart w:id="245" w:name="OLE_LINK181"/>
      <w:bookmarkStart w:id="246" w:name="OLE_LINK125"/>
      <w:bookmarkStart w:id="247" w:name="OLE_LINK126"/>
      <w:bookmarkEnd w:id="241"/>
      <w:r w:rsidR="00380989" w:rsidRPr="000C33E7">
        <w:rPr>
          <w:rFonts w:hint="eastAsia"/>
          <w:lang w:val="en-US" w:eastAsia="zh-CN"/>
        </w:rPr>
        <w:t>基于Spark分布式计算框架的视频离线处理系统实现</w:t>
      </w:r>
      <w:bookmarkEnd w:id="242"/>
      <w:bookmarkEnd w:id="243"/>
      <w:bookmarkEnd w:id="244"/>
      <w:bookmarkEnd w:id="245"/>
    </w:p>
    <w:p w:rsidR="00F526C0" w:rsidRPr="0093602E" w:rsidRDefault="00F526C0" w:rsidP="00C10F5B">
      <w:pPr>
        <w:spacing w:line="400" w:lineRule="exact"/>
        <w:ind w:firstLine="420"/>
        <w:jc w:val="both"/>
        <w:rPr>
          <w:rFonts w:ascii="Times New Roman" w:hAnsi="Times New Roman"/>
          <w:sz w:val="24"/>
          <w:szCs w:val="24"/>
        </w:rPr>
      </w:pPr>
      <w:r w:rsidRPr="00C8234B">
        <w:rPr>
          <w:rFonts w:ascii="Times New Roman" w:hAnsi="Times New Roman" w:hint="eastAsia"/>
          <w:sz w:val="24"/>
          <w:szCs w:val="24"/>
        </w:rPr>
        <w:t>本系统采用</w:t>
      </w:r>
      <w:r w:rsidRPr="00C8234B">
        <w:rPr>
          <w:rFonts w:ascii="Times New Roman" w:hAnsi="Times New Roman" w:hint="eastAsia"/>
          <w:sz w:val="24"/>
          <w:szCs w:val="24"/>
        </w:rPr>
        <w:t>12</w:t>
      </w:r>
      <w:r w:rsidRPr="00C8234B">
        <w:rPr>
          <w:rFonts w:ascii="Times New Roman" w:hAnsi="Times New Roman" w:hint="eastAsia"/>
          <w:sz w:val="24"/>
          <w:szCs w:val="24"/>
        </w:rPr>
        <w:t>台物理服务器组成，这些服务器的都配备了</w:t>
      </w:r>
      <w:r w:rsidRPr="00C8234B">
        <w:rPr>
          <w:rFonts w:ascii="Times New Roman" w:hAnsi="Times New Roman" w:hint="eastAsia"/>
          <w:sz w:val="24"/>
          <w:szCs w:val="24"/>
        </w:rPr>
        <w:t>Xeon CPU</w:t>
      </w:r>
      <w:r w:rsidRPr="00C8234B">
        <w:rPr>
          <w:rFonts w:ascii="Times New Roman" w:hAnsi="Times New Roman" w:hint="eastAsia"/>
          <w:sz w:val="24"/>
          <w:szCs w:val="24"/>
        </w:rPr>
        <w:t>，具体的配置见表格</w:t>
      </w:r>
      <w:r w:rsidRPr="00C8234B">
        <w:rPr>
          <w:rFonts w:ascii="Times New Roman" w:hAnsi="Times New Roman" w:hint="eastAsia"/>
          <w:sz w:val="24"/>
          <w:szCs w:val="24"/>
        </w:rPr>
        <w:t>5-1</w:t>
      </w:r>
      <w:r>
        <w:rPr>
          <w:rFonts w:ascii="Times New Roman" w:hAnsi="Times New Roman" w:hint="eastAsia"/>
          <w:sz w:val="24"/>
          <w:szCs w:val="24"/>
        </w:rPr>
        <w:t>所示，每台服务器上都安装有</w:t>
      </w:r>
      <w:r>
        <w:rPr>
          <w:rFonts w:ascii="Times New Roman" w:hAnsi="Times New Roman"/>
          <w:sz w:val="24"/>
          <w:szCs w:val="24"/>
        </w:rPr>
        <w:t>Ubuntu 14.04.1 LTS</w:t>
      </w:r>
      <w:r w:rsidRPr="00D93986">
        <w:rPr>
          <w:rFonts w:ascii="Times New Roman" w:hAnsi="Times New Roman"/>
          <w:sz w:val="24"/>
          <w:szCs w:val="24"/>
        </w:rPr>
        <w:t>(GNU/</w:t>
      </w:r>
      <w:r>
        <w:rPr>
          <w:rFonts w:ascii="Times New Roman" w:hAnsi="Times New Roman"/>
          <w:sz w:val="24"/>
          <w:szCs w:val="24"/>
        </w:rPr>
        <w:t>Linux 3.13.0-32-generic x86 64)</w:t>
      </w:r>
      <w:r>
        <w:rPr>
          <w:rFonts w:ascii="Times New Roman" w:hAnsi="Times New Roman" w:hint="eastAsia"/>
          <w:sz w:val="24"/>
          <w:szCs w:val="24"/>
        </w:rPr>
        <w:t>操作系统，安装了</w:t>
      </w:r>
      <w:r>
        <w:rPr>
          <w:rFonts w:ascii="Times New Roman" w:hAnsi="Times New Roman" w:hint="eastAsia"/>
          <w:sz w:val="24"/>
          <w:szCs w:val="24"/>
        </w:rPr>
        <w:t>Spark 1.5.0</w:t>
      </w:r>
      <w:r>
        <w:rPr>
          <w:rFonts w:ascii="Times New Roman" w:hAnsi="Times New Roman" w:hint="eastAsia"/>
          <w:sz w:val="24"/>
          <w:szCs w:val="24"/>
        </w:rPr>
        <w:t>版本和</w:t>
      </w:r>
      <w:r>
        <w:rPr>
          <w:rFonts w:ascii="Times New Roman" w:hAnsi="Times New Roman" w:hint="eastAsia"/>
          <w:sz w:val="24"/>
          <w:szCs w:val="24"/>
        </w:rPr>
        <w:t>Hadoop 1.5.0</w:t>
      </w:r>
      <w:r>
        <w:rPr>
          <w:rFonts w:ascii="Times New Roman" w:hAnsi="Times New Roman" w:hint="eastAsia"/>
          <w:sz w:val="24"/>
          <w:szCs w:val="24"/>
        </w:rPr>
        <w:t>版本，同时安装了</w:t>
      </w:r>
      <w:r w:rsidRPr="00E826FE">
        <w:rPr>
          <w:rFonts w:ascii="Times New Roman" w:hAnsi="Times New Roman" w:hint="eastAsia"/>
          <w:sz w:val="24"/>
          <w:szCs w:val="24"/>
        </w:rPr>
        <w:t>HDFS-385</w:t>
      </w:r>
      <w:r>
        <w:rPr>
          <w:rFonts w:ascii="Times New Roman" w:hAnsi="Times New Roman" w:hint="eastAsia"/>
          <w:sz w:val="24"/>
          <w:szCs w:val="24"/>
        </w:rPr>
        <w:t>和</w:t>
      </w:r>
      <w:r>
        <w:rPr>
          <w:rFonts w:ascii="Times New Roman" w:hAnsi="Times New Roman" w:hint="eastAsia"/>
          <w:sz w:val="24"/>
          <w:szCs w:val="24"/>
        </w:rPr>
        <w:t>HDFS-2576</w:t>
      </w:r>
      <w:r>
        <w:rPr>
          <w:rFonts w:ascii="Times New Roman" w:hAnsi="Times New Roman" w:hint="eastAsia"/>
          <w:sz w:val="24"/>
          <w:szCs w:val="24"/>
        </w:rPr>
        <w:t>两个</w:t>
      </w:r>
      <w:r>
        <w:rPr>
          <w:rFonts w:ascii="Times New Roman" w:hAnsi="Times New Roman"/>
          <w:sz w:val="24"/>
          <w:szCs w:val="24"/>
        </w:rPr>
        <w:t>patch</w:t>
      </w:r>
      <w:r>
        <w:rPr>
          <w:rFonts w:ascii="Times New Roman" w:hAnsi="Times New Roman" w:hint="eastAsia"/>
          <w:sz w:val="24"/>
          <w:szCs w:val="24"/>
        </w:rPr>
        <w:t>保证</w:t>
      </w:r>
      <w:r>
        <w:rPr>
          <w:rFonts w:ascii="Times New Roman" w:hAnsi="Times New Roman" w:hint="eastAsia"/>
          <w:sz w:val="24"/>
          <w:szCs w:val="24"/>
        </w:rPr>
        <w:t>HDFS</w:t>
      </w:r>
      <w:r>
        <w:rPr>
          <w:rFonts w:ascii="Times New Roman" w:hAnsi="Times New Roman" w:hint="eastAsia"/>
          <w:sz w:val="24"/>
          <w:szCs w:val="24"/>
        </w:rPr>
        <w:t>支持自动定义的数据放置策略和指定节点存放数据块的功能，同时为了保证</w:t>
      </w:r>
      <w:r>
        <w:rPr>
          <w:rFonts w:ascii="Times New Roman" w:hAnsi="Times New Roman" w:hint="eastAsia"/>
          <w:sz w:val="24"/>
          <w:szCs w:val="24"/>
        </w:rPr>
        <w:t>Spark</w:t>
      </w:r>
      <w:r>
        <w:rPr>
          <w:rFonts w:ascii="Times New Roman" w:hAnsi="Times New Roman" w:hint="eastAsia"/>
          <w:sz w:val="24"/>
          <w:szCs w:val="24"/>
        </w:rPr>
        <w:t>将任务分配给存储该任务相关数据的节点，我们将所有节点的主机名添加到</w:t>
      </w:r>
      <w:r>
        <w:rPr>
          <w:rFonts w:ascii="Times New Roman" w:hAnsi="Times New Roman" w:hint="eastAsia"/>
          <w:sz w:val="24"/>
          <w:szCs w:val="24"/>
        </w:rPr>
        <w:t>spark</w:t>
      </w:r>
      <w:r>
        <w:rPr>
          <w:rFonts w:ascii="Times New Roman" w:hAnsi="Times New Roman" w:hint="eastAsia"/>
          <w:sz w:val="24"/>
          <w:szCs w:val="24"/>
        </w:rPr>
        <w:t>的配置文件</w:t>
      </w:r>
      <w:r w:rsidRPr="0093602E">
        <w:rPr>
          <w:rFonts w:ascii="Times New Roman" w:hAnsi="Times New Roman"/>
          <w:i/>
          <w:sz w:val="24"/>
          <w:szCs w:val="24"/>
        </w:rPr>
        <w:t>$SP ARK HOME/conf/slaves</w:t>
      </w:r>
      <w:r>
        <w:rPr>
          <w:rFonts w:ascii="Times New Roman" w:hAnsi="Times New Roman" w:hint="eastAsia"/>
          <w:sz w:val="24"/>
          <w:szCs w:val="24"/>
        </w:rPr>
        <w:t>中。</w:t>
      </w:r>
    </w:p>
    <w:p w:rsidR="00F526C0" w:rsidRPr="00B7615D" w:rsidRDefault="00F526C0" w:rsidP="00F526C0">
      <w:pPr>
        <w:ind w:firstLine="420"/>
        <w:jc w:val="center"/>
        <w:rPr>
          <w:rFonts w:ascii="Times New Roman" w:hAnsi="Times New Roman"/>
          <w:sz w:val="24"/>
          <w:szCs w:val="24"/>
        </w:rPr>
      </w:pPr>
      <w:r w:rsidRPr="000B1A64">
        <w:rPr>
          <w:rFonts w:ascii="Times New Roman" w:eastAsia="楷体" w:hAnsi="Times New Roman" w:hint="eastAsia"/>
        </w:rPr>
        <w:t>表</w:t>
      </w:r>
      <w:r>
        <w:rPr>
          <w:rFonts w:ascii="Times New Roman" w:eastAsia="楷体" w:hAnsi="Times New Roman" w:hint="eastAsia"/>
        </w:rPr>
        <w:t>5-1</w:t>
      </w:r>
      <w:r>
        <w:rPr>
          <w:rFonts w:ascii="Times New Roman" w:eastAsia="楷体" w:hAnsi="Times New Roman" w:hint="eastAsia"/>
        </w:rPr>
        <w:t>物理服务器配置</w:t>
      </w:r>
    </w:p>
    <w:tbl>
      <w:tblPr>
        <w:tblStyle w:val="aa"/>
        <w:tblW w:w="0" w:type="auto"/>
        <w:tblLook w:val="04A0"/>
      </w:tblPr>
      <w:tblGrid>
        <w:gridCol w:w="1704"/>
        <w:gridCol w:w="1704"/>
        <w:gridCol w:w="1704"/>
        <w:gridCol w:w="1705"/>
        <w:gridCol w:w="1705"/>
      </w:tblGrid>
      <w:tr w:rsidR="00F526C0" w:rsidTr="00CE7EB4">
        <w:tc>
          <w:tcPr>
            <w:tcW w:w="1704"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类型</w:t>
            </w:r>
          </w:p>
        </w:tc>
        <w:tc>
          <w:tcPr>
            <w:tcW w:w="1704"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CPU</w:t>
            </w:r>
          </w:p>
        </w:tc>
        <w:tc>
          <w:tcPr>
            <w:tcW w:w="1704"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内存</w:t>
            </w:r>
          </w:p>
        </w:tc>
        <w:tc>
          <w:tcPr>
            <w:tcW w:w="1705"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硬盘容量</w:t>
            </w:r>
          </w:p>
        </w:tc>
        <w:tc>
          <w:tcPr>
            <w:tcW w:w="1705"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数量</w:t>
            </w:r>
          </w:p>
        </w:tc>
      </w:tr>
      <w:tr w:rsidR="00F526C0" w:rsidTr="00CE7EB4">
        <w:tc>
          <w:tcPr>
            <w:tcW w:w="1704"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1</w:t>
            </w:r>
          </w:p>
        </w:tc>
        <w:tc>
          <w:tcPr>
            <w:tcW w:w="1704" w:type="dxa"/>
          </w:tcPr>
          <w:p w:rsidR="00F526C0" w:rsidRPr="00D93986" w:rsidRDefault="00A5433E"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16</w:t>
            </w:r>
            <w:r w:rsidR="00F526C0" w:rsidRPr="00D93986">
              <w:rPr>
                <w:rFonts w:ascii="Times New Roman" w:eastAsiaTheme="minorEastAsia" w:hAnsi="Times New Roman" w:cstheme="minorBidi" w:hint="eastAsia"/>
                <w:sz w:val="24"/>
              </w:rPr>
              <w:t>core</w:t>
            </w:r>
          </w:p>
        </w:tc>
        <w:tc>
          <w:tcPr>
            <w:tcW w:w="1704" w:type="dxa"/>
          </w:tcPr>
          <w:p w:rsidR="00F526C0" w:rsidRPr="00D93986" w:rsidRDefault="00844584"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64</w:t>
            </w:r>
            <w:r w:rsidR="00F526C0" w:rsidRPr="00D93986">
              <w:rPr>
                <w:rFonts w:ascii="Times New Roman" w:eastAsiaTheme="minorEastAsia" w:hAnsi="Times New Roman" w:cstheme="minorBidi" w:hint="eastAsia"/>
                <w:sz w:val="24"/>
              </w:rPr>
              <w:t>G</w:t>
            </w:r>
          </w:p>
        </w:tc>
        <w:tc>
          <w:tcPr>
            <w:tcW w:w="1705"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10TB</w:t>
            </w:r>
          </w:p>
        </w:tc>
        <w:tc>
          <w:tcPr>
            <w:tcW w:w="1705"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2</w:t>
            </w:r>
          </w:p>
        </w:tc>
      </w:tr>
      <w:tr w:rsidR="00F526C0" w:rsidTr="00CE7EB4">
        <w:tc>
          <w:tcPr>
            <w:tcW w:w="1704"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2</w:t>
            </w:r>
          </w:p>
        </w:tc>
        <w:tc>
          <w:tcPr>
            <w:tcW w:w="1704" w:type="dxa"/>
          </w:tcPr>
          <w:p w:rsidR="00F526C0" w:rsidRPr="00D93986" w:rsidRDefault="00A5433E"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16</w:t>
            </w:r>
            <w:r w:rsidR="00F526C0" w:rsidRPr="00D93986">
              <w:rPr>
                <w:rFonts w:ascii="Times New Roman" w:eastAsiaTheme="minorEastAsia" w:hAnsi="Times New Roman" w:cstheme="minorBidi" w:hint="eastAsia"/>
                <w:sz w:val="24"/>
              </w:rPr>
              <w:t>core</w:t>
            </w:r>
          </w:p>
        </w:tc>
        <w:tc>
          <w:tcPr>
            <w:tcW w:w="1704" w:type="dxa"/>
          </w:tcPr>
          <w:p w:rsidR="00F526C0" w:rsidRPr="00D93986" w:rsidRDefault="00844584"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32</w:t>
            </w:r>
            <w:r w:rsidR="00F526C0" w:rsidRPr="00D93986">
              <w:rPr>
                <w:rFonts w:ascii="Times New Roman" w:eastAsiaTheme="minorEastAsia" w:hAnsi="Times New Roman" w:cstheme="minorBidi" w:hint="eastAsia"/>
                <w:sz w:val="24"/>
              </w:rPr>
              <w:t>G</w:t>
            </w:r>
          </w:p>
        </w:tc>
        <w:tc>
          <w:tcPr>
            <w:tcW w:w="1705" w:type="dxa"/>
          </w:tcPr>
          <w:p w:rsidR="00F526C0" w:rsidRPr="00D93986" w:rsidRDefault="000F7619"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8</w:t>
            </w:r>
            <w:r w:rsidR="00F526C0" w:rsidRPr="00D93986">
              <w:rPr>
                <w:rFonts w:ascii="Times New Roman" w:eastAsiaTheme="minorEastAsia" w:hAnsi="Times New Roman" w:cstheme="minorBidi" w:hint="eastAsia"/>
                <w:sz w:val="24"/>
              </w:rPr>
              <w:t>TB</w:t>
            </w:r>
          </w:p>
        </w:tc>
        <w:tc>
          <w:tcPr>
            <w:tcW w:w="1705"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2</w:t>
            </w:r>
          </w:p>
        </w:tc>
      </w:tr>
      <w:tr w:rsidR="00F526C0" w:rsidTr="00CE7EB4">
        <w:tc>
          <w:tcPr>
            <w:tcW w:w="1704"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3</w:t>
            </w:r>
          </w:p>
        </w:tc>
        <w:tc>
          <w:tcPr>
            <w:tcW w:w="1704" w:type="dxa"/>
          </w:tcPr>
          <w:p w:rsidR="00F526C0" w:rsidRPr="00D93986" w:rsidRDefault="00A5433E"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8</w:t>
            </w:r>
            <w:r w:rsidR="00F526C0" w:rsidRPr="00D93986">
              <w:rPr>
                <w:rFonts w:ascii="Times New Roman" w:eastAsiaTheme="minorEastAsia" w:hAnsi="Times New Roman" w:cstheme="minorBidi" w:hint="eastAsia"/>
                <w:sz w:val="24"/>
              </w:rPr>
              <w:t>core</w:t>
            </w:r>
          </w:p>
        </w:tc>
        <w:tc>
          <w:tcPr>
            <w:tcW w:w="1704" w:type="dxa"/>
          </w:tcPr>
          <w:p w:rsidR="00F526C0" w:rsidRPr="00D93986" w:rsidRDefault="00844584"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32</w:t>
            </w:r>
            <w:r w:rsidR="00F526C0" w:rsidRPr="00D93986">
              <w:rPr>
                <w:rFonts w:ascii="Times New Roman" w:eastAsiaTheme="minorEastAsia" w:hAnsi="Times New Roman" w:cstheme="minorBidi" w:hint="eastAsia"/>
                <w:sz w:val="24"/>
              </w:rPr>
              <w:t>G</w:t>
            </w:r>
          </w:p>
        </w:tc>
        <w:tc>
          <w:tcPr>
            <w:tcW w:w="1705" w:type="dxa"/>
          </w:tcPr>
          <w:p w:rsidR="00F526C0" w:rsidRPr="00D93986" w:rsidRDefault="000F7619"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4</w:t>
            </w:r>
            <w:r w:rsidR="00F526C0" w:rsidRPr="00D93986">
              <w:rPr>
                <w:rFonts w:ascii="Times New Roman" w:eastAsiaTheme="minorEastAsia" w:hAnsi="Times New Roman" w:cstheme="minorBidi" w:hint="eastAsia"/>
                <w:sz w:val="24"/>
              </w:rPr>
              <w:t>TB</w:t>
            </w:r>
          </w:p>
        </w:tc>
        <w:tc>
          <w:tcPr>
            <w:tcW w:w="1705"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4</w:t>
            </w:r>
          </w:p>
        </w:tc>
      </w:tr>
      <w:tr w:rsidR="00F526C0" w:rsidTr="00CE7EB4">
        <w:tc>
          <w:tcPr>
            <w:tcW w:w="1704"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4</w:t>
            </w:r>
          </w:p>
        </w:tc>
        <w:tc>
          <w:tcPr>
            <w:tcW w:w="1704" w:type="dxa"/>
          </w:tcPr>
          <w:p w:rsidR="00F526C0" w:rsidRPr="00D93986" w:rsidRDefault="00A5433E"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8</w:t>
            </w:r>
            <w:r w:rsidR="00F526C0" w:rsidRPr="00D93986">
              <w:rPr>
                <w:rFonts w:ascii="Times New Roman" w:eastAsiaTheme="minorEastAsia" w:hAnsi="Times New Roman" w:cstheme="minorBidi" w:hint="eastAsia"/>
                <w:sz w:val="24"/>
              </w:rPr>
              <w:t>core</w:t>
            </w:r>
          </w:p>
        </w:tc>
        <w:tc>
          <w:tcPr>
            <w:tcW w:w="1704" w:type="dxa"/>
          </w:tcPr>
          <w:p w:rsidR="00F526C0" w:rsidRPr="00D93986" w:rsidRDefault="00844584"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16</w:t>
            </w:r>
            <w:r w:rsidR="00F526C0" w:rsidRPr="00D93986">
              <w:rPr>
                <w:rFonts w:ascii="Times New Roman" w:eastAsiaTheme="minorEastAsia" w:hAnsi="Times New Roman" w:cstheme="minorBidi" w:hint="eastAsia"/>
                <w:sz w:val="24"/>
              </w:rPr>
              <w:t>G</w:t>
            </w:r>
          </w:p>
        </w:tc>
        <w:tc>
          <w:tcPr>
            <w:tcW w:w="1705" w:type="dxa"/>
          </w:tcPr>
          <w:p w:rsidR="00F526C0" w:rsidRPr="00D93986" w:rsidRDefault="000F7619"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6</w:t>
            </w:r>
            <w:r w:rsidR="00F526C0" w:rsidRPr="00D93986">
              <w:rPr>
                <w:rFonts w:ascii="Times New Roman" w:eastAsiaTheme="minorEastAsia" w:hAnsi="Times New Roman" w:cstheme="minorBidi" w:hint="eastAsia"/>
                <w:sz w:val="24"/>
              </w:rPr>
              <w:t>TB</w:t>
            </w:r>
          </w:p>
        </w:tc>
        <w:tc>
          <w:tcPr>
            <w:tcW w:w="1705"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3</w:t>
            </w:r>
          </w:p>
        </w:tc>
      </w:tr>
      <w:tr w:rsidR="00F526C0" w:rsidTr="00CE7EB4">
        <w:tc>
          <w:tcPr>
            <w:tcW w:w="1704"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5</w:t>
            </w:r>
          </w:p>
        </w:tc>
        <w:tc>
          <w:tcPr>
            <w:tcW w:w="1704" w:type="dxa"/>
          </w:tcPr>
          <w:p w:rsidR="00F526C0" w:rsidRPr="00D93986" w:rsidRDefault="00A5433E"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4</w:t>
            </w:r>
            <w:r w:rsidR="00F526C0" w:rsidRPr="00D93986">
              <w:rPr>
                <w:rFonts w:ascii="Times New Roman" w:eastAsiaTheme="minorEastAsia" w:hAnsi="Times New Roman" w:cstheme="minorBidi" w:hint="eastAsia"/>
                <w:sz w:val="24"/>
              </w:rPr>
              <w:t>core</w:t>
            </w:r>
          </w:p>
        </w:tc>
        <w:tc>
          <w:tcPr>
            <w:tcW w:w="1704" w:type="dxa"/>
          </w:tcPr>
          <w:p w:rsidR="00F526C0" w:rsidRPr="00D93986" w:rsidRDefault="00844584" w:rsidP="00CE7EB4">
            <w:pPr>
              <w:spacing w:line="400" w:lineRule="exact"/>
              <w:rPr>
                <w:rFonts w:ascii="Times New Roman" w:eastAsiaTheme="minorEastAsia" w:hAnsi="Times New Roman" w:cstheme="minorBidi"/>
                <w:sz w:val="24"/>
              </w:rPr>
            </w:pPr>
            <w:r>
              <w:rPr>
                <w:rFonts w:ascii="Times New Roman" w:eastAsiaTheme="minorEastAsia" w:hAnsi="Times New Roman" w:cstheme="minorBidi" w:hint="eastAsia"/>
                <w:sz w:val="24"/>
              </w:rPr>
              <w:t>16</w:t>
            </w:r>
            <w:r w:rsidR="00F526C0" w:rsidRPr="00D93986">
              <w:rPr>
                <w:rFonts w:ascii="Times New Roman" w:eastAsiaTheme="minorEastAsia" w:hAnsi="Times New Roman" w:cstheme="minorBidi" w:hint="eastAsia"/>
                <w:sz w:val="24"/>
              </w:rPr>
              <w:t>G</w:t>
            </w:r>
          </w:p>
        </w:tc>
        <w:tc>
          <w:tcPr>
            <w:tcW w:w="1705"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10TB</w:t>
            </w:r>
          </w:p>
        </w:tc>
        <w:tc>
          <w:tcPr>
            <w:tcW w:w="1705" w:type="dxa"/>
          </w:tcPr>
          <w:p w:rsidR="00F526C0" w:rsidRPr="00D93986" w:rsidRDefault="00F526C0" w:rsidP="00CE7EB4">
            <w:pPr>
              <w:spacing w:line="400" w:lineRule="exact"/>
              <w:rPr>
                <w:rFonts w:ascii="Times New Roman" w:eastAsiaTheme="minorEastAsia" w:hAnsi="Times New Roman" w:cstheme="minorBidi"/>
                <w:sz w:val="24"/>
              </w:rPr>
            </w:pPr>
            <w:r w:rsidRPr="00D93986">
              <w:rPr>
                <w:rFonts w:ascii="Times New Roman" w:eastAsiaTheme="minorEastAsia" w:hAnsi="Times New Roman" w:cstheme="minorBidi" w:hint="eastAsia"/>
                <w:sz w:val="24"/>
              </w:rPr>
              <w:t>1</w:t>
            </w:r>
          </w:p>
        </w:tc>
      </w:tr>
    </w:tbl>
    <w:bookmarkEnd w:id="246"/>
    <w:bookmarkEnd w:id="247"/>
    <w:p w:rsidR="009E0AF3" w:rsidRDefault="0078078B" w:rsidP="00CC1D71">
      <w:pPr>
        <w:spacing w:line="400" w:lineRule="exact"/>
        <w:jc w:val="both"/>
        <w:rPr>
          <w:rFonts w:ascii="Times New Roman" w:hAnsi="Times New Roman"/>
          <w:sz w:val="24"/>
          <w:szCs w:val="24"/>
        </w:rPr>
      </w:pPr>
      <w:r>
        <w:rPr>
          <w:rFonts w:hint="eastAsia"/>
          <w:lang/>
        </w:rPr>
        <w:tab/>
      </w:r>
      <w:r w:rsidRPr="0078078B">
        <w:rPr>
          <w:rFonts w:ascii="Times New Roman" w:hAnsi="Times New Roman" w:hint="eastAsia"/>
          <w:sz w:val="24"/>
          <w:szCs w:val="24"/>
        </w:rPr>
        <w:t>离线视频批处理集群是基于</w:t>
      </w:r>
      <w:r w:rsidRPr="0078078B">
        <w:rPr>
          <w:rFonts w:ascii="Times New Roman" w:hAnsi="Times New Roman" w:hint="eastAsia"/>
          <w:sz w:val="24"/>
          <w:szCs w:val="24"/>
        </w:rPr>
        <w:t>Spark</w:t>
      </w:r>
      <w:r w:rsidRPr="0078078B">
        <w:rPr>
          <w:rFonts w:ascii="Times New Roman" w:hAnsi="Times New Roman" w:hint="eastAsia"/>
          <w:sz w:val="24"/>
          <w:szCs w:val="24"/>
        </w:rPr>
        <w:t>分布式计算架构和</w:t>
      </w:r>
      <w:r w:rsidRPr="0078078B">
        <w:rPr>
          <w:rFonts w:ascii="Times New Roman" w:hAnsi="Times New Roman" w:hint="eastAsia"/>
          <w:sz w:val="24"/>
          <w:szCs w:val="24"/>
        </w:rPr>
        <w:t>HDFS</w:t>
      </w:r>
      <w:r w:rsidRPr="0078078B">
        <w:rPr>
          <w:rFonts w:ascii="Times New Roman" w:hAnsi="Times New Roman" w:hint="eastAsia"/>
          <w:sz w:val="24"/>
          <w:szCs w:val="24"/>
        </w:rPr>
        <w:t>分布式存储系统实现的，</w:t>
      </w:r>
      <w:r>
        <w:rPr>
          <w:rFonts w:ascii="Times New Roman" w:hAnsi="Times New Roman" w:hint="eastAsia"/>
          <w:sz w:val="24"/>
          <w:szCs w:val="24"/>
        </w:rPr>
        <w:t>如图</w:t>
      </w:r>
      <w:r>
        <w:rPr>
          <w:rFonts w:ascii="Times New Roman" w:hAnsi="Times New Roman" w:hint="eastAsia"/>
          <w:sz w:val="24"/>
          <w:szCs w:val="24"/>
        </w:rPr>
        <w:t>5-1</w:t>
      </w:r>
      <w:r>
        <w:rPr>
          <w:rFonts w:ascii="Times New Roman" w:hAnsi="Times New Roman" w:hint="eastAsia"/>
          <w:sz w:val="24"/>
          <w:szCs w:val="24"/>
        </w:rPr>
        <w:t>所示，</w:t>
      </w:r>
      <w:r w:rsidR="00EF3793">
        <w:rPr>
          <w:rFonts w:ascii="Times New Roman" w:hAnsi="Times New Roman" w:hint="eastAsia"/>
          <w:sz w:val="24"/>
          <w:szCs w:val="24"/>
        </w:rPr>
        <w:t>Spark</w:t>
      </w:r>
      <w:r w:rsidR="00EF3793">
        <w:rPr>
          <w:rFonts w:ascii="Times New Roman" w:hAnsi="Times New Roman" w:hint="eastAsia"/>
          <w:sz w:val="24"/>
          <w:szCs w:val="24"/>
        </w:rPr>
        <w:t>的计算节点和</w:t>
      </w:r>
      <w:r w:rsidR="00EF3793">
        <w:rPr>
          <w:rFonts w:ascii="Times New Roman" w:hAnsi="Times New Roman" w:hint="eastAsia"/>
          <w:sz w:val="24"/>
          <w:szCs w:val="24"/>
        </w:rPr>
        <w:t>HDFS</w:t>
      </w:r>
      <w:r w:rsidR="00EF3793">
        <w:rPr>
          <w:rFonts w:ascii="Times New Roman" w:hAnsi="Times New Roman" w:hint="eastAsia"/>
          <w:sz w:val="24"/>
          <w:szCs w:val="24"/>
        </w:rPr>
        <w:t>的存储节点是对应的。</w:t>
      </w:r>
      <w:r w:rsidR="005B40BF">
        <w:rPr>
          <w:rFonts w:ascii="Times New Roman" w:hAnsi="Times New Roman" w:hint="eastAsia"/>
          <w:sz w:val="24"/>
          <w:szCs w:val="24"/>
        </w:rPr>
        <w:t>由于</w:t>
      </w:r>
      <w:r w:rsidR="005B40BF">
        <w:rPr>
          <w:rFonts w:ascii="Times New Roman" w:hAnsi="Times New Roman" w:hint="eastAsia"/>
          <w:sz w:val="24"/>
          <w:szCs w:val="24"/>
        </w:rPr>
        <w:t>Spark</w:t>
      </w:r>
      <w:r w:rsidR="005B40BF">
        <w:rPr>
          <w:rFonts w:ascii="Times New Roman" w:hAnsi="Times New Roman" w:hint="eastAsia"/>
          <w:sz w:val="24"/>
          <w:szCs w:val="24"/>
        </w:rPr>
        <w:t>也支持数据本地化的概念（</w:t>
      </w:r>
      <w:r w:rsidR="005B40BF">
        <w:rPr>
          <w:rFonts w:ascii="Times New Roman" w:hAnsi="Times New Roman" w:hint="eastAsia"/>
          <w:sz w:val="24"/>
          <w:szCs w:val="24"/>
        </w:rPr>
        <w:t>Data Locality</w:t>
      </w:r>
      <w:r w:rsidR="005B40BF">
        <w:rPr>
          <w:rFonts w:ascii="Times New Roman" w:hAnsi="Times New Roman" w:hint="eastAsia"/>
          <w:sz w:val="24"/>
          <w:szCs w:val="24"/>
        </w:rPr>
        <w:t>），和</w:t>
      </w:r>
      <w:r w:rsidR="005B40BF">
        <w:rPr>
          <w:rFonts w:ascii="Times New Roman" w:hAnsi="Times New Roman" w:hint="eastAsia"/>
          <w:sz w:val="24"/>
          <w:szCs w:val="24"/>
        </w:rPr>
        <w:t>MapReduce</w:t>
      </w:r>
      <w:r w:rsidR="005B40BF">
        <w:rPr>
          <w:rFonts w:ascii="Times New Roman" w:hAnsi="Times New Roman" w:hint="eastAsia"/>
          <w:sz w:val="24"/>
          <w:szCs w:val="24"/>
        </w:rPr>
        <w:t>的</w:t>
      </w:r>
      <w:r w:rsidR="005B40BF">
        <w:rPr>
          <w:rFonts w:ascii="Times New Roman" w:hAnsi="Times New Roman" w:hint="eastAsia"/>
          <w:sz w:val="24"/>
          <w:szCs w:val="24"/>
        </w:rPr>
        <w:t>Local T</w:t>
      </w:r>
      <w:r w:rsidR="005B40BF">
        <w:rPr>
          <w:rFonts w:ascii="Times New Roman" w:hAnsi="Times New Roman"/>
          <w:sz w:val="24"/>
          <w:szCs w:val="24"/>
        </w:rPr>
        <w:t>a</w:t>
      </w:r>
      <w:r w:rsidR="005B40BF">
        <w:rPr>
          <w:rFonts w:ascii="Times New Roman" w:hAnsi="Times New Roman" w:hint="eastAsia"/>
          <w:sz w:val="24"/>
          <w:szCs w:val="24"/>
        </w:rPr>
        <w:t>sk</w:t>
      </w:r>
      <w:r w:rsidR="005B40BF">
        <w:rPr>
          <w:rFonts w:ascii="Times New Roman" w:hAnsi="Times New Roman" w:hint="eastAsia"/>
          <w:sz w:val="24"/>
          <w:szCs w:val="24"/>
        </w:rPr>
        <w:t>概念差不多，</w:t>
      </w:r>
      <w:r w:rsidR="005B40BF">
        <w:rPr>
          <w:rFonts w:ascii="Times New Roman" w:hAnsi="Times New Roman" w:hint="eastAsia"/>
          <w:sz w:val="24"/>
          <w:szCs w:val="24"/>
        </w:rPr>
        <w:t>Spark</w:t>
      </w:r>
      <w:r w:rsidR="005B40BF">
        <w:rPr>
          <w:rFonts w:ascii="Times New Roman" w:hAnsi="Times New Roman" w:hint="eastAsia"/>
          <w:sz w:val="24"/>
          <w:szCs w:val="24"/>
        </w:rPr>
        <w:t>会根据任务所需要的数据在</w:t>
      </w:r>
      <w:r w:rsidR="005B40BF">
        <w:rPr>
          <w:rFonts w:ascii="Times New Roman" w:hAnsi="Times New Roman" w:hint="eastAsia"/>
          <w:sz w:val="24"/>
          <w:szCs w:val="24"/>
        </w:rPr>
        <w:t>HDFS</w:t>
      </w:r>
      <w:r w:rsidR="005B40BF">
        <w:rPr>
          <w:rFonts w:ascii="Times New Roman" w:hAnsi="Times New Roman" w:hint="eastAsia"/>
          <w:sz w:val="24"/>
          <w:szCs w:val="24"/>
        </w:rPr>
        <w:t>系统存储节点的位置，分配给存储该数据的节点去执行该任务。这样我们只需要根据本文提出的视频数据放置策略和迁移策略算法在</w:t>
      </w:r>
      <w:r w:rsidR="005B40BF">
        <w:rPr>
          <w:rFonts w:ascii="Times New Roman" w:hAnsi="Times New Roman" w:hint="eastAsia"/>
          <w:sz w:val="24"/>
          <w:szCs w:val="24"/>
        </w:rPr>
        <w:t>HDFS</w:t>
      </w:r>
      <w:r w:rsidR="005B40BF">
        <w:rPr>
          <w:rFonts w:ascii="Times New Roman" w:hAnsi="Times New Roman" w:hint="eastAsia"/>
          <w:sz w:val="24"/>
          <w:szCs w:val="24"/>
        </w:rPr>
        <w:t>放置数据即可。</w:t>
      </w:r>
      <w:r w:rsidR="005B40BF">
        <w:rPr>
          <w:rFonts w:ascii="Times New Roman" w:hAnsi="Times New Roman" w:hint="eastAsia"/>
          <w:sz w:val="24"/>
          <w:szCs w:val="24"/>
        </w:rPr>
        <w:t>Spark</w:t>
      </w:r>
      <w:r w:rsidR="005B40BF">
        <w:rPr>
          <w:rFonts w:ascii="Times New Roman" w:hAnsi="Times New Roman" w:hint="eastAsia"/>
          <w:sz w:val="24"/>
          <w:szCs w:val="24"/>
        </w:rPr>
        <w:t>分布式计算框架会根据数据的分布情况自动分配任务，从而间接达到了我们希望集群内节点负载均衡的目的，同时也降低了集群内部节点间的数据网络传输量。</w:t>
      </w:r>
    </w:p>
    <w:p w:rsidR="00CC1D71" w:rsidRPr="0018129F" w:rsidRDefault="00CC1D71" w:rsidP="00CC1D71">
      <w:pPr>
        <w:jc w:val="center"/>
        <w:rPr>
          <w:lang/>
        </w:rPr>
      </w:pPr>
      <w:r>
        <w:object w:dxaOrig="4499" w:dyaOrig="4336">
          <v:shape id="_x0000_i1036" type="#_x0000_t75" style="width:225pt;height:216.75pt" o:ole="">
            <v:imagedata r:id="rId48" o:title=""/>
          </v:shape>
          <o:OLEObject Type="Embed" ProgID="Visio.Drawing.11" ShapeID="_x0000_i1036" DrawAspect="Content" ObjectID="_1550648223" r:id="rId49"/>
        </w:object>
      </w:r>
    </w:p>
    <w:p w:rsidR="00CC1D71" w:rsidRPr="00CC1D71" w:rsidRDefault="00CC1D71" w:rsidP="00CC1D71">
      <w:pPr>
        <w:ind w:firstLine="420"/>
        <w:jc w:val="center"/>
        <w:rPr>
          <w:rFonts w:ascii="Times New Roman" w:hAnsi="Times New Roman"/>
          <w:sz w:val="24"/>
          <w:szCs w:val="24"/>
        </w:rPr>
      </w:pPr>
      <w:r w:rsidRPr="00CA740E">
        <w:rPr>
          <w:rFonts w:ascii="Times New Roman" w:eastAsia="楷体" w:hAnsi="Times New Roman" w:hint="eastAsia"/>
        </w:rPr>
        <w:t>图</w:t>
      </w:r>
      <w:r>
        <w:rPr>
          <w:rFonts w:ascii="Times New Roman" w:eastAsia="楷体" w:hAnsi="Times New Roman" w:hint="eastAsia"/>
        </w:rPr>
        <w:t>5-1</w:t>
      </w:r>
      <w:r>
        <w:rPr>
          <w:rFonts w:ascii="Times New Roman" w:eastAsia="楷体" w:hAnsi="Times New Roman" w:hint="eastAsia"/>
        </w:rPr>
        <w:t>基于</w:t>
      </w:r>
      <w:r>
        <w:rPr>
          <w:rFonts w:ascii="Times New Roman" w:eastAsia="楷体" w:hAnsi="Times New Roman" w:hint="eastAsia"/>
        </w:rPr>
        <w:t>Spark</w:t>
      </w:r>
      <w:r>
        <w:rPr>
          <w:rFonts w:ascii="Times New Roman" w:eastAsia="楷体" w:hAnsi="Times New Roman" w:hint="eastAsia"/>
        </w:rPr>
        <w:t>的视频离线处理系统结构</w:t>
      </w:r>
    </w:p>
    <w:p w:rsidR="00BA680B" w:rsidRPr="00510975" w:rsidRDefault="009E0AF3" w:rsidP="008E1D83">
      <w:pPr>
        <w:pStyle w:val="af5"/>
        <w:spacing w:before="156" w:after="156"/>
        <w:ind w:firstLineChars="0" w:firstLine="0"/>
      </w:pPr>
      <w:bookmarkStart w:id="248" w:name="_Toc476847738"/>
      <w:bookmarkStart w:id="249" w:name="OLE_LINK112"/>
      <w:bookmarkStart w:id="250" w:name="OLE_LINK113"/>
      <w:r w:rsidRPr="00510975">
        <w:rPr>
          <w:rFonts w:hint="eastAsia"/>
        </w:rPr>
        <w:t>5.1.1 HDFS</w:t>
      </w:r>
      <w:r w:rsidRPr="00510975">
        <w:rPr>
          <w:rFonts w:hint="eastAsia"/>
        </w:rPr>
        <w:t>数据放置过程的实现</w:t>
      </w:r>
      <w:bookmarkEnd w:id="248"/>
    </w:p>
    <w:bookmarkEnd w:id="249"/>
    <w:bookmarkEnd w:id="250"/>
    <w:p w:rsidR="00BA680B" w:rsidRDefault="009E0AF3" w:rsidP="00C744D3">
      <w:pPr>
        <w:spacing w:line="400" w:lineRule="exact"/>
        <w:ind w:firstLine="420"/>
        <w:jc w:val="both"/>
        <w:rPr>
          <w:rFonts w:ascii="Times New Roman" w:hAnsi="Times New Roman"/>
          <w:sz w:val="24"/>
          <w:szCs w:val="24"/>
        </w:rPr>
      </w:pPr>
      <w:r>
        <w:rPr>
          <w:rFonts w:ascii="Times New Roman" w:hAnsi="Times New Roman" w:hint="eastAsia"/>
          <w:sz w:val="24"/>
          <w:szCs w:val="24"/>
          <w:lang/>
        </w:rPr>
        <w:t>默认的</w:t>
      </w:r>
      <w:r>
        <w:rPr>
          <w:rFonts w:ascii="Times New Roman" w:hAnsi="Times New Roman" w:hint="eastAsia"/>
          <w:sz w:val="24"/>
          <w:szCs w:val="24"/>
          <w:lang/>
        </w:rPr>
        <w:t>HDFS</w:t>
      </w:r>
      <w:r>
        <w:rPr>
          <w:rFonts w:ascii="Times New Roman" w:hAnsi="Times New Roman" w:hint="eastAsia"/>
          <w:sz w:val="24"/>
          <w:szCs w:val="24"/>
          <w:lang/>
        </w:rPr>
        <w:t>是不支持自己实现</w:t>
      </w:r>
      <w:r w:rsidR="002C68B2">
        <w:rPr>
          <w:rFonts w:ascii="Times New Roman" w:hAnsi="Times New Roman" w:hint="eastAsia"/>
          <w:sz w:val="24"/>
          <w:szCs w:val="24"/>
          <w:lang/>
        </w:rPr>
        <w:t>数据块放置方法，</w:t>
      </w:r>
      <w:r w:rsidR="002C68B2">
        <w:rPr>
          <w:rFonts w:ascii="Times New Roman" w:hAnsi="Times New Roman" w:hint="eastAsia"/>
          <w:sz w:val="24"/>
          <w:szCs w:val="24"/>
        </w:rPr>
        <w:t>我们</w:t>
      </w:r>
      <w:r w:rsidR="00E826FE" w:rsidRPr="00E826FE">
        <w:rPr>
          <w:rFonts w:ascii="Times New Roman" w:hAnsi="Times New Roman" w:hint="eastAsia"/>
          <w:sz w:val="24"/>
          <w:szCs w:val="24"/>
        </w:rPr>
        <w:t>通过使用</w:t>
      </w:r>
      <w:bookmarkStart w:id="251" w:name="OLE_LINK2"/>
      <w:bookmarkStart w:id="252" w:name="OLE_LINK3"/>
      <w:bookmarkStart w:id="253" w:name="OLE_LINK4"/>
      <w:r w:rsidR="00E826FE" w:rsidRPr="00E826FE">
        <w:rPr>
          <w:rFonts w:ascii="Times New Roman" w:hAnsi="Times New Roman" w:hint="eastAsia"/>
          <w:sz w:val="24"/>
          <w:szCs w:val="24"/>
        </w:rPr>
        <w:t>HDFS-385 API</w:t>
      </w:r>
      <w:bookmarkEnd w:id="251"/>
      <w:bookmarkEnd w:id="252"/>
      <w:bookmarkEnd w:id="253"/>
      <w:r w:rsidR="00E826FE" w:rsidRPr="00E826FE">
        <w:rPr>
          <w:rFonts w:ascii="Times New Roman" w:hAnsi="Times New Roman" w:hint="eastAsia"/>
          <w:sz w:val="24"/>
          <w:szCs w:val="24"/>
        </w:rPr>
        <w:t>（</w:t>
      </w:r>
      <w:r w:rsidR="00E826FE" w:rsidRPr="00E826FE">
        <w:rPr>
          <w:rFonts w:ascii="Times New Roman" w:hAnsi="Times New Roman" w:hint="eastAsia"/>
          <w:sz w:val="24"/>
          <w:szCs w:val="24"/>
        </w:rPr>
        <w:t>2013</w:t>
      </w:r>
      <w:r w:rsidR="00E826FE" w:rsidRPr="00E826FE">
        <w:rPr>
          <w:rFonts w:ascii="Times New Roman" w:hAnsi="Times New Roman" w:hint="eastAsia"/>
          <w:sz w:val="24"/>
          <w:szCs w:val="24"/>
        </w:rPr>
        <w:t>年</w:t>
      </w:r>
      <w:r w:rsidR="00E826FE" w:rsidRPr="00E826FE">
        <w:rPr>
          <w:rFonts w:ascii="Times New Roman" w:hAnsi="Times New Roman" w:hint="eastAsia"/>
          <w:sz w:val="24"/>
          <w:szCs w:val="24"/>
        </w:rPr>
        <w:t>5</w:t>
      </w:r>
      <w:r w:rsidR="00E826FE" w:rsidRPr="00E826FE">
        <w:rPr>
          <w:rFonts w:ascii="Times New Roman" w:hAnsi="Times New Roman" w:hint="eastAsia"/>
          <w:sz w:val="24"/>
          <w:szCs w:val="24"/>
        </w:rPr>
        <w:t>月发布的</w:t>
      </w:r>
      <w:r w:rsidR="00E826FE" w:rsidRPr="00E826FE">
        <w:rPr>
          <w:rFonts w:ascii="Times New Roman" w:hAnsi="Times New Roman" w:hint="eastAsia"/>
          <w:sz w:val="24"/>
          <w:szCs w:val="24"/>
        </w:rPr>
        <w:t>1.2.0</w:t>
      </w:r>
      <w:r w:rsidR="002C68B2">
        <w:rPr>
          <w:rFonts w:ascii="Times New Roman" w:hAnsi="Times New Roman" w:hint="eastAsia"/>
          <w:sz w:val="24"/>
          <w:szCs w:val="24"/>
        </w:rPr>
        <w:t>版本）实现我们的数据块</w:t>
      </w:r>
      <w:r w:rsidR="00E826FE">
        <w:rPr>
          <w:rFonts w:ascii="Times New Roman" w:hAnsi="Times New Roman" w:hint="eastAsia"/>
          <w:sz w:val="24"/>
          <w:szCs w:val="24"/>
        </w:rPr>
        <w:t>放置方法。这是一个高</w:t>
      </w:r>
      <w:r w:rsidR="002C68B2">
        <w:rPr>
          <w:rFonts w:ascii="Times New Roman" w:hAnsi="Times New Roman" w:hint="eastAsia"/>
          <w:sz w:val="24"/>
          <w:szCs w:val="24"/>
        </w:rPr>
        <w:t>级接口，用于希望</w:t>
      </w:r>
      <w:r w:rsidR="00E826FE" w:rsidRPr="00E826FE">
        <w:rPr>
          <w:rFonts w:ascii="Times New Roman" w:hAnsi="Times New Roman" w:hint="eastAsia"/>
          <w:sz w:val="24"/>
          <w:szCs w:val="24"/>
        </w:rPr>
        <w:t>自定义布局算法以覆盖</w:t>
      </w:r>
      <w:r w:rsidR="00E826FE" w:rsidRPr="00E826FE">
        <w:rPr>
          <w:rFonts w:ascii="Times New Roman" w:hAnsi="Times New Roman" w:hint="eastAsia"/>
          <w:sz w:val="24"/>
          <w:szCs w:val="24"/>
        </w:rPr>
        <w:t>HDFS</w:t>
      </w:r>
      <w:r w:rsidR="00E826FE" w:rsidRPr="00E826FE">
        <w:rPr>
          <w:rFonts w:ascii="Times New Roman" w:hAnsi="Times New Roman" w:hint="eastAsia"/>
          <w:sz w:val="24"/>
          <w:szCs w:val="24"/>
        </w:rPr>
        <w:t>默认布置策略的开发人员</w:t>
      </w:r>
      <w:fldSimple w:instr="REF _Ref471223998 \r \h \* MERGEFORMAT ">
        <w:r w:rsidR="005F7DD1">
          <w:rPr>
            <w:rFonts w:ascii="Times New Roman" w:hAnsi="Times New Roman"/>
            <w:sz w:val="24"/>
            <w:szCs w:val="24"/>
            <w:vertAlign w:val="superscript"/>
          </w:rPr>
          <w:t>[38]</w:t>
        </w:r>
      </w:fldSimple>
      <w:r w:rsidR="00E826FE" w:rsidRPr="00E826FE">
        <w:rPr>
          <w:rFonts w:ascii="Times New Roman" w:hAnsi="Times New Roman" w:hint="eastAsia"/>
          <w:sz w:val="24"/>
          <w:szCs w:val="24"/>
        </w:rPr>
        <w:t>。</w:t>
      </w:r>
      <w:r w:rsidR="002C68B2">
        <w:rPr>
          <w:rFonts w:ascii="Times New Roman" w:hAnsi="Times New Roman" w:hint="eastAsia"/>
          <w:sz w:val="24"/>
          <w:szCs w:val="24"/>
        </w:rPr>
        <w:t>这个</w:t>
      </w:r>
      <w:r w:rsidR="002C68B2">
        <w:rPr>
          <w:rFonts w:ascii="Times New Roman" w:hAnsi="Times New Roman" w:hint="eastAsia"/>
          <w:sz w:val="24"/>
          <w:szCs w:val="24"/>
        </w:rPr>
        <w:t>API</w:t>
      </w:r>
      <w:r w:rsidRPr="009E0AF3">
        <w:rPr>
          <w:rFonts w:ascii="Times New Roman" w:hAnsi="Times New Roman" w:hint="eastAsia"/>
          <w:sz w:val="24"/>
          <w:szCs w:val="24"/>
        </w:rPr>
        <w:t>使</w:t>
      </w:r>
      <w:r w:rsidRPr="009E0AF3">
        <w:rPr>
          <w:rFonts w:ascii="Times New Roman" w:hAnsi="Times New Roman" w:hint="eastAsia"/>
          <w:sz w:val="24"/>
          <w:szCs w:val="24"/>
        </w:rPr>
        <w:t>HDFS</w:t>
      </w:r>
      <w:r w:rsidR="002C68B2">
        <w:rPr>
          <w:rFonts w:ascii="Times New Roman" w:hAnsi="Times New Roman" w:hint="eastAsia"/>
          <w:sz w:val="24"/>
          <w:szCs w:val="24"/>
        </w:rPr>
        <w:t>块布局算法可以实现自定义数据块放置方法</w:t>
      </w:r>
      <w:r w:rsidRPr="009E0AF3">
        <w:rPr>
          <w:rFonts w:ascii="Times New Roman" w:hAnsi="Times New Roman" w:hint="eastAsia"/>
          <w:sz w:val="24"/>
          <w:szCs w:val="24"/>
        </w:rPr>
        <w:t>。新的块放置策略必须实现</w:t>
      </w:r>
      <w:bookmarkStart w:id="254" w:name="OLE_LINK111"/>
      <w:r w:rsidRPr="009E0AF3">
        <w:rPr>
          <w:rFonts w:ascii="Times New Roman" w:hAnsi="Times New Roman" w:hint="eastAsia"/>
          <w:sz w:val="24"/>
          <w:szCs w:val="24"/>
        </w:rPr>
        <w:t>BlockPlacementInterface.java</w:t>
      </w:r>
      <w:bookmarkEnd w:id="254"/>
      <w:r w:rsidRPr="009E0AF3">
        <w:rPr>
          <w:rFonts w:ascii="Times New Roman" w:hAnsi="Times New Roman" w:hint="eastAsia"/>
          <w:sz w:val="24"/>
          <w:szCs w:val="24"/>
        </w:rPr>
        <w:t>中指定的接口。</w:t>
      </w:r>
      <w:r w:rsidR="002C68B2">
        <w:rPr>
          <w:rFonts w:ascii="Times New Roman" w:hAnsi="Times New Roman" w:hint="eastAsia"/>
          <w:sz w:val="24"/>
          <w:szCs w:val="24"/>
        </w:rPr>
        <w:t>我们</w:t>
      </w:r>
      <w:r w:rsidR="002C68B2" w:rsidRPr="009E0AF3">
        <w:rPr>
          <w:rFonts w:ascii="Times New Roman" w:hAnsi="Times New Roman" w:hint="eastAsia"/>
          <w:sz w:val="24"/>
          <w:szCs w:val="24"/>
        </w:rPr>
        <w:t>BlockPlacementInterface.java</w:t>
      </w:r>
      <w:r w:rsidR="000A5B8F">
        <w:rPr>
          <w:rFonts w:ascii="Times New Roman" w:hAnsi="Times New Roman" w:hint="eastAsia"/>
          <w:sz w:val="24"/>
          <w:szCs w:val="24"/>
        </w:rPr>
        <w:t>实现本文提出的视频数据块初始放置策略</w:t>
      </w:r>
      <w:r w:rsidR="00F060B2">
        <w:rPr>
          <w:rFonts w:ascii="Times New Roman" w:hAnsi="Times New Roman" w:hint="eastAsia"/>
          <w:sz w:val="24"/>
          <w:szCs w:val="24"/>
        </w:rPr>
        <w:t>。</w:t>
      </w:r>
    </w:p>
    <w:p w:rsidR="00BA680B" w:rsidRPr="00510975" w:rsidRDefault="00F060B2" w:rsidP="008E1D83">
      <w:pPr>
        <w:pStyle w:val="af5"/>
        <w:spacing w:before="156" w:after="156"/>
        <w:ind w:firstLineChars="0" w:firstLine="0"/>
      </w:pPr>
      <w:bookmarkStart w:id="255" w:name="_Toc476847739"/>
      <w:r w:rsidRPr="00510975">
        <w:rPr>
          <w:rFonts w:hint="eastAsia"/>
        </w:rPr>
        <w:t>5.1.2 HDFS</w:t>
      </w:r>
      <w:r w:rsidRPr="00510975">
        <w:rPr>
          <w:rFonts w:hint="eastAsia"/>
        </w:rPr>
        <w:t>数据放置迁移的实现</w:t>
      </w:r>
      <w:bookmarkEnd w:id="255"/>
    </w:p>
    <w:p w:rsidR="008802EA" w:rsidRPr="008802EA" w:rsidRDefault="00F060B2" w:rsidP="00C10F5B">
      <w:pPr>
        <w:spacing w:line="400" w:lineRule="exact"/>
        <w:jc w:val="both"/>
        <w:rPr>
          <w:rFonts w:ascii="Times New Roman" w:hAnsi="Times New Roman"/>
          <w:sz w:val="24"/>
          <w:szCs w:val="24"/>
          <w:lang/>
        </w:rPr>
      </w:pPr>
      <w:r>
        <w:rPr>
          <w:rFonts w:ascii="Times New Roman" w:hAnsi="Times New Roman" w:hint="eastAsia"/>
          <w:sz w:val="24"/>
          <w:szCs w:val="24"/>
          <w:lang/>
        </w:rPr>
        <w:tab/>
      </w:r>
      <w:r>
        <w:rPr>
          <w:rFonts w:ascii="Times New Roman" w:hAnsi="Times New Roman" w:hint="eastAsia"/>
          <w:sz w:val="24"/>
          <w:szCs w:val="24"/>
          <w:lang/>
        </w:rPr>
        <w:t>为了简化数据迁移过程的复杂性，同时减低在数据迁移过程的网络数据传输量，我们在第三章为每个节点设计了待分配任务对应的</w:t>
      </w:r>
      <w:r>
        <w:rPr>
          <w:rFonts w:ascii="Times New Roman" w:hAnsi="Times New Roman" w:hint="eastAsia"/>
          <w:sz w:val="24"/>
          <w:szCs w:val="24"/>
          <w:lang/>
        </w:rPr>
        <w:t>DBG</w:t>
      </w:r>
      <w:r>
        <w:rPr>
          <w:rFonts w:ascii="Times New Roman" w:hAnsi="Times New Roman" w:hint="eastAsia"/>
          <w:sz w:val="24"/>
          <w:szCs w:val="24"/>
          <w:lang/>
        </w:rPr>
        <w:t>序列，数据迁移算法根据每个任务运行所需要的实际时间，重新计算并更新</w:t>
      </w:r>
      <w:r>
        <w:rPr>
          <w:rFonts w:ascii="Times New Roman" w:hAnsi="Times New Roman" w:hint="eastAsia"/>
          <w:sz w:val="24"/>
          <w:szCs w:val="24"/>
          <w:lang/>
        </w:rPr>
        <w:t>CTPM</w:t>
      </w:r>
      <w:r>
        <w:rPr>
          <w:rFonts w:ascii="Times New Roman" w:hAnsi="Times New Roman" w:hint="eastAsia"/>
          <w:sz w:val="24"/>
          <w:szCs w:val="24"/>
          <w:lang/>
        </w:rPr>
        <w:t>时间预测模型。根据</w:t>
      </w:r>
      <w:r>
        <w:rPr>
          <w:rFonts w:ascii="Times New Roman" w:hAnsi="Times New Roman" w:hint="eastAsia"/>
          <w:sz w:val="24"/>
          <w:szCs w:val="24"/>
          <w:lang/>
        </w:rPr>
        <w:t>DRA</w:t>
      </w:r>
      <w:r>
        <w:rPr>
          <w:rFonts w:ascii="Times New Roman" w:hAnsi="Times New Roman" w:hint="eastAsia"/>
          <w:sz w:val="24"/>
          <w:szCs w:val="24"/>
          <w:lang/>
        </w:rPr>
        <w:t>算法</w:t>
      </w:r>
      <w:r w:rsidR="008802EA">
        <w:rPr>
          <w:rFonts w:ascii="Times New Roman" w:hAnsi="Times New Roman" w:hint="eastAsia"/>
          <w:sz w:val="24"/>
          <w:szCs w:val="24"/>
          <w:lang/>
        </w:rPr>
        <w:t>调用</w:t>
      </w:r>
      <w:bookmarkStart w:id="256" w:name="OLE_LINK114"/>
      <w:bookmarkStart w:id="257" w:name="OLE_LINK115"/>
      <w:r w:rsidR="008802EA" w:rsidRPr="008802EA">
        <w:rPr>
          <w:rFonts w:ascii="Times New Roman" w:hAnsi="Times New Roman" w:hint="eastAsia"/>
          <w:sz w:val="24"/>
          <w:szCs w:val="24"/>
          <w:lang/>
        </w:rPr>
        <w:t>addBlock</w:t>
      </w:r>
      <w:r w:rsidR="008802EA" w:rsidRPr="008802EA">
        <w:rPr>
          <w:rFonts w:ascii="Times New Roman" w:hAnsi="Times New Roman" w:hint="eastAsia"/>
          <w:sz w:val="24"/>
          <w:szCs w:val="24"/>
          <w:lang/>
        </w:rPr>
        <w:t>（）方法和</w:t>
      </w:r>
      <w:r w:rsidR="008802EA" w:rsidRPr="008802EA">
        <w:rPr>
          <w:rFonts w:ascii="Times New Roman" w:hAnsi="Times New Roman" w:hint="eastAsia"/>
          <w:sz w:val="24"/>
          <w:szCs w:val="24"/>
          <w:lang/>
        </w:rPr>
        <w:t>create</w:t>
      </w:r>
      <w:r w:rsidR="008802EA" w:rsidRPr="008802EA">
        <w:rPr>
          <w:rFonts w:ascii="Times New Roman" w:hAnsi="Times New Roman" w:hint="eastAsia"/>
          <w:sz w:val="24"/>
          <w:szCs w:val="24"/>
          <w:lang/>
        </w:rPr>
        <w:t>（）</w:t>
      </w:r>
      <w:bookmarkEnd w:id="256"/>
      <w:bookmarkEnd w:id="257"/>
      <w:r w:rsidR="008802EA" w:rsidRPr="008802EA">
        <w:rPr>
          <w:rFonts w:ascii="Times New Roman" w:hAnsi="Times New Roman" w:hint="eastAsia"/>
          <w:sz w:val="24"/>
          <w:szCs w:val="24"/>
          <w:lang/>
        </w:rPr>
        <w:t>文件方法中的偏好节点参数，以使得客户端能够向</w:t>
      </w:r>
      <w:r w:rsidR="008802EA" w:rsidRPr="008802EA">
        <w:rPr>
          <w:rFonts w:ascii="Times New Roman" w:hAnsi="Times New Roman" w:hint="eastAsia"/>
          <w:sz w:val="24"/>
          <w:szCs w:val="24"/>
          <w:lang/>
        </w:rPr>
        <w:t>NameNode</w:t>
      </w:r>
      <w:r w:rsidR="008802EA" w:rsidRPr="008802EA">
        <w:rPr>
          <w:rFonts w:ascii="Times New Roman" w:hAnsi="Times New Roman" w:hint="eastAsia"/>
          <w:sz w:val="24"/>
          <w:szCs w:val="24"/>
          <w:lang/>
        </w:rPr>
        <w:t>提供关于该块的每个副本的位置的提示</w:t>
      </w:r>
      <w:r w:rsidR="008802EA">
        <w:rPr>
          <w:rFonts w:ascii="Times New Roman" w:hAnsi="Times New Roman" w:hint="eastAsia"/>
          <w:sz w:val="24"/>
          <w:szCs w:val="24"/>
          <w:lang/>
        </w:rPr>
        <w:t>。</w:t>
      </w:r>
    </w:p>
    <w:p w:rsidR="000C33E7" w:rsidRPr="00F060B2" w:rsidRDefault="008802EA" w:rsidP="00C744D3">
      <w:pPr>
        <w:spacing w:line="400" w:lineRule="exact"/>
        <w:ind w:firstLine="420"/>
        <w:jc w:val="both"/>
        <w:rPr>
          <w:rFonts w:ascii="Times New Roman" w:hAnsi="Times New Roman"/>
          <w:sz w:val="24"/>
          <w:szCs w:val="24"/>
          <w:lang/>
        </w:rPr>
      </w:pPr>
      <w:r w:rsidRPr="008802EA">
        <w:rPr>
          <w:rFonts w:ascii="Times New Roman" w:hAnsi="Times New Roman" w:hint="eastAsia"/>
          <w:sz w:val="24"/>
          <w:szCs w:val="24"/>
          <w:lang/>
        </w:rPr>
        <w:t>addBlock</w:t>
      </w:r>
      <w:r w:rsidRPr="008802EA">
        <w:rPr>
          <w:rFonts w:ascii="Times New Roman" w:hAnsi="Times New Roman" w:hint="eastAsia"/>
          <w:sz w:val="24"/>
          <w:szCs w:val="24"/>
          <w:lang/>
        </w:rPr>
        <w:t>（）方法和</w:t>
      </w:r>
      <w:r w:rsidRPr="008802EA">
        <w:rPr>
          <w:rFonts w:ascii="Times New Roman" w:hAnsi="Times New Roman" w:hint="eastAsia"/>
          <w:sz w:val="24"/>
          <w:szCs w:val="24"/>
          <w:lang/>
        </w:rPr>
        <w:t>create</w:t>
      </w:r>
      <w:r w:rsidRPr="008802EA">
        <w:rPr>
          <w:rFonts w:ascii="Times New Roman" w:hAnsi="Times New Roman" w:hint="eastAsia"/>
          <w:sz w:val="24"/>
          <w:szCs w:val="24"/>
          <w:lang/>
        </w:rPr>
        <w:t>（）</w:t>
      </w:r>
      <w:r w:rsidR="00B97973">
        <w:rPr>
          <w:rFonts w:ascii="Times New Roman" w:hAnsi="Times New Roman" w:hint="eastAsia"/>
          <w:sz w:val="24"/>
          <w:szCs w:val="24"/>
          <w:lang/>
        </w:rPr>
        <w:t>是在</w:t>
      </w:r>
      <w:r w:rsidR="00B97973">
        <w:rPr>
          <w:rFonts w:ascii="Times New Roman" w:hAnsi="Times New Roman" w:hint="eastAsia"/>
          <w:sz w:val="24"/>
          <w:szCs w:val="24"/>
        </w:rPr>
        <w:t>HDFS-2576</w:t>
      </w:r>
      <w:r w:rsidR="00B97973" w:rsidRPr="00E826FE">
        <w:rPr>
          <w:rFonts w:ascii="Times New Roman" w:hAnsi="Times New Roman" w:hint="eastAsia"/>
          <w:sz w:val="24"/>
          <w:szCs w:val="24"/>
        </w:rPr>
        <w:t xml:space="preserve"> API</w:t>
      </w:r>
      <w:r w:rsidR="00B97973">
        <w:rPr>
          <w:rFonts w:ascii="Times New Roman" w:hAnsi="Times New Roman" w:hint="eastAsia"/>
          <w:sz w:val="24"/>
          <w:szCs w:val="24"/>
        </w:rPr>
        <w:t>中</w:t>
      </w:r>
      <w:r w:rsidRPr="008802EA">
        <w:rPr>
          <w:rFonts w:ascii="Times New Roman" w:hAnsi="Times New Roman" w:hint="eastAsia"/>
          <w:sz w:val="24"/>
          <w:szCs w:val="24"/>
          <w:lang/>
        </w:rPr>
        <w:t>，</w:t>
      </w:r>
      <w:r w:rsidR="00B97973">
        <w:rPr>
          <w:rFonts w:ascii="Times New Roman" w:hAnsi="Times New Roman" w:hint="eastAsia"/>
          <w:sz w:val="24"/>
          <w:szCs w:val="24"/>
          <w:lang/>
        </w:rPr>
        <w:t>通过这两个方法可以设置数据块的</w:t>
      </w:r>
      <w:r w:rsidRPr="008802EA">
        <w:rPr>
          <w:rFonts w:ascii="Times New Roman" w:hAnsi="Times New Roman" w:hint="eastAsia"/>
          <w:sz w:val="24"/>
          <w:szCs w:val="24"/>
          <w:lang/>
        </w:rPr>
        <w:t>偏好节点参数，以使得客户端能够向</w:t>
      </w:r>
      <w:r w:rsidRPr="008802EA">
        <w:rPr>
          <w:rFonts w:ascii="Times New Roman" w:hAnsi="Times New Roman" w:hint="eastAsia"/>
          <w:sz w:val="24"/>
          <w:szCs w:val="24"/>
          <w:lang/>
        </w:rPr>
        <w:t>NameNode</w:t>
      </w:r>
      <w:r w:rsidRPr="008802EA">
        <w:rPr>
          <w:rFonts w:ascii="Times New Roman" w:hAnsi="Times New Roman" w:hint="eastAsia"/>
          <w:sz w:val="24"/>
          <w:szCs w:val="24"/>
          <w:lang/>
        </w:rPr>
        <w:t>提供关于该块的每个副本的位置的提示</w:t>
      </w:r>
      <w:fldSimple w:instr="REF _Ref471224016 \r \h \* MERGEFORMAT ">
        <w:r w:rsidR="005F7DD1">
          <w:rPr>
            <w:rFonts w:ascii="Times New Roman" w:hAnsi="Times New Roman"/>
            <w:sz w:val="24"/>
            <w:szCs w:val="24"/>
            <w:vertAlign w:val="superscript"/>
            <w:lang/>
          </w:rPr>
          <w:t>[39]</w:t>
        </w:r>
      </w:fldSimple>
      <w:r w:rsidRPr="008802EA">
        <w:rPr>
          <w:rFonts w:ascii="Times New Roman" w:hAnsi="Times New Roman" w:hint="eastAsia"/>
          <w:sz w:val="24"/>
          <w:szCs w:val="24"/>
          <w:lang/>
        </w:rPr>
        <w:t>。</w:t>
      </w:r>
      <w:r w:rsidR="00B97973">
        <w:rPr>
          <w:rFonts w:ascii="Times New Roman" w:hAnsi="Times New Roman" w:hint="eastAsia"/>
          <w:sz w:val="24"/>
          <w:szCs w:val="24"/>
          <w:lang/>
        </w:rPr>
        <w:t>提示</w:t>
      </w:r>
      <w:r w:rsidRPr="008802EA">
        <w:rPr>
          <w:rFonts w:ascii="Times New Roman" w:hAnsi="Times New Roman" w:hint="eastAsia"/>
          <w:sz w:val="24"/>
          <w:szCs w:val="24"/>
          <w:lang/>
        </w:rPr>
        <w:t>NameNode</w:t>
      </w:r>
      <w:r w:rsidR="00B97973">
        <w:rPr>
          <w:rFonts w:ascii="Times New Roman" w:hAnsi="Times New Roman" w:hint="eastAsia"/>
          <w:sz w:val="24"/>
          <w:szCs w:val="24"/>
          <w:lang/>
        </w:rPr>
        <w:t>优先将该数据块放置在该数据块的偏好节点。</w:t>
      </w:r>
    </w:p>
    <w:p w:rsidR="00216FB2" w:rsidRPr="00C744D3" w:rsidRDefault="00724F2C" w:rsidP="003647B6">
      <w:pPr>
        <w:pStyle w:val="110"/>
        <w:spacing w:before="156" w:after="156"/>
        <w:rPr>
          <w:lang w:val="en-US" w:eastAsia="zh-CN"/>
        </w:rPr>
      </w:pPr>
      <w:bookmarkStart w:id="258" w:name="_Toc440442883"/>
      <w:bookmarkStart w:id="259" w:name="_Toc476847740"/>
      <w:r w:rsidRPr="000C33E7">
        <w:rPr>
          <w:rFonts w:hint="eastAsia"/>
          <w:lang w:val="en-US" w:eastAsia="zh-CN"/>
        </w:rPr>
        <w:t>5.2</w:t>
      </w:r>
      <w:bookmarkEnd w:id="258"/>
      <w:r w:rsidR="00B97973" w:rsidRPr="000C33E7">
        <w:rPr>
          <w:rFonts w:hint="eastAsia"/>
          <w:lang w:val="en-US" w:eastAsia="zh-CN"/>
        </w:rPr>
        <w:t>视频浓缩</w:t>
      </w:r>
      <w:r w:rsidR="00380989" w:rsidRPr="000C33E7">
        <w:rPr>
          <w:rFonts w:hint="eastAsia"/>
          <w:lang w:val="en-US" w:eastAsia="zh-CN"/>
        </w:rPr>
        <w:t>算法实现</w:t>
      </w:r>
      <w:bookmarkEnd w:id="259"/>
    </w:p>
    <w:p w:rsidR="00216FB2" w:rsidRDefault="00B97973" w:rsidP="00C10F5B">
      <w:pPr>
        <w:spacing w:line="400" w:lineRule="exact"/>
        <w:ind w:firstLine="420"/>
        <w:jc w:val="both"/>
        <w:rPr>
          <w:rFonts w:ascii="Times New Roman" w:hAnsi="Times New Roman"/>
          <w:sz w:val="24"/>
          <w:szCs w:val="24"/>
          <w:lang/>
        </w:rPr>
      </w:pPr>
      <w:r w:rsidRPr="00B97973">
        <w:rPr>
          <w:rFonts w:ascii="Times New Roman" w:hAnsi="Times New Roman" w:hint="eastAsia"/>
          <w:sz w:val="24"/>
          <w:szCs w:val="24"/>
          <w:lang/>
        </w:rPr>
        <w:t>为了测试基于</w:t>
      </w:r>
      <w:r w:rsidRPr="00B97973">
        <w:rPr>
          <w:rFonts w:ascii="Times New Roman" w:hAnsi="Times New Roman" w:hint="eastAsia"/>
          <w:sz w:val="24"/>
          <w:szCs w:val="24"/>
          <w:lang/>
        </w:rPr>
        <w:t>CTPM</w:t>
      </w:r>
      <w:r w:rsidRPr="00B97973">
        <w:rPr>
          <w:rFonts w:ascii="Times New Roman" w:hAnsi="Times New Roman" w:hint="eastAsia"/>
          <w:sz w:val="24"/>
          <w:szCs w:val="24"/>
          <w:lang/>
        </w:rPr>
        <w:t>模型的视频数据块放置策略和视频数据块迁移</w:t>
      </w:r>
      <w:r>
        <w:rPr>
          <w:rFonts w:ascii="Times New Roman" w:hAnsi="Times New Roman" w:hint="eastAsia"/>
          <w:sz w:val="24"/>
          <w:szCs w:val="24"/>
          <w:lang/>
        </w:rPr>
        <w:t>效果</w:t>
      </w:r>
      <w:r w:rsidRPr="00B97973">
        <w:rPr>
          <w:rFonts w:ascii="Times New Roman" w:hAnsi="Times New Roman" w:hint="eastAsia"/>
          <w:sz w:val="24"/>
          <w:szCs w:val="24"/>
          <w:lang/>
        </w:rPr>
        <w:t>，我们实现了视频</w:t>
      </w:r>
      <w:r>
        <w:rPr>
          <w:rFonts w:ascii="Times New Roman" w:hAnsi="Times New Roman" w:hint="eastAsia"/>
          <w:sz w:val="24"/>
          <w:szCs w:val="24"/>
          <w:lang/>
        </w:rPr>
        <w:t>浓缩</w:t>
      </w:r>
      <w:r w:rsidRPr="00B97973">
        <w:rPr>
          <w:rFonts w:ascii="Times New Roman" w:hAnsi="Times New Roman" w:hint="eastAsia"/>
          <w:sz w:val="24"/>
          <w:szCs w:val="24"/>
          <w:lang/>
        </w:rPr>
        <w:t>算法</w:t>
      </w:r>
      <w:r>
        <w:rPr>
          <w:rFonts w:ascii="Times New Roman" w:hAnsi="Times New Roman" w:hint="eastAsia"/>
          <w:sz w:val="24"/>
          <w:szCs w:val="24"/>
          <w:lang/>
        </w:rPr>
        <w:t>。</w:t>
      </w:r>
    </w:p>
    <w:p w:rsidR="00843F93" w:rsidRDefault="00B97973" w:rsidP="00C10F5B">
      <w:pPr>
        <w:spacing w:line="400" w:lineRule="exact"/>
        <w:ind w:firstLine="420"/>
        <w:jc w:val="both"/>
        <w:rPr>
          <w:rFonts w:ascii="Times New Roman" w:hAnsi="Times New Roman"/>
          <w:sz w:val="24"/>
          <w:szCs w:val="24"/>
          <w:lang/>
        </w:rPr>
      </w:pPr>
      <w:r>
        <w:rPr>
          <w:rFonts w:ascii="Times New Roman" w:hAnsi="Times New Roman" w:hint="eastAsia"/>
          <w:sz w:val="24"/>
          <w:szCs w:val="24"/>
          <w:lang/>
        </w:rPr>
        <w:lastRenderedPageBreak/>
        <w:t>视频浓缩算法的概念</w:t>
      </w:r>
      <w:r w:rsidR="00F25D4D">
        <w:rPr>
          <w:rFonts w:ascii="Times New Roman" w:hAnsi="Times New Roman" w:hint="eastAsia"/>
          <w:sz w:val="24"/>
          <w:szCs w:val="24"/>
          <w:lang/>
        </w:rPr>
        <w:t>我们已经在相关技术技术中介绍过，本文实现的视频摘要算法分为两个部分</w:t>
      </w:r>
      <w:r w:rsidR="00843F93">
        <w:rPr>
          <w:rFonts w:ascii="Times New Roman" w:hAnsi="Times New Roman" w:hint="eastAsia"/>
          <w:sz w:val="24"/>
          <w:szCs w:val="24"/>
          <w:lang/>
        </w:rPr>
        <w:t>，视频浓缩算法的处理流程如图</w:t>
      </w:r>
      <w:r w:rsidR="00843F93">
        <w:rPr>
          <w:rFonts w:ascii="Times New Roman" w:hAnsi="Times New Roman" w:hint="eastAsia"/>
          <w:sz w:val="24"/>
          <w:szCs w:val="24"/>
          <w:lang/>
        </w:rPr>
        <w:t>5-2</w:t>
      </w:r>
      <w:r w:rsidR="00843F93">
        <w:rPr>
          <w:rFonts w:ascii="Times New Roman" w:hAnsi="Times New Roman" w:hint="eastAsia"/>
          <w:sz w:val="24"/>
          <w:szCs w:val="24"/>
          <w:lang/>
        </w:rPr>
        <w:t>所示：</w:t>
      </w:r>
    </w:p>
    <w:p w:rsidR="00843F93" w:rsidRDefault="00E808C8" w:rsidP="00843F93">
      <w:pPr>
        <w:jc w:val="center"/>
        <w:rPr>
          <w:rFonts w:ascii="Times New Roman" w:hAnsi="Times New Roman"/>
          <w:sz w:val="24"/>
          <w:szCs w:val="24"/>
          <w:lang/>
        </w:rPr>
      </w:pPr>
      <w:r>
        <w:object w:dxaOrig="6614" w:dyaOrig="4733">
          <v:shape id="_x0000_i1037" type="#_x0000_t75" style="width:302.25pt;height:216.75pt" o:ole="">
            <v:imagedata r:id="rId50" o:title=""/>
          </v:shape>
          <o:OLEObject Type="Embed" ProgID="Visio.Drawing.11" ShapeID="_x0000_i1037" DrawAspect="Content" ObjectID="_1550648224" r:id="rId51"/>
        </w:object>
      </w:r>
    </w:p>
    <w:p w:rsidR="00843F93" w:rsidRPr="00843F93" w:rsidRDefault="00843F93" w:rsidP="00843F93">
      <w:pPr>
        <w:ind w:firstLine="420"/>
        <w:jc w:val="center"/>
        <w:rPr>
          <w:rFonts w:ascii="Times New Roman" w:eastAsia="楷体" w:hAnsi="Times New Roman"/>
        </w:rPr>
      </w:pPr>
      <w:r w:rsidRPr="005805FF">
        <w:rPr>
          <w:rFonts w:ascii="Times New Roman" w:eastAsia="楷体" w:hAnsi="Times New Roman" w:hint="eastAsia"/>
        </w:rPr>
        <w:t>图</w:t>
      </w:r>
      <w:r>
        <w:rPr>
          <w:rFonts w:ascii="Times New Roman" w:eastAsia="楷体" w:hAnsi="Times New Roman" w:hint="eastAsia"/>
        </w:rPr>
        <w:t xml:space="preserve"> 5-2</w:t>
      </w:r>
      <w:r w:rsidRPr="005805FF">
        <w:rPr>
          <w:rFonts w:ascii="Times New Roman" w:eastAsia="楷体" w:hAnsi="Times New Roman" w:hint="eastAsia"/>
        </w:rPr>
        <w:t>视频浓缩流程图</w:t>
      </w:r>
    </w:p>
    <w:p w:rsidR="00F25D4D" w:rsidRPr="00B97973" w:rsidRDefault="00F25D4D" w:rsidP="00C10F5B">
      <w:pPr>
        <w:spacing w:line="400" w:lineRule="exact"/>
        <w:jc w:val="both"/>
        <w:rPr>
          <w:rFonts w:ascii="Times New Roman" w:hAnsi="Times New Roman"/>
          <w:sz w:val="24"/>
          <w:szCs w:val="24"/>
          <w:lang/>
        </w:rPr>
      </w:pPr>
      <w:r w:rsidRPr="00F25D4D">
        <w:rPr>
          <w:rFonts w:ascii="Times New Roman" w:hAnsi="Times New Roman" w:hint="eastAsia"/>
          <w:sz w:val="24"/>
          <w:szCs w:val="24"/>
          <w:lang/>
        </w:rPr>
        <w:t>视频浓缩算法的第一部分主要是通过</w:t>
      </w:r>
      <w:r w:rsidRPr="00F25D4D">
        <w:rPr>
          <w:rFonts w:ascii="Times New Roman" w:hAnsi="Times New Roman" w:hint="eastAsia"/>
          <w:sz w:val="24"/>
          <w:szCs w:val="24"/>
          <w:lang/>
        </w:rPr>
        <w:t xml:space="preserve"> Vibe </w:t>
      </w:r>
      <w:r w:rsidRPr="00F25D4D">
        <w:rPr>
          <w:rFonts w:ascii="Times New Roman" w:hAnsi="Times New Roman" w:hint="eastAsia"/>
          <w:sz w:val="24"/>
          <w:szCs w:val="24"/>
          <w:lang/>
        </w:rPr>
        <w:t>背景建模算法，利用读入的视频帧建立视频数据块背景模型，然后利用背景差分算法将视频数据块中移动的车和人检测出来，并记录该车或人在监控视频中出现的帧号、顶点坐标、宽高信息，根据目标跟踪算法判断当前检测出来的运动对象分别将属于哪个活动对象的运动序列。最终将监控视频中所有的运动对象都检测出来，形成活动对象的运动序列。如图</w:t>
      </w:r>
      <w:r w:rsidR="00843F93">
        <w:rPr>
          <w:rFonts w:ascii="Times New Roman" w:hAnsi="Times New Roman" w:hint="eastAsia"/>
          <w:sz w:val="24"/>
          <w:szCs w:val="24"/>
          <w:lang/>
        </w:rPr>
        <w:t xml:space="preserve"> 5-3</w:t>
      </w:r>
      <w:r w:rsidRPr="00F25D4D">
        <w:rPr>
          <w:rFonts w:ascii="Times New Roman" w:hAnsi="Times New Roman" w:hint="eastAsia"/>
          <w:sz w:val="24"/>
          <w:szCs w:val="24"/>
          <w:lang/>
        </w:rPr>
        <w:t>所示：</w:t>
      </w:r>
    </w:p>
    <w:p w:rsidR="00380989" w:rsidRDefault="00F25D4D" w:rsidP="00380989">
      <w:pPr>
        <w:rPr>
          <w:lang/>
        </w:rPr>
      </w:pPr>
      <w:r>
        <w:rPr>
          <w:noProof/>
        </w:rPr>
        <w:drawing>
          <wp:inline distT="0" distB="0" distL="0" distR="0">
            <wp:extent cx="5274310" cy="5738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573825"/>
                    </a:xfrm>
                    <a:prstGeom prst="rect">
                      <a:avLst/>
                    </a:prstGeom>
                  </pic:spPr>
                </pic:pic>
              </a:graphicData>
            </a:graphic>
          </wp:inline>
        </w:drawing>
      </w:r>
    </w:p>
    <w:p w:rsidR="00F25D4D" w:rsidRPr="0070064A" w:rsidRDefault="00F25D4D" w:rsidP="00F25D4D">
      <w:pPr>
        <w:ind w:firstLine="420"/>
        <w:jc w:val="center"/>
        <w:rPr>
          <w:rFonts w:ascii="Times New Roman" w:hAnsi="Times New Roman"/>
          <w:sz w:val="24"/>
          <w:szCs w:val="24"/>
        </w:rPr>
      </w:pPr>
      <w:bookmarkStart w:id="260" w:name="OLE_LINK5"/>
      <w:bookmarkStart w:id="261" w:name="OLE_LINK6"/>
      <w:r w:rsidRPr="00CA740E">
        <w:rPr>
          <w:rFonts w:ascii="Times New Roman" w:eastAsia="楷体" w:hAnsi="Times New Roman" w:hint="eastAsia"/>
        </w:rPr>
        <w:t>图</w:t>
      </w:r>
      <w:r w:rsidR="00843F93">
        <w:rPr>
          <w:rFonts w:ascii="Times New Roman" w:eastAsia="楷体" w:hAnsi="Times New Roman" w:hint="eastAsia"/>
        </w:rPr>
        <w:t>5-3</w:t>
      </w:r>
      <w:r w:rsidRPr="00F25D4D">
        <w:rPr>
          <w:rFonts w:ascii="Times New Roman" w:eastAsia="楷体" w:hAnsi="Times New Roman" w:hint="eastAsia"/>
        </w:rPr>
        <w:t>活动对象的运动序列图</w:t>
      </w:r>
    </w:p>
    <w:bookmarkEnd w:id="260"/>
    <w:bookmarkEnd w:id="261"/>
    <w:p w:rsidR="00F25D4D" w:rsidRDefault="00F25D4D" w:rsidP="00C10F5B">
      <w:pPr>
        <w:spacing w:line="400" w:lineRule="exact"/>
        <w:ind w:firstLine="420"/>
        <w:jc w:val="both"/>
        <w:rPr>
          <w:rFonts w:ascii="Times New Roman" w:hAnsi="Times New Roman"/>
          <w:sz w:val="24"/>
          <w:szCs w:val="24"/>
          <w:lang/>
        </w:rPr>
      </w:pPr>
      <w:r w:rsidRPr="00F25D4D">
        <w:rPr>
          <w:rFonts w:ascii="Times New Roman" w:hAnsi="Times New Roman" w:hint="eastAsia"/>
          <w:sz w:val="24"/>
          <w:szCs w:val="24"/>
          <w:lang/>
        </w:rPr>
        <w:t>视频浓缩算法的第二部分是根据第一部分生成的活动对象的运动序列，按照一定的规则，例如在拼接的过程中需要保证运动对象的轨迹不能重合、浓缩视频每一帧中最多活动对象的个数等等，生成浓缩视频。</w:t>
      </w:r>
    </w:p>
    <w:p w:rsidR="00A84CDC" w:rsidRPr="00A84CDC" w:rsidRDefault="00A84CDC" w:rsidP="002F31A1">
      <w:pPr>
        <w:spacing w:line="400" w:lineRule="exact"/>
        <w:ind w:firstLine="420"/>
        <w:jc w:val="both"/>
        <w:rPr>
          <w:rFonts w:ascii="Times New Roman" w:hAnsi="Times New Roman"/>
          <w:sz w:val="24"/>
          <w:szCs w:val="24"/>
        </w:rPr>
      </w:pPr>
      <w:r>
        <w:rPr>
          <w:rFonts w:ascii="Times New Roman" w:hAnsi="Times New Roman" w:hint="eastAsia"/>
          <w:sz w:val="24"/>
          <w:szCs w:val="24"/>
        </w:rPr>
        <w:t>Spark</w:t>
      </w:r>
      <w:r w:rsidRPr="00A84CDC">
        <w:rPr>
          <w:rFonts w:ascii="Times New Roman" w:hAnsi="Times New Roman" w:hint="eastAsia"/>
          <w:sz w:val="24"/>
          <w:szCs w:val="24"/>
        </w:rPr>
        <w:t>计算框架最初是被</w:t>
      </w:r>
      <w:r w:rsidRPr="00A84CDC">
        <w:rPr>
          <w:rFonts w:ascii="Times New Roman" w:hAnsi="Times New Roman" w:hint="eastAsia"/>
          <w:sz w:val="24"/>
          <w:szCs w:val="24"/>
        </w:rPr>
        <w:t>Google</w:t>
      </w:r>
      <w:r w:rsidRPr="00A84CDC">
        <w:rPr>
          <w:rFonts w:ascii="Times New Roman" w:hAnsi="Times New Roman" w:hint="eastAsia"/>
          <w:sz w:val="24"/>
          <w:szCs w:val="24"/>
        </w:rPr>
        <w:t>设计用来处理文本数据的，首先我们需要对</w:t>
      </w:r>
      <w:r>
        <w:rPr>
          <w:rFonts w:ascii="Times New Roman" w:hAnsi="Times New Roman" w:hint="eastAsia"/>
          <w:sz w:val="24"/>
          <w:szCs w:val="24"/>
        </w:rPr>
        <w:t>Spark</w:t>
      </w:r>
      <w:r w:rsidRPr="00A84CDC">
        <w:rPr>
          <w:rFonts w:ascii="Times New Roman" w:hAnsi="Times New Roman" w:hint="eastAsia"/>
          <w:sz w:val="24"/>
          <w:szCs w:val="24"/>
        </w:rPr>
        <w:t>的接口进行扩充，方便我们后续进行图片的处理；然后在</w:t>
      </w:r>
      <w:r w:rsidRPr="00A84CDC">
        <w:rPr>
          <w:rFonts w:ascii="Times New Roman" w:hAnsi="Times New Roman" w:hint="eastAsia"/>
          <w:sz w:val="24"/>
          <w:szCs w:val="24"/>
        </w:rPr>
        <w:t>Map</w:t>
      </w:r>
      <w:r w:rsidRPr="00A84CDC">
        <w:rPr>
          <w:rFonts w:ascii="Times New Roman" w:hAnsi="Times New Roman" w:hint="eastAsia"/>
          <w:sz w:val="24"/>
          <w:szCs w:val="24"/>
        </w:rPr>
        <w:t>阶段实现背景差分、多目标跟踪生成活动对象的运动序列；为了减少集群内部的网络传输量，在</w:t>
      </w:r>
      <w:r w:rsidRPr="00A84CDC">
        <w:rPr>
          <w:rFonts w:ascii="Times New Roman" w:hAnsi="Times New Roman" w:hint="eastAsia"/>
          <w:sz w:val="24"/>
          <w:szCs w:val="24"/>
        </w:rPr>
        <w:t>Combine</w:t>
      </w:r>
      <w:r w:rsidRPr="00A84CDC">
        <w:rPr>
          <w:rFonts w:ascii="Times New Roman" w:hAnsi="Times New Roman" w:hint="eastAsia"/>
          <w:sz w:val="24"/>
          <w:szCs w:val="24"/>
        </w:rPr>
        <w:t>阶段将活动对象的运动序列拼接成子浓缩视频；最后在</w:t>
      </w:r>
      <w:r w:rsidRPr="00A84CDC">
        <w:rPr>
          <w:rFonts w:ascii="Times New Roman" w:hAnsi="Times New Roman" w:hint="eastAsia"/>
          <w:sz w:val="24"/>
          <w:szCs w:val="24"/>
        </w:rPr>
        <w:t>Reduce</w:t>
      </w:r>
      <w:r w:rsidRPr="00A84CDC">
        <w:rPr>
          <w:rFonts w:ascii="Times New Roman" w:hAnsi="Times New Roman" w:hint="eastAsia"/>
          <w:sz w:val="24"/>
          <w:szCs w:val="24"/>
        </w:rPr>
        <w:t>阶段将子浓缩视频进行合并输出，</w:t>
      </w:r>
      <w:r w:rsidRPr="00A84CDC">
        <w:rPr>
          <w:rFonts w:ascii="Times New Roman" w:hAnsi="Times New Roman" w:hint="eastAsia"/>
          <w:sz w:val="24"/>
          <w:szCs w:val="24"/>
        </w:rPr>
        <w:t>MapReduce</w:t>
      </w:r>
      <w:r w:rsidRPr="00A84CDC">
        <w:rPr>
          <w:rFonts w:ascii="Times New Roman" w:hAnsi="Times New Roman" w:hint="eastAsia"/>
          <w:sz w:val="24"/>
          <w:szCs w:val="24"/>
        </w:rPr>
        <w:t>各个阶段的输入输出数据如图</w:t>
      </w:r>
      <w:r w:rsidRPr="00A84CDC">
        <w:rPr>
          <w:rFonts w:ascii="Times New Roman" w:hAnsi="Times New Roman" w:hint="eastAsia"/>
          <w:sz w:val="24"/>
          <w:szCs w:val="24"/>
        </w:rPr>
        <w:t>5</w:t>
      </w:r>
      <w:r w:rsidR="00843F93">
        <w:rPr>
          <w:rFonts w:ascii="Times New Roman" w:hAnsi="Times New Roman" w:hint="eastAsia"/>
          <w:sz w:val="24"/>
          <w:szCs w:val="24"/>
        </w:rPr>
        <w:t>-4</w:t>
      </w:r>
      <w:r w:rsidRPr="00A84CDC">
        <w:rPr>
          <w:rFonts w:ascii="Times New Roman" w:hAnsi="Times New Roman" w:hint="eastAsia"/>
          <w:sz w:val="24"/>
          <w:szCs w:val="24"/>
        </w:rPr>
        <w:t>所示：</w:t>
      </w:r>
    </w:p>
    <w:p w:rsidR="00A84CDC" w:rsidRPr="00A84CDC" w:rsidRDefault="00A84CDC" w:rsidP="00C10F5B">
      <w:pPr>
        <w:pStyle w:val="a5"/>
        <w:numPr>
          <w:ilvl w:val="0"/>
          <w:numId w:val="36"/>
        </w:numPr>
        <w:spacing w:line="400" w:lineRule="exact"/>
        <w:ind w:left="851" w:firstLineChars="0" w:hanging="431"/>
        <w:jc w:val="both"/>
        <w:rPr>
          <w:sz w:val="24"/>
        </w:rPr>
      </w:pPr>
      <w:r w:rsidRPr="00A84CDC">
        <w:rPr>
          <w:rFonts w:hint="eastAsia"/>
          <w:sz w:val="24"/>
        </w:rPr>
        <w:t>ImageWritable</w:t>
      </w:r>
      <w:r w:rsidRPr="00A84CDC">
        <w:rPr>
          <w:rFonts w:hint="eastAsia"/>
          <w:sz w:val="24"/>
        </w:rPr>
        <w:t>类的实现</w:t>
      </w:r>
    </w:p>
    <w:p w:rsidR="00A84CDC" w:rsidRPr="00A84CDC" w:rsidRDefault="00A84CDC" w:rsidP="00AA011E">
      <w:pPr>
        <w:spacing w:line="400" w:lineRule="exact"/>
        <w:ind w:leftChars="202" w:left="424" w:firstLineChars="176" w:firstLine="422"/>
        <w:jc w:val="both"/>
        <w:rPr>
          <w:rFonts w:ascii="Times New Roman" w:hAnsi="Times New Roman"/>
          <w:sz w:val="24"/>
          <w:szCs w:val="24"/>
        </w:rPr>
      </w:pPr>
      <w:r w:rsidRPr="00A84CDC">
        <w:rPr>
          <w:rFonts w:ascii="Times New Roman" w:hAnsi="Times New Roman" w:hint="eastAsia"/>
          <w:sz w:val="24"/>
          <w:szCs w:val="24"/>
        </w:rPr>
        <w:t>首先我们添加</w:t>
      </w:r>
      <w:r w:rsidRPr="00A84CDC">
        <w:rPr>
          <w:rFonts w:ascii="Times New Roman" w:hAnsi="Times New Roman" w:hint="eastAsia"/>
          <w:sz w:val="24"/>
          <w:szCs w:val="24"/>
        </w:rPr>
        <w:t>ImageWritable</w:t>
      </w:r>
      <w:r w:rsidRPr="00A84CDC">
        <w:rPr>
          <w:rFonts w:ascii="Times New Roman" w:hAnsi="Times New Roman" w:hint="eastAsia"/>
          <w:sz w:val="24"/>
          <w:szCs w:val="24"/>
        </w:rPr>
        <w:t>类，该类继承</w:t>
      </w:r>
      <w:r w:rsidRPr="00A84CDC">
        <w:rPr>
          <w:rFonts w:ascii="Times New Roman" w:hAnsi="Times New Roman" w:hint="eastAsia"/>
          <w:sz w:val="24"/>
          <w:szCs w:val="24"/>
        </w:rPr>
        <w:t>Writable</w:t>
      </w:r>
      <w:r w:rsidRPr="00A84CDC">
        <w:rPr>
          <w:rFonts w:ascii="Times New Roman" w:hAnsi="Times New Roman" w:hint="eastAsia"/>
          <w:sz w:val="24"/>
          <w:szCs w:val="24"/>
        </w:rPr>
        <w:t>类，并覆盖其</w:t>
      </w:r>
      <w:r w:rsidRPr="00A84CDC">
        <w:rPr>
          <w:rFonts w:ascii="Times New Roman" w:hAnsi="Times New Roman" w:hint="eastAsia"/>
          <w:sz w:val="24"/>
          <w:szCs w:val="24"/>
        </w:rPr>
        <w:t>readFields()</w:t>
      </w:r>
      <w:r w:rsidRPr="00A84CDC">
        <w:rPr>
          <w:rFonts w:ascii="Times New Roman" w:hAnsi="Times New Roman" w:hint="eastAsia"/>
          <w:sz w:val="24"/>
          <w:szCs w:val="24"/>
        </w:rPr>
        <w:t>以及</w:t>
      </w:r>
      <w:r w:rsidRPr="00A84CDC">
        <w:rPr>
          <w:rFonts w:ascii="Times New Roman" w:hAnsi="Times New Roman" w:hint="eastAsia"/>
          <w:sz w:val="24"/>
          <w:szCs w:val="24"/>
        </w:rPr>
        <w:t>write()</w:t>
      </w:r>
      <w:r w:rsidRPr="00A84CDC">
        <w:rPr>
          <w:rFonts w:ascii="Times New Roman" w:hAnsi="Times New Roman" w:hint="eastAsia"/>
          <w:sz w:val="24"/>
          <w:szCs w:val="24"/>
        </w:rPr>
        <w:t>方法，以便能够从将数据流转换成可操作的</w:t>
      </w:r>
      <w:r w:rsidRPr="00A84CDC">
        <w:rPr>
          <w:rFonts w:ascii="Times New Roman" w:hAnsi="Times New Roman" w:hint="eastAsia"/>
          <w:sz w:val="24"/>
          <w:szCs w:val="24"/>
        </w:rPr>
        <w:t>BufferedImage</w:t>
      </w:r>
      <w:r w:rsidRPr="00A84CDC">
        <w:rPr>
          <w:rFonts w:ascii="Times New Roman" w:hAnsi="Times New Roman" w:hint="eastAsia"/>
          <w:sz w:val="24"/>
          <w:szCs w:val="24"/>
        </w:rPr>
        <w:t>类型。</w:t>
      </w:r>
    </w:p>
    <w:p w:rsidR="00A84CDC" w:rsidRPr="00A84CDC" w:rsidRDefault="00A84CDC" w:rsidP="00C10F5B">
      <w:pPr>
        <w:pStyle w:val="a5"/>
        <w:numPr>
          <w:ilvl w:val="0"/>
          <w:numId w:val="36"/>
        </w:numPr>
        <w:spacing w:line="400" w:lineRule="exact"/>
        <w:ind w:left="851" w:firstLineChars="0" w:hanging="431"/>
        <w:jc w:val="both"/>
        <w:rPr>
          <w:sz w:val="24"/>
        </w:rPr>
      </w:pPr>
      <w:r w:rsidRPr="00A84CDC">
        <w:rPr>
          <w:rFonts w:hint="eastAsia"/>
          <w:sz w:val="24"/>
        </w:rPr>
        <w:lastRenderedPageBreak/>
        <w:t>VideoRecordReader</w:t>
      </w:r>
      <w:r w:rsidRPr="00A84CDC">
        <w:rPr>
          <w:rFonts w:hint="eastAsia"/>
          <w:sz w:val="24"/>
        </w:rPr>
        <w:t>类的实现</w:t>
      </w:r>
    </w:p>
    <w:p w:rsidR="00A84CDC" w:rsidRDefault="00A84CDC" w:rsidP="00AA011E">
      <w:pPr>
        <w:spacing w:line="400" w:lineRule="exact"/>
        <w:ind w:leftChars="202" w:left="424" w:firstLineChars="176" w:firstLine="422"/>
        <w:jc w:val="both"/>
        <w:rPr>
          <w:rFonts w:ascii="Times New Roman" w:hAnsi="Times New Roman"/>
          <w:sz w:val="24"/>
          <w:szCs w:val="24"/>
        </w:rPr>
      </w:pPr>
      <w:r w:rsidRPr="00A84CDC">
        <w:rPr>
          <w:rFonts w:ascii="Times New Roman" w:hAnsi="Times New Roman" w:hint="eastAsia"/>
          <w:sz w:val="24"/>
          <w:szCs w:val="24"/>
        </w:rPr>
        <w:t>添加</w:t>
      </w:r>
      <w:r w:rsidRPr="00A84CDC">
        <w:rPr>
          <w:rFonts w:ascii="Times New Roman" w:hAnsi="Times New Roman" w:hint="eastAsia"/>
          <w:sz w:val="24"/>
          <w:szCs w:val="24"/>
        </w:rPr>
        <w:t>VideoRecordReader</w:t>
      </w:r>
      <w:r w:rsidRPr="00A84CDC">
        <w:rPr>
          <w:rFonts w:ascii="Times New Roman" w:hAnsi="Times New Roman" w:hint="eastAsia"/>
          <w:sz w:val="24"/>
          <w:szCs w:val="24"/>
        </w:rPr>
        <w:t>类，该类继承</w:t>
      </w:r>
      <w:r w:rsidRPr="00A84CDC">
        <w:rPr>
          <w:rFonts w:ascii="Times New Roman" w:hAnsi="Times New Roman" w:hint="eastAsia"/>
          <w:sz w:val="24"/>
          <w:szCs w:val="24"/>
        </w:rPr>
        <w:t>RecordReader</w:t>
      </w:r>
      <w:r w:rsidRPr="00A84CDC">
        <w:rPr>
          <w:rFonts w:ascii="Times New Roman" w:hAnsi="Times New Roman" w:hint="eastAsia"/>
          <w:sz w:val="24"/>
          <w:szCs w:val="24"/>
        </w:rPr>
        <w:t>类，并覆盖</w:t>
      </w:r>
      <w:r w:rsidRPr="00A84CDC">
        <w:rPr>
          <w:rFonts w:ascii="Times New Roman" w:hAnsi="Times New Roman" w:hint="eastAsia"/>
          <w:sz w:val="24"/>
          <w:szCs w:val="24"/>
        </w:rPr>
        <w:t>getCurrentKey()</w:t>
      </w:r>
      <w:r w:rsidRPr="00A84CDC">
        <w:rPr>
          <w:rFonts w:ascii="Times New Roman" w:hAnsi="Times New Roman" w:hint="eastAsia"/>
          <w:sz w:val="24"/>
          <w:szCs w:val="24"/>
        </w:rPr>
        <w:t>、</w:t>
      </w:r>
      <w:r w:rsidRPr="00A84CDC">
        <w:rPr>
          <w:rFonts w:ascii="Times New Roman" w:hAnsi="Times New Roman" w:hint="eastAsia"/>
          <w:sz w:val="24"/>
          <w:szCs w:val="24"/>
        </w:rPr>
        <w:t>getCurrentValue()</w:t>
      </w:r>
      <w:r w:rsidRPr="00A84CDC">
        <w:rPr>
          <w:rFonts w:ascii="Times New Roman" w:hAnsi="Times New Roman" w:hint="eastAsia"/>
          <w:sz w:val="24"/>
          <w:szCs w:val="24"/>
        </w:rPr>
        <w:t>、</w:t>
      </w:r>
      <w:r w:rsidRPr="00A84CDC">
        <w:rPr>
          <w:rFonts w:ascii="Times New Roman" w:hAnsi="Times New Roman" w:hint="eastAsia"/>
          <w:sz w:val="24"/>
          <w:szCs w:val="24"/>
        </w:rPr>
        <w:t>getProgress()</w:t>
      </w:r>
      <w:r w:rsidRPr="00A84CDC">
        <w:rPr>
          <w:rFonts w:ascii="Times New Roman" w:hAnsi="Times New Roman" w:hint="eastAsia"/>
          <w:sz w:val="24"/>
          <w:szCs w:val="24"/>
        </w:rPr>
        <w:t>、</w:t>
      </w:r>
      <w:r w:rsidRPr="00A84CDC">
        <w:rPr>
          <w:rFonts w:ascii="Times New Roman" w:hAnsi="Times New Roman" w:hint="eastAsia"/>
          <w:sz w:val="24"/>
          <w:szCs w:val="24"/>
        </w:rPr>
        <w:t>initialize()</w:t>
      </w:r>
      <w:r w:rsidRPr="00A84CDC">
        <w:rPr>
          <w:rFonts w:ascii="Times New Roman" w:hAnsi="Times New Roman" w:hint="eastAsia"/>
          <w:sz w:val="24"/>
          <w:szCs w:val="24"/>
        </w:rPr>
        <w:t>、</w:t>
      </w:r>
      <w:r w:rsidRPr="00A84CDC">
        <w:rPr>
          <w:rFonts w:ascii="Times New Roman" w:hAnsi="Times New Roman" w:hint="eastAsia"/>
          <w:sz w:val="24"/>
          <w:szCs w:val="24"/>
        </w:rPr>
        <w:t>nextKeyValue()</w:t>
      </w:r>
      <w:r w:rsidRPr="00A84CDC">
        <w:rPr>
          <w:rFonts w:ascii="Times New Roman" w:hAnsi="Times New Roman" w:hint="eastAsia"/>
          <w:sz w:val="24"/>
          <w:szCs w:val="24"/>
        </w:rPr>
        <w:t>、</w:t>
      </w:r>
      <w:r w:rsidRPr="00A84CDC">
        <w:rPr>
          <w:rFonts w:ascii="Times New Roman" w:hAnsi="Times New Roman" w:hint="eastAsia"/>
          <w:sz w:val="24"/>
          <w:szCs w:val="24"/>
        </w:rPr>
        <w:t>close()</w:t>
      </w:r>
      <w:r w:rsidRPr="00A84CDC">
        <w:rPr>
          <w:rFonts w:ascii="Times New Roman" w:hAnsi="Times New Roman" w:hint="eastAsia"/>
          <w:sz w:val="24"/>
          <w:szCs w:val="24"/>
        </w:rPr>
        <w:t>等方法。该类使用了</w:t>
      </w:r>
      <w:r w:rsidRPr="00A84CDC">
        <w:rPr>
          <w:rFonts w:ascii="Times New Roman" w:hAnsi="Times New Roman" w:hint="eastAsia"/>
          <w:sz w:val="24"/>
          <w:szCs w:val="24"/>
        </w:rPr>
        <w:t>Xuggle</w:t>
      </w:r>
      <w:r w:rsidRPr="00A84CDC">
        <w:rPr>
          <w:rFonts w:ascii="Times New Roman" w:hAnsi="Times New Roman" w:hint="eastAsia"/>
          <w:sz w:val="24"/>
          <w:szCs w:val="24"/>
        </w:rPr>
        <w:t>开发库。</w:t>
      </w:r>
      <w:r w:rsidRPr="00A84CDC">
        <w:rPr>
          <w:rFonts w:ascii="Times New Roman" w:hAnsi="Times New Roman" w:hint="eastAsia"/>
          <w:sz w:val="24"/>
          <w:szCs w:val="24"/>
        </w:rPr>
        <w:t>Xuggle</w:t>
      </w:r>
      <w:r w:rsidRPr="00A84CDC">
        <w:rPr>
          <w:rFonts w:ascii="Times New Roman" w:hAnsi="Times New Roman" w:hint="eastAsia"/>
          <w:sz w:val="24"/>
          <w:szCs w:val="24"/>
        </w:rPr>
        <w:t>是一个</w:t>
      </w:r>
      <w:r w:rsidRPr="00A84CDC">
        <w:rPr>
          <w:rFonts w:ascii="Times New Roman" w:hAnsi="Times New Roman" w:hint="eastAsia"/>
          <w:sz w:val="24"/>
          <w:szCs w:val="24"/>
        </w:rPr>
        <w:t>Java</w:t>
      </w:r>
      <w:r w:rsidRPr="00A84CDC">
        <w:rPr>
          <w:rFonts w:ascii="Times New Roman" w:hAnsi="Times New Roman" w:hint="eastAsia"/>
          <w:sz w:val="24"/>
          <w:szCs w:val="24"/>
        </w:rPr>
        <w:t>开发库，可以几乎实时的解码、处理、编码任何类型的视频文件。该类主要是利用</w:t>
      </w:r>
      <w:r w:rsidRPr="00A84CDC">
        <w:rPr>
          <w:rFonts w:ascii="Times New Roman" w:hAnsi="Times New Roman" w:hint="eastAsia"/>
          <w:sz w:val="24"/>
          <w:szCs w:val="24"/>
        </w:rPr>
        <w:t>Xuggle</w:t>
      </w:r>
      <w:r w:rsidRPr="00A84CDC">
        <w:rPr>
          <w:rFonts w:ascii="Times New Roman" w:hAnsi="Times New Roman" w:hint="eastAsia"/>
          <w:sz w:val="24"/>
          <w:szCs w:val="24"/>
        </w:rPr>
        <w:t>从存储在本地节点上的视频数据块中获取解码并获取视频帧，转换成</w:t>
      </w:r>
      <w:r w:rsidRPr="00A84CDC">
        <w:rPr>
          <w:rFonts w:ascii="Times New Roman" w:hAnsi="Times New Roman" w:hint="eastAsia"/>
          <w:sz w:val="24"/>
          <w:szCs w:val="24"/>
        </w:rPr>
        <w:t>ImageWritable</w:t>
      </w:r>
      <w:r w:rsidRPr="00A84CDC">
        <w:rPr>
          <w:rFonts w:ascii="Times New Roman" w:hAnsi="Times New Roman" w:hint="eastAsia"/>
          <w:sz w:val="24"/>
          <w:szCs w:val="24"/>
        </w:rPr>
        <w:t>类型。</w:t>
      </w:r>
    </w:p>
    <w:p w:rsidR="002F31A1" w:rsidRDefault="002F31A1" w:rsidP="002F31A1">
      <w:pPr>
        <w:ind w:firstLine="420"/>
        <w:jc w:val="center"/>
        <w:rPr>
          <w:rFonts w:ascii="Times New Roman" w:hAnsi="Times New Roman"/>
          <w:sz w:val="24"/>
          <w:szCs w:val="24"/>
        </w:rPr>
      </w:pPr>
      <w:r>
        <w:rPr>
          <w:noProof/>
        </w:rPr>
        <w:drawing>
          <wp:inline distT="0" distB="0" distL="0" distR="0">
            <wp:extent cx="5274310" cy="1528573"/>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528573"/>
                    </a:xfrm>
                    <a:prstGeom prst="rect">
                      <a:avLst/>
                    </a:prstGeom>
                  </pic:spPr>
                </pic:pic>
              </a:graphicData>
            </a:graphic>
          </wp:inline>
        </w:drawing>
      </w:r>
    </w:p>
    <w:p w:rsidR="002F31A1" w:rsidRPr="00A84CDC" w:rsidRDefault="002F31A1" w:rsidP="002F31A1">
      <w:pPr>
        <w:spacing w:line="400" w:lineRule="exact"/>
        <w:ind w:leftChars="202" w:left="424" w:firstLineChars="176" w:firstLine="370"/>
        <w:jc w:val="center"/>
        <w:rPr>
          <w:rFonts w:ascii="Times New Roman" w:hAnsi="Times New Roman"/>
          <w:sz w:val="24"/>
          <w:szCs w:val="24"/>
        </w:rPr>
      </w:pPr>
      <w:r w:rsidRPr="00CA740E">
        <w:rPr>
          <w:rFonts w:ascii="Times New Roman" w:eastAsia="楷体" w:hAnsi="Times New Roman" w:hint="eastAsia"/>
        </w:rPr>
        <w:t>图</w:t>
      </w:r>
      <w:r>
        <w:rPr>
          <w:rFonts w:ascii="Times New Roman" w:eastAsia="楷体" w:hAnsi="Times New Roman" w:hint="eastAsia"/>
        </w:rPr>
        <w:t xml:space="preserve">5-4 </w:t>
      </w:r>
      <w:r w:rsidRPr="00A84CDC">
        <w:rPr>
          <w:rFonts w:ascii="Times New Roman" w:eastAsia="楷体" w:hAnsi="Times New Roman" w:hint="eastAsia"/>
        </w:rPr>
        <w:t>基于</w:t>
      </w:r>
      <w:r>
        <w:rPr>
          <w:rFonts w:ascii="Times New Roman" w:eastAsia="楷体" w:hAnsi="Times New Roman" w:hint="eastAsia"/>
        </w:rPr>
        <w:t>Spark</w:t>
      </w:r>
      <w:r w:rsidRPr="00A84CDC">
        <w:rPr>
          <w:rFonts w:ascii="Times New Roman" w:eastAsia="楷体" w:hAnsi="Times New Roman" w:hint="eastAsia"/>
        </w:rPr>
        <w:t>的视频浓缩处理流程</w:t>
      </w:r>
      <w:r>
        <w:rPr>
          <w:rFonts w:ascii="Times New Roman" w:eastAsia="楷体" w:hAnsi="Times New Roman" w:hint="eastAsia"/>
        </w:rPr>
        <w:t>图</w:t>
      </w:r>
    </w:p>
    <w:p w:rsidR="00A84CDC" w:rsidRPr="00A84CDC" w:rsidRDefault="00A84CDC" w:rsidP="00C10F5B">
      <w:pPr>
        <w:pStyle w:val="a5"/>
        <w:numPr>
          <w:ilvl w:val="0"/>
          <w:numId w:val="36"/>
        </w:numPr>
        <w:spacing w:line="400" w:lineRule="exact"/>
        <w:ind w:left="851" w:firstLineChars="0" w:hanging="431"/>
        <w:jc w:val="both"/>
        <w:rPr>
          <w:sz w:val="24"/>
        </w:rPr>
      </w:pPr>
      <w:r w:rsidRPr="00A84CDC">
        <w:rPr>
          <w:rFonts w:hint="eastAsia"/>
          <w:sz w:val="24"/>
        </w:rPr>
        <w:t>VideoInputFormat</w:t>
      </w:r>
      <w:r w:rsidRPr="00A84CDC">
        <w:rPr>
          <w:rFonts w:hint="eastAsia"/>
          <w:sz w:val="24"/>
        </w:rPr>
        <w:t>类的实现</w:t>
      </w:r>
    </w:p>
    <w:p w:rsidR="00A84CDC" w:rsidRPr="00A84CDC" w:rsidRDefault="00A84CDC" w:rsidP="00AA011E">
      <w:pPr>
        <w:spacing w:line="400" w:lineRule="exact"/>
        <w:ind w:leftChars="202" w:left="424" w:firstLineChars="176" w:firstLine="422"/>
        <w:jc w:val="both"/>
        <w:rPr>
          <w:rFonts w:ascii="Times New Roman" w:hAnsi="Times New Roman"/>
          <w:sz w:val="24"/>
          <w:szCs w:val="24"/>
        </w:rPr>
      </w:pPr>
      <w:r w:rsidRPr="00A84CDC">
        <w:rPr>
          <w:rFonts w:ascii="Times New Roman" w:hAnsi="Times New Roman" w:hint="eastAsia"/>
          <w:sz w:val="24"/>
          <w:szCs w:val="24"/>
        </w:rPr>
        <w:t>添加</w:t>
      </w:r>
      <w:r w:rsidRPr="00A84CDC">
        <w:rPr>
          <w:rFonts w:ascii="Times New Roman" w:hAnsi="Times New Roman" w:hint="eastAsia"/>
          <w:sz w:val="24"/>
          <w:szCs w:val="24"/>
        </w:rPr>
        <w:t>VideoInputFormat</w:t>
      </w:r>
      <w:r w:rsidRPr="00A84CDC">
        <w:rPr>
          <w:rFonts w:ascii="Times New Roman" w:hAnsi="Times New Roman" w:hint="eastAsia"/>
          <w:sz w:val="24"/>
          <w:szCs w:val="24"/>
        </w:rPr>
        <w:t>类，该类继承</w:t>
      </w:r>
      <w:r w:rsidRPr="00A84CDC">
        <w:rPr>
          <w:rFonts w:ascii="Times New Roman" w:hAnsi="Times New Roman" w:hint="eastAsia"/>
          <w:sz w:val="24"/>
          <w:szCs w:val="24"/>
        </w:rPr>
        <w:t>FileInputFormat</w:t>
      </w:r>
      <w:r w:rsidRPr="00A84CDC">
        <w:rPr>
          <w:rFonts w:ascii="Times New Roman" w:hAnsi="Times New Roman" w:hint="eastAsia"/>
          <w:sz w:val="24"/>
          <w:szCs w:val="24"/>
        </w:rPr>
        <w:t>类，并覆盖</w:t>
      </w:r>
      <w:r w:rsidRPr="00A84CDC">
        <w:rPr>
          <w:rFonts w:ascii="Times New Roman" w:hAnsi="Times New Roman" w:hint="eastAsia"/>
          <w:sz w:val="24"/>
          <w:szCs w:val="24"/>
        </w:rPr>
        <w:t>createRecordReader()</w:t>
      </w:r>
      <w:r w:rsidRPr="00A84CDC">
        <w:rPr>
          <w:rFonts w:ascii="Times New Roman" w:hAnsi="Times New Roman" w:hint="eastAsia"/>
          <w:sz w:val="24"/>
          <w:szCs w:val="24"/>
        </w:rPr>
        <w:t>以及</w:t>
      </w:r>
      <w:r w:rsidRPr="00A84CDC">
        <w:rPr>
          <w:rFonts w:ascii="Times New Roman" w:hAnsi="Times New Roman" w:hint="eastAsia"/>
          <w:sz w:val="24"/>
          <w:szCs w:val="24"/>
        </w:rPr>
        <w:t>getSplits()</w:t>
      </w:r>
      <w:r w:rsidRPr="00A84CDC">
        <w:rPr>
          <w:rFonts w:ascii="Times New Roman" w:hAnsi="Times New Roman" w:hint="eastAsia"/>
          <w:sz w:val="24"/>
          <w:szCs w:val="24"/>
        </w:rPr>
        <w:t>方法。该类主要是用户从</w:t>
      </w:r>
      <w:r w:rsidRPr="00A84CDC">
        <w:rPr>
          <w:rFonts w:ascii="Times New Roman" w:hAnsi="Times New Roman" w:hint="eastAsia"/>
          <w:sz w:val="24"/>
          <w:szCs w:val="24"/>
        </w:rPr>
        <w:t>HDFS</w:t>
      </w:r>
      <w:r w:rsidRPr="00A84CDC">
        <w:rPr>
          <w:rFonts w:ascii="Times New Roman" w:hAnsi="Times New Roman" w:hint="eastAsia"/>
          <w:sz w:val="24"/>
          <w:szCs w:val="24"/>
        </w:rPr>
        <w:t>上获取视频数据块，利用</w:t>
      </w:r>
      <w:r w:rsidRPr="00A84CDC">
        <w:rPr>
          <w:rFonts w:ascii="Times New Roman" w:hAnsi="Times New Roman" w:hint="eastAsia"/>
          <w:sz w:val="24"/>
          <w:szCs w:val="24"/>
        </w:rPr>
        <w:t>VideoRecordReader</w:t>
      </w:r>
      <w:r w:rsidRPr="00A84CDC">
        <w:rPr>
          <w:rFonts w:ascii="Times New Roman" w:hAnsi="Times New Roman" w:hint="eastAsia"/>
          <w:sz w:val="24"/>
          <w:szCs w:val="24"/>
        </w:rPr>
        <w:t>类将存储在</w:t>
      </w:r>
      <w:r w:rsidRPr="00A84CDC">
        <w:rPr>
          <w:rFonts w:ascii="Times New Roman" w:hAnsi="Times New Roman" w:hint="eastAsia"/>
          <w:sz w:val="24"/>
          <w:szCs w:val="24"/>
        </w:rPr>
        <w:t>HDFS</w:t>
      </w:r>
      <w:r w:rsidRPr="00A84CDC">
        <w:rPr>
          <w:rFonts w:ascii="Times New Roman" w:hAnsi="Times New Roman" w:hint="eastAsia"/>
          <w:sz w:val="24"/>
          <w:szCs w:val="24"/>
        </w:rPr>
        <w:t>上的视频数据块，转换成</w:t>
      </w:r>
      <w:r w:rsidRPr="00A84CDC">
        <w:rPr>
          <w:rFonts w:ascii="Times New Roman" w:hAnsi="Times New Roman" w:hint="eastAsia"/>
          <w:sz w:val="24"/>
          <w:szCs w:val="24"/>
        </w:rPr>
        <w:t>ImageWritable</w:t>
      </w:r>
      <w:r w:rsidRPr="00A84CDC">
        <w:rPr>
          <w:rFonts w:ascii="Times New Roman" w:hAnsi="Times New Roman" w:hint="eastAsia"/>
          <w:sz w:val="24"/>
          <w:szCs w:val="24"/>
        </w:rPr>
        <w:t>类型，以供</w:t>
      </w:r>
      <w:r w:rsidR="00A66741">
        <w:rPr>
          <w:rFonts w:ascii="Times New Roman" w:hAnsi="Times New Roman" w:hint="eastAsia"/>
          <w:sz w:val="24"/>
          <w:szCs w:val="24"/>
        </w:rPr>
        <w:t>Map</w:t>
      </w:r>
      <w:r w:rsidR="00A66741">
        <w:rPr>
          <w:rFonts w:ascii="Times New Roman" w:hAnsi="Times New Roman" w:hint="eastAsia"/>
          <w:sz w:val="24"/>
          <w:szCs w:val="24"/>
        </w:rPr>
        <w:t>阶段</w:t>
      </w:r>
      <w:r w:rsidRPr="00A84CDC">
        <w:rPr>
          <w:rFonts w:ascii="Times New Roman" w:hAnsi="Times New Roman" w:hint="eastAsia"/>
          <w:sz w:val="24"/>
          <w:szCs w:val="24"/>
        </w:rPr>
        <w:t>使用。由于在由于视频浓缩过程对视频连续性要求较高，并且考虑到单个节点的负载能力，视频数据块分割的大小要合适。兼顾这两方面，我们将大于</w:t>
      </w:r>
      <w:r w:rsidRPr="00A84CDC">
        <w:rPr>
          <w:rFonts w:ascii="Times New Roman" w:hAnsi="Times New Roman" w:hint="eastAsia"/>
          <w:sz w:val="24"/>
          <w:szCs w:val="24"/>
        </w:rPr>
        <w:t>128M</w:t>
      </w:r>
      <w:r w:rsidRPr="00A84CDC">
        <w:rPr>
          <w:rFonts w:ascii="Times New Roman" w:hAnsi="Times New Roman" w:hint="eastAsia"/>
          <w:sz w:val="24"/>
          <w:szCs w:val="24"/>
        </w:rPr>
        <w:t>视频数据块，分割成每块</w:t>
      </w:r>
      <w:r w:rsidRPr="00A84CDC">
        <w:rPr>
          <w:rFonts w:ascii="Times New Roman" w:hAnsi="Times New Roman" w:hint="eastAsia"/>
          <w:sz w:val="24"/>
          <w:szCs w:val="24"/>
        </w:rPr>
        <w:t>128M</w:t>
      </w:r>
      <w:r w:rsidRPr="00A84CDC">
        <w:rPr>
          <w:rFonts w:ascii="Times New Roman" w:hAnsi="Times New Roman" w:hint="eastAsia"/>
          <w:sz w:val="24"/>
          <w:szCs w:val="24"/>
        </w:rPr>
        <w:t>大小进行实验。由于分割过程中可能会将同一个活动对象分割到两个视频数据块里，为此在分割点附件有</w:t>
      </w:r>
      <w:r w:rsidRPr="00A84CDC">
        <w:rPr>
          <w:rFonts w:ascii="Times New Roman" w:hAnsi="Times New Roman" w:hint="eastAsia"/>
          <w:sz w:val="24"/>
          <w:szCs w:val="24"/>
        </w:rPr>
        <w:t>300</w:t>
      </w:r>
      <w:r w:rsidRPr="00A84CDC">
        <w:rPr>
          <w:rFonts w:ascii="Times New Roman" w:hAnsi="Times New Roman" w:hint="eastAsia"/>
          <w:sz w:val="24"/>
          <w:szCs w:val="24"/>
        </w:rPr>
        <w:t>帧的重合部分，保证活动对象的完整性。</w:t>
      </w:r>
    </w:p>
    <w:p w:rsidR="00A84CDC" w:rsidRPr="00A84CDC" w:rsidRDefault="00A84CDC" w:rsidP="00C10F5B">
      <w:pPr>
        <w:pStyle w:val="a5"/>
        <w:numPr>
          <w:ilvl w:val="0"/>
          <w:numId w:val="36"/>
        </w:numPr>
        <w:spacing w:line="400" w:lineRule="exact"/>
        <w:ind w:left="851" w:firstLineChars="0" w:hanging="431"/>
        <w:jc w:val="both"/>
        <w:rPr>
          <w:sz w:val="24"/>
        </w:rPr>
      </w:pPr>
      <w:r w:rsidRPr="00A84CDC">
        <w:rPr>
          <w:rFonts w:hint="eastAsia"/>
          <w:sz w:val="24"/>
        </w:rPr>
        <w:t>Map</w:t>
      </w:r>
      <w:r w:rsidRPr="00A84CDC">
        <w:rPr>
          <w:rFonts w:hint="eastAsia"/>
          <w:sz w:val="24"/>
        </w:rPr>
        <w:t>阶段的实现</w:t>
      </w:r>
    </w:p>
    <w:p w:rsidR="00A84CDC" w:rsidRPr="00A84CDC" w:rsidRDefault="00A84CDC" w:rsidP="00AA011E">
      <w:pPr>
        <w:spacing w:line="400" w:lineRule="exact"/>
        <w:ind w:leftChars="202" w:left="424" w:firstLineChars="176" w:firstLine="422"/>
        <w:jc w:val="both"/>
        <w:rPr>
          <w:rFonts w:ascii="Times New Roman" w:hAnsi="Times New Roman"/>
          <w:sz w:val="24"/>
          <w:szCs w:val="24"/>
        </w:rPr>
      </w:pPr>
      <w:r w:rsidRPr="00A84CDC">
        <w:rPr>
          <w:rFonts w:ascii="Times New Roman" w:hAnsi="Times New Roman" w:hint="eastAsia"/>
          <w:sz w:val="24"/>
          <w:szCs w:val="24"/>
        </w:rPr>
        <w:t>如图</w:t>
      </w:r>
      <w:r w:rsidRPr="00A84CDC">
        <w:rPr>
          <w:rFonts w:ascii="Times New Roman" w:hAnsi="Times New Roman" w:hint="eastAsia"/>
          <w:sz w:val="24"/>
          <w:szCs w:val="24"/>
        </w:rPr>
        <w:t>5</w:t>
      </w:r>
      <w:r w:rsidRPr="00A84CDC">
        <w:rPr>
          <w:rFonts w:ascii="Times New Roman" w:hAnsi="Times New Roman" w:hint="eastAsia"/>
          <w:sz w:val="24"/>
          <w:szCs w:val="24"/>
        </w:rPr>
        <w:t>所示，</w:t>
      </w:r>
      <w:r w:rsidRPr="00A84CDC">
        <w:rPr>
          <w:rFonts w:ascii="Times New Roman" w:hAnsi="Times New Roman" w:hint="eastAsia"/>
          <w:sz w:val="24"/>
          <w:szCs w:val="24"/>
        </w:rPr>
        <w:t>Map</w:t>
      </w:r>
      <w:r w:rsidRPr="00A84CDC">
        <w:rPr>
          <w:rFonts w:ascii="Times New Roman" w:hAnsi="Times New Roman" w:hint="eastAsia"/>
          <w:sz w:val="24"/>
          <w:szCs w:val="24"/>
        </w:rPr>
        <w:t>阶段的输入数据为</w:t>
      </w:r>
      <w:bookmarkStart w:id="262" w:name="OLE_LINK14"/>
      <w:r w:rsidR="00A66741">
        <w:rPr>
          <w:rFonts w:ascii="Times New Roman" w:hAnsi="Times New Roman" w:hint="eastAsia"/>
          <w:sz w:val="24"/>
          <w:szCs w:val="24"/>
        </w:rPr>
        <w:t>RDD</w:t>
      </w:r>
      <w:bookmarkEnd w:id="262"/>
      <w:r w:rsidR="00A66741">
        <w:rPr>
          <w:rFonts w:ascii="Times New Roman" w:hAnsi="Times New Roman" w:hint="eastAsia"/>
          <w:sz w:val="24"/>
          <w:szCs w:val="24"/>
        </w:rPr>
        <w:t>[key,ImageWritable]</w:t>
      </w:r>
      <w:r w:rsidRPr="00A84CDC">
        <w:rPr>
          <w:rFonts w:ascii="Times New Roman" w:hAnsi="Times New Roman" w:hint="eastAsia"/>
          <w:sz w:val="24"/>
          <w:szCs w:val="24"/>
        </w:rPr>
        <w:t>，其中</w:t>
      </w:r>
      <w:r w:rsidRPr="00A84CDC">
        <w:rPr>
          <w:rFonts w:ascii="Times New Roman" w:hAnsi="Times New Roman" w:hint="eastAsia"/>
          <w:sz w:val="24"/>
          <w:szCs w:val="24"/>
        </w:rPr>
        <w:t>key</w:t>
      </w:r>
      <w:r w:rsidRPr="00A84CDC">
        <w:rPr>
          <w:rFonts w:ascii="Times New Roman" w:hAnsi="Times New Roman" w:hint="eastAsia"/>
          <w:sz w:val="24"/>
          <w:szCs w:val="24"/>
        </w:rPr>
        <w:t>是从视频帧的帧号，可以从</w:t>
      </w:r>
      <w:r w:rsidRPr="00A84CDC">
        <w:rPr>
          <w:rFonts w:ascii="Times New Roman" w:hAnsi="Times New Roman" w:hint="eastAsia"/>
          <w:sz w:val="24"/>
          <w:szCs w:val="24"/>
        </w:rPr>
        <w:t>ImageWritable</w:t>
      </w:r>
      <w:r w:rsidRPr="00A84CDC">
        <w:rPr>
          <w:rFonts w:ascii="Times New Roman" w:hAnsi="Times New Roman" w:hint="eastAsia"/>
          <w:sz w:val="24"/>
          <w:szCs w:val="24"/>
        </w:rPr>
        <w:t>获取</w:t>
      </w:r>
      <w:r w:rsidRPr="00A84CDC">
        <w:rPr>
          <w:rFonts w:ascii="Times New Roman" w:hAnsi="Times New Roman" w:hint="eastAsia"/>
          <w:sz w:val="24"/>
          <w:szCs w:val="24"/>
        </w:rPr>
        <w:t>BufferedImage</w:t>
      </w:r>
      <w:r w:rsidRPr="00A84CDC">
        <w:rPr>
          <w:rFonts w:ascii="Times New Roman" w:hAnsi="Times New Roman" w:hint="eastAsia"/>
          <w:sz w:val="24"/>
          <w:szCs w:val="24"/>
        </w:rPr>
        <w:t>数据，供视频浓缩算法使用。该阶段维护一个</w:t>
      </w:r>
      <w:r w:rsidRPr="00A84CDC">
        <w:rPr>
          <w:rFonts w:ascii="Times New Roman" w:hAnsi="Times New Roman" w:hint="eastAsia"/>
          <w:sz w:val="24"/>
          <w:szCs w:val="24"/>
        </w:rPr>
        <w:t>Vibe</w:t>
      </w:r>
      <w:r w:rsidRPr="00A84CDC">
        <w:rPr>
          <w:rFonts w:ascii="Times New Roman" w:hAnsi="Times New Roman" w:hint="eastAsia"/>
          <w:sz w:val="24"/>
          <w:szCs w:val="24"/>
        </w:rPr>
        <w:t>背景模型和一个多目标跟踪器，最终从视频数据块中检测出每个活动对象的活动轨迹以及并将活动对象的运动序列作为输出。</w:t>
      </w:r>
    </w:p>
    <w:p w:rsidR="00A84CDC" w:rsidRPr="00A84CDC" w:rsidRDefault="00A84CDC" w:rsidP="00C10F5B">
      <w:pPr>
        <w:pStyle w:val="a5"/>
        <w:numPr>
          <w:ilvl w:val="0"/>
          <w:numId w:val="36"/>
        </w:numPr>
        <w:spacing w:line="400" w:lineRule="exact"/>
        <w:ind w:left="851" w:firstLineChars="0" w:hanging="431"/>
        <w:jc w:val="both"/>
        <w:rPr>
          <w:sz w:val="24"/>
        </w:rPr>
      </w:pPr>
      <w:r w:rsidRPr="00A84CDC">
        <w:rPr>
          <w:rFonts w:hint="eastAsia"/>
          <w:sz w:val="24"/>
        </w:rPr>
        <w:t>Combine</w:t>
      </w:r>
      <w:r w:rsidRPr="00A84CDC">
        <w:rPr>
          <w:rFonts w:hint="eastAsia"/>
          <w:sz w:val="24"/>
        </w:rPr>
        <w:t>阶段的实现</w:t>
      </w:r>
    </w:p>
    <w:p w:rsidR="00A84CDC" w:rsidRPr="00A84CDC" w:rsidRDefault="00A84CDC" w:rsidP="00AA011E">
      <w:pPr>
        <w:spacing w:line="400" w:lineRule="exact"/>
        <w:ind w:leftChars="202" w:left="424" w:firstLineChars="176" w:firstLine="422"/>
        <w:jc w:val="both"/>
        <w:rPr>
          <w:rFonts w:ascii="Times New Roman" w:hAnsi="Times New Roman"/>
          <w:sz w:val="24"/>
          <w:szCs w:val="24"/>
        </w:rPr>
      </w:pPr>
      <w:r w:rsidRPr="00A84CDC">
        <w:rPr>
          <w:rFonts w:ascii="Times New Roman" w:hAnsi="Times New Roman" w:hint="eastAsia"/>
          <w:sz w:val="24"/>
          <w:szCs w:val="24"/>
        </w:rPr>
        <w:t>由于</w:t>
      </w:r>
      <w:r w:rsidRPr="00A84CDC">
        <w:rPr>
          <w:rFonts w:ascii="Times New Roman" w:hAnsi="Times New Roman" w:hint="eastAsia"/>
          <w:sz w:val="24"/>
          <w:szCs w:val="24"/>
        </w:rPr>
        <w:t>Map</w:t>
      </w:r>
      <w:r w:rsidRPr="00A84CDC">
        <w:rPr>
          <w:rFonts w:ascii="Times New Roman" w:hAnsi="Times New Roman" w:hint="eastAsia"/>
          <w:sz w:val="24"/>
          <w:szCs w:val="24"/>
        </w:rPr>
        <w:t>节点和</w:t>
      </w:r>
      <w:r w:rsidRPr="00A84CDC">
        <w:rPr>
          <w:rFonts w:ascii="Times New Roman" w:hAnsi="Times New Roman" w:hint="eastAsia"/>
          <w:sz w:val="24"/>
          <w:szCs w:val="24"/>
        </w:rPr>
        <w:t>Reduce</w:t>
      </w:r>
      <w:r w:rsidRPr="00A84CDC">
        <w:rPr>
          <w:rFonts w:ascii="Times New Roman" w:hAnsi="Times New Roman" w:hint="eastAsia"/>
          <w:sz w:val="24"/>
          <w:szCs w:val="24"/>
        </w:rPr>
        <w:t>节点需要网络传输数据，</w:t>
      </w:r>
      <w:r w:rsidRPr="00A84CDC">
        <w:rPr>
          <w:rFonts w:ascii="Times New Roman" w:hAnsi="Times New Roman" w:hint="eastAsia"/>
          <w:sz w:val="24"/>
          <w:szCs w:val="24"/>
        </w:rPr>
        <w:t>Map</w:t>
      </w:r>
      <w:r w:rsidRPr="00A84CDC">
        <w:rPr>
          <w:rFonts w:ascii="Times New Roman" w:hAnsi="Times New Roman" w:hint="eastAsia"/>
          <w:sz w:val="24"/>
          <w:szCs w:val="24"/>
        </w:rPr>
        <w:t>产生的大量小文件，会消耗大量的网络资源。为避免发送大量的小文件，本文实现了</w:t>
      </w:r>
      <w:r w:rsidRPr="00A84CDC">
        <w:rPr>
          <w:rFonts w:ascii="Times New Roman" w:hAnsi="Times New Roman" w:hint="eastAsia"/>
          <w:sz w:val="24"/>
          <w:szCs w:val="24"/>
        </w:rPr>
        <w:t>Combine</w:t>
      </w:r>
      <w:r w:rsidRPr="00A84CDC">
        <w:rPr>
          <w:rFonts w:ascii="Times New Roman" w:hAnsi="Times New Roman" w:hint="eastAsia"/>
          <w:sz w:val="24"/>
          <w:szCs w:val="24"/>
        </w:rPr>
        <w:t>过程，在</w:t>
      </w:r>
      <w:r w:rsidRPr="00A84CDC">
        <w:rPr>
          <w:rFonts w:ascii="Times New Roman" w:hAnsi="Times New Roman" w:hint="eastAsia"/>
          <w:sz w:val="24"/>
          <w:szCs w:val="24"/>
        </w:rPr>
        <w:t>Map</w:t>
      </w:r>
      <w:r w:rsidRPr="00A84CDC">
        <w:rPr>
          <w:rFonts w:ascii="Times New Roman" w:hAnsi="Times New Roman" w:hint="eastAsia"/>
          <w:sz w:val="24"/>
          <w:szCs w:val="24"/>
        </w:rPr>
        <w:t>节点进行活动对象运动序列的拼接过程生成子浓缩视频，输出</w:t>
      </w:r>
      <w:r w:rsidR="00A66741">
        <w:rPr>
          <w:rFonts w:ascii="Times New Roman" w:hAnsi="Times New Roman" w:hint="eastAsia"/>
          <w:sz w:val="24"/>
          <w:szCs w:val="24"/>
        </w:rPr>
        <w:t>RDD[key,FileOutputStream]</w:t>
      </w:r>
      <w:r w:rsidRPr="00A84CDC">
        <w:rPr>
          <w:rFonts w:ascii="Times New Roman" w:hAnsi="Times New Roman" w:hint="eastAsia"/>
          <w:sz w:val="24"/>
          <w:szCs w:val="24"/>
        </w:rPr>
        <w:t>，大大减轻了网络传输的压力。</w:t>
      </w:r>
    </w:p>
    <w:p w:rsidR="00A84CDC" w:rsidRPr="00A84CDC" w:rsidRDefault="00A84CDC" w:rsidP="00C10F5B">
      <w:pPr>
        <w:pStyle w:val="a5"/>
        <w:numPr>
          <w:ilvl w:val="0"/>
          <w:numId w:val="36"/>
        </w:numPr>
        <w:spacing w:line="400" w:lineRule="exact"/>
        <w:ind w:left="851" w:firstLineChars="0" w:hanging="431"/>
        <w:jc w:val="both"/>
        <w:rPr>
          <w:sz w:val="24"/>
        </w:rPr>
      </w:pPr>
      <w:r w:rsidRPr="00A84CDC">
        <w:rPr>
          <w:rFonts w:hint="eastAsia"/>
          <w:sz w:val="24"/>
        </w:rPr>
        <w:lastRenderedPageBreak/>
        <w:t>Reduce</w:t>
      </w:r>
      <w:r w:rsidRPr="00A84CDC">
        <w:rPr>
          <w:rFonts w:hint="eastAsia"/>
          <w:sz w:val="24"/>
        </w:rPr>
        <w:t>阶段的实现</w:t>
      </w:r>
    </w:p>
    <w:p w:rsidR="00F25D4D" w:rsidRDefault="00A84CDC" w:rsidP="00AA011E">
      <w:pPr>
        <w:spacing w:line="400" w:lineRule="exact"/>
        <w:ind w:leftChars="202" w:left="424" w:firstLineChars="176" w:firstLine="422"/>
        <w:jc w:val="both"/>
        <w:rPr>
          <w:rFonts w:ascii="Times New Roman" w:hAnsi="Times New Roman"/>
          <w:sz w:val="24"/>
          <w:szCs w:val="24"/>
        </w:rPr>
      </w:pPr>
      <w:r w:rsidRPr="00A84CDC">
        <w:rPr>
          <w:rFonts w:ascii="Times New Roman" w:hAnsi="Times New Roman" w:hint="eastAsia"/>
          <w:sz w:val="24"/>
          <w:szCs w:val="24"/>
        </w:rPr>
        <w:t>Reduce</w:t>
      </w:r>
      <w:r w:rsidRPr="00A84CDC">
        <w:rPr>
          <w:rFonts w:ascii="Times New Roman" w:hAnsi="Times New Roman" w:hint="eastAsia"/>
          <w:sz w:val="24"/>
          <w:szCs w:val="24"/>
        </w:rPr>
        <w:t>阶段仅仅对</w:t>
      </w:r>
      <w:r w:rsidRPr="00A84CDC">
        <w:rPr>
          <w:rFonts w:ascii="Times New Roman" w:hAnsi="Times New Roman" w:hint="eastAsia"/>
          <w:sz w:val="24"/>
          <w:szCs w:val="24"/>
        </w:rPr>
        <w:t>Map</w:t>
      </w:r>
      <w:r w:rsidRPr="00A84CDC">
        <w:rPr>
          <w:rFonts w:ascii="Times New Roman" w:hAnsi="Times New Roman" w:hint="eastAsia"/>
          <w:sz w:val="24"/>
          <w:szCs w:val="24"/>
        </w:rPr>
        <w:t>节点传输过来的视频数据块进行简单的拼接，然后将拼接好的浓缩视频放入指定的目录当中。</w:t>
      </w:r>
    </w:p>
    <w:p w:rsidR="00A66741" w:rsidRDefault="00522070" w:rsidP="00BA680B">
      <w:pPr>
        <w:spacing w:line="400" w:lineRule="exact"/>
        <w:rPr>
          <w:rFonts w:ascii="Times New Roman" w:hAnsi="Times New Roman"/>
          <w:sz w:val="24"/>
          <w:szCs w:val="24"/>
        </w:rPr>
      </w:pPr>
      <w:r>
        <w:rPr>
          <w:rFonts w:ascii="Times New Roman" w:hAnsi="Times New Roman" w:hint="eastAsia"/>
          <w:sz w:val="24"/>
          <w:szCs w:val="24"/>
        </w:rPr>
        <w:t>具体实现</w:t>
      </w:r>
      <w:r w:rsidR="00204F8F">
        <w:rPr>
          <w:rFonts w:ascii="Times New Roman" w:hAnsi="Times New Roman" w:hint="eastAsia"/>
          <w:sz w:val="24"/>
          <w:szCs w:val="24"/>
        </w:rPr>
        <w:t>如算法</w:t>
      </w:r>
      <w:r w:rsidR="00204F8F">
        <w:rPr>
          <w:rFonts w:ascii="Times New Roman" w:hAnsi="Times New Roman" w:hint="eastAsia"/>
          <w:sz w:val="24"/>
          <w:szCs w:val="24"/>
        </w:rPr>
        <w:t xml:space="preserve">3 </w:t>
      </w:r>
      <w:r w:rsidR="00204F8F">
        <w:rPr>
          <w:rFonts w:ascii="Times New Roman" w:hAnsi="Times New Roman" w:hint="eastAsia"/>
          <w:sz w:val="24"/>
          <w:szCs w:val="24"/>
        </w:rPr>
        <w:t>所示：</w:t>
      </w:r>
    </w:p>
    <w:p w:rsidR="00C8234B" w:rsidRDefault="00C8234B" w:rsidP="00BA680B">
      <w:pPr>
        <w:pBdr>
          <w:top w:val="single" w:sz="6" w:space="1" w:color="auto"/>
          <w:bottom w:val="single" w:sz="6" w:space="1" w:color="auto"/>
        </w:pBdr>
        <w:spacing w:line="400" w:lineRule="exact"/>
        <w:rPr>
          <w:rFonts w:ascii="Times New Roman" w:hAnsi="Times New Roman"/>
          <w:sz w:val="24"/>
          <w:szCs w:val="24"/>
        </w:rPr>
      </w:pPr>
      <w:r>
        <w:rPr>
          <w:rFonts w:ascii="Times New Roman" w:hAnsi="Times New Roman" w:hint="eastAsia"/>
          <w:sz w:val="24"/>
          <w:szCs w:val="24"/>
        </w:rPr>
        <w:t>算法</w:t>
      </w:r>
      <w:r>
        <w:rPr>
          <w:rFonts w:ascii="Times New Roman" w:hAnsi="Times New Roman" w:hint="eastAsia"/>
          <w:sz w:val="24"/>
          <w:szCs w:val="24"/>
        </w:rPr>
        <w:t xml:space="preserve">1 </w:t>
      </w:r>
      <w:r>
        <w:rPr>
          <w:rFonts w:ascii="Times New Roman" w:hAnsi="Times New Roman" w:hint="eastAsia"/>
          <w:sz w:val="24"/>
          <w:szCs w:val="24"/>
        </w:rPr>
        <w:t>视频浓缩算法实现</w:t>
      </w:r>
    </w:p>
    <w:p w:rsidR="00C8234B" w:rsidRPr="00D255B2" w:rsidRDefault="00C8234B" w:rsidP="00BA680B">
      <w:pPr>
        <w:pStyle w:val="a5"/>
        <w:numPr>
          <w:ilvl w:val="0"/>
          <w:numId w:val="10"/>
        </w:numPr>
        <w:spacing w:line="400" w:lineRule="exact"/>
        <w:ind w:firstLineChars="0" w:hanging="780"/>
        <w:rPr>
          <w:sz w:val="24"/>
        </w:rPr>
      </w:pPr>
      <w:r w:rsidRPr="00522070">
        <w:rPr>
          <w:rFonts w:hint="eastAsia"/>
          <w:b/>
          <w:sz w:val="24"/>
        </w:rPr>
        <w:t>Input</w:t>
      </w:r>
      <w:r w:rsidRPr="00D255B2">
        <w:rPr>
          <w:rFonts w:hint="eastAsia"/>
          <w:sz w:val="24"/>
        </w:rPr>
        <w:t>：</w:t>
      </w:r>
      <w:r w:rsidRPr="00522070">
        <w:rPr>
          <w:rFonts w:hint="eastAsia"/>
          <w:i/>
          <w:sz w:val="24"/>
        </w:rPr>
        <w:t xml:space="preserve">RDD[v, FileInputStream] </w:t>
      </w:r>
    </w:p>
    <w:p w:rsidR="00C8234B" w:rsidRPr="00D255B2" w:rsidRDefault="00C8234B" w:rsidP="00BA680B">
      <w:pPr>
        <w:pStyle w:val="a5"/>
        <w:numPr>
          <w:ilvl w:val="0"/>
          <w:numId w:val="10"/>
        </w:numPr>
        <w:spacing w:line="400" w:lineRule="exact"/>
        <w:ind w:firstLineChars="0" w:hanging="780"/>
        <w:rPr>
          <w:sz w:val="24"/>
        </w:rPr>
      </w:pPr>
      <w:r w:rsidRPr="00522070">
        <w:rPr>
          <w:rFonts w:hint="eastAsia"/>
          <w:b/>
          <w:sz w:val="24"/>
        </w:rPr>
        <w:t>Output</w:t>
      </w:r>
      <w:r w:rsidRPr="00D255B2">
        <w:rPr>
          <w:rFonts w:hint="eastAsia"/>
          <w:sz w:val="24"/>
        </w:rPr>
        <w:t>：</w:t>
      </w:r>
      <w:r w:rsidRPr="00522070">
        <w:rPr>
          <w:rFonts w:hint="eastAsia"/>
          <w:i/>
          <w:sz w:val="24"/>
        </w:rPr>
        <w:t>RDD[v,</w:t>
      </w:r>
      <w:bookmarkStart w:id="263" w:name="OLE_LINK15"/>
      <w:r w:rsidRPr="00522070">
        <w:rPr>
          <w:rFonts w:hint="eastAsia"/>
          <w:i/>
          <w:sz w:val="24"/>
        </w:rPr>
        <w:t>FileOutputStream</w:t>
      </w:r>
      <w:bookmarkEnd w:id="263"/>
      <w:r w:rsidRPr="00522070">
        <w:rPr>
          <w:rFonts w:hint="eastAsia"/>
          <w:i/>
          <w:sz w:val="24"/>
        </w:rPr>
        <w:t>]</w:t>
      </w:r>
    </w:p>
    <w:p w:rsidR="00C8234B" w:rsidRDefault="00C8234B" w:rsidP="00BA680B">
      <w:pPr>
        <w:pStyle w:val="a5"/>
        <w:numPr>
          <w:ilvl w:val="0"/>
          <w:numId w:val="10"/>
        </w:numPr>
        <w:spacing w:line="400" w:lineRule="exact"/>
        <w:ind w:firstLineChars="0" w:hanging="780"/>
        <w:rPr>
          <w:sz w:val="24"/>
        </w:rPr>
      </w:pPr>
      <w:r w:rsidRPr="00522070">
        <w:rPr>
          <w:b/>
          <w:sz w:val="24"/>
        </w:rPr>
        <w:t>for</w:t>
      </w:r>
      <w:r w:rsidRPr="00522070">
        <w:rPr>
          <w:rFonts w:hint="eastAsia"/>
          <w:b/>
          <w:sz w:val="24"/>
        </w:rPr>
        <w:t xml:space="preserve"> all</w:t>
      </w:r>
      <w:r w:rsidRPr="00522070">
        <w:rPr>
          <w:rFonts w:hint="eastAsia"/>
          <w:i/>
          <w:sz w:val="24"/>
        </w:rPr>
        <w:t xml:space="preserve">(v, FileInputStream) </w:t>
      </w:r>
      <w:r w:rsidRPr="00522070">
        <w:rPr>
          <w:rFonts w:hint="eastAsia"/>
          <w:b/>
          <w:sz w:val="24"/>
        </w:rPr>
        <w:t>in</w:t>
      </w:r>
      <w:r w:rsidRPr="00522070">
        <w:rPr>
          <w:rFonts w:hint="eastAsia"/>
          <w:i/>
          <w:sz w:val="24"/>
        </w:rPr>
        <w:t xml:space="preserve">RDD[v, FileInputStream] </w:t>
      </w:r>
      <w:r w:rsidRPr="00522070">
        <w:rPr>
          <w:rFonts w:hint="eastAsia"/>
          <w:b/>
          <w:sz w:val="24"/>
        </w:rPr>
        <w:t>parallel do</w:t>
      </w:r>
    </w:p>
    <w:p w:rsidR="00C8234B" w:rsidRPr="00D255B2" w:rsidRDefault="00C8234B" w:rsidP="00BA680B">
      <w:pPr>
        <w:pStyle w:val="a5"/>
        <w:numPr>
          <w:ilvl w:val="0"/>
          <w:numId w:val="10"/>
        </w:numPr>
        <w:spacing w:line="400" w:lineRule="exact"/>
        <w:ind w:firstLineChars="0" w:hanging="780"/>
        <w:rPr>
          <w:sz w:val="24"/>
        </w:rPr>
      </w:pPr>
      <w:r w:rsidRPr="00522070">
        <w:rPr>
          <w:rFonts w:hint="eastAsia"/>
          <w:b/>
          <w:sz w:val="24"/>
        </w:rPr>
        <w:t>Map stage</w:t>
      </w:r>
      <w:r>
        <w:rPr>
          <w:rFonts w:hint="eastAsia"/>
          <w:sz w:val="24"/>
        </w:rPr>
        <w:t>:</w:t>
      </w:r>
    </w:p>
    <w:p w:rsidR="00C8234B" w:rsidRPr="00D255B2" w:rsidRDefault="00C8234B" w:rsidP="00BA680B">
      <w:pPr>
        <w:pStyle w:val="a5"/>
        <w:numPr>
          <w:ilvl w:val="0"/>
          <w:numId w:val="10"/>
        </w:numPr>
        <w:spacing w:line="400" w:lineRule="exact"/>
        <w:ind w:firstLineChars="0" w:hanging="780"/>
        <w:rPr>
          <w:sz w:val="24"/>
        </w:rPr>
      </w:pPr>
      <w:r w:rsidRPr="00522070">
        <w:rPr>
          <w:rFonts w:hint="eastAsia"/>
          <w:i/>
          <w:sz w:val="24"/>
        </w:rPr>
        <w:t>F</w:t>
      </w:r>
      <m:oMath>
        <m:r>
          <w:rPr>
            <w:rFonts w:ascii="Cambria Math" w:hAnsi="Cambria Math"/>
            <w:sz w:val="24"/>
          </w:rPr>
          <m:t>←</m:t>
        </m:r>
      </m:oMath>
      <w:r w:rsidRPr="00522070">
        <w:rPr>
          <w:rFonts w:hint="eastAsia"/>
          <w:i/>
          <w:sz w:val="24"/>
        </w:rPr>
        <w:t>FileInputStream</w:t>
      </w:r>
      <w:r w:rsidR="00C10F5B">
        <w:rPr>
          <w:rFonts w:hint="eastAsia"/>
          <w:i/>
          <w:sz w:val="24"/>
        </w:rPr>
        <w:t>;</w:t>
      </w:r>
      <w:r>
        <w:rPr>
          <w:rFonts w:hint="eastAsia"/>
          <w:sz w:val="24"/>
        </w:rPr>
        <w:t xml:space="preserve"> //</w:t>
      </w:r>
      <w:r>
        <w:rPr>
          <w:rFonts w:hint="eastAsia"/>
          <w:sz w:val="24"/>
        </w:rPr>
        <w:t>使用</w:t>
      </w:r>
      <w:r>
        <w:rPr>
          <w:rFonts w:hint="eastAsia"/>
          <w:sz w:val="24"/>
        </w:rPr>
        <w:t>xuggle</w:t>
      </w:r>
    </w:p>
    <w:p w:rsidR="00C8234B" w:rsidRDefault="00C8234B" w:rsidP="00BA680B">
      <w:pPr>
        <w:pStyle w:val="a5"/>
        <w:numPr>
          <w:ilvl w:val="0"/>
          <w:numId w:val="10"/>
        </w:numPr>
        <w:spacing w:line="400" w:lineRule="exact"/>
        <w:ind w:firstLineChars="0" w:hanging="780"/>
        <w:rPr>
          <w:sz w:val="24"/>
        </w:rPr>
      </w:pPr>
      <w:r w:rsidRPr="00522070">
        <w:rPr>
          <w:rFonts w:hint="eastAsia"/>
          <w:i/>
          <w:sz w:val="24"/>
        </w:rPr>
        <w:t xml:space="preserve"> VIBE</w:t>
      </w:r>
      <m:oMath>
        <m:r>
          <w:rPr>
            <w:rFonts w:ascii="Cambria Math" w:hAnsi="Cambria Math"/>
            <w:sz w:val="24"/>
          </w:rPr>
          <m:t>←</m:t>
        </m:r>
      </m:oMath>
      <w:r w:rsidR="00C10F5B">
        <w:rPr>
          <w:rFonts w:hint="eastAsia"/>
          <w:i/>
          <w:sz w:val="24"/>
        </w:rPr>
        <w:t>;</w:t>
      </w:r>
      <w:r w:rsidRPr="00522070">
        <w:rPr>
          <w:rFonts w:hint="eastAsia"/>
          <w:i/>
          <w:sz w:val="24"/>
        </w:rPr>
        <w:t>F//</w:t>
      </w:r>
      <w:r>
        <w:rPr>
          <w:rFonts w:hint="eastAsia"/>
          <w:sz w:val="24"/>
        </w:rPr>
        <w:t>使用</w:t>
      </w:r>
      <w:r>
        <w:rPr>
          <w:rFonts w:hint="eastAsia"/>
          <w:sz w:val="24"/>
        </w:rPr>
        <w:t>VIBE</w:t>
      </w:r>
      <w:r>
        <w:rPr>
          <w:rFonts w:hint="eastAsia"/>
          <w:sz w:val="24"/>
        </w:rPr>
        <w:t>背景建模</w:t>
      </w:r>
    </w:p>
    <w:p w:rsidR="00C8234B" w:rsidRPr="00522070" w:rsidRDefault="00C8234B" w:rsidP="00BA680B">
      <w:pPr>
        <w:pStyle w:val="a5"/>
        <w:numPr>
          <w:ilvl w:val="0"/>
          <w:numId w:val="10"/>
        </w:numPr>
        <w:spacing w:line="400" w:lineRule="exact"/>
        <w:ind w:firstLineChars="0" w:hanging="780"/>
        <w:rPr>
          <w:i/>
          <w:sz w:val="24"/>
        </w:rPr>
      </w:pPr>
      <w:r w:rsidRPr="00522070">
        <w:rPr>
          <w:i/>
          <w:sz w:val="24"/>
        </w:rPr>
        <w:t>Iterator&lt;ImageWritable&gt;</w:t>
      </w:r>
      <m:oMath>
        <m:r>
          <w:rPr>
            <w:rFonts w:ascii="Cambria Math" w:hAnsi="Cambria Math"/>
            <w:sz w:val="24"/>
          </w:rPr>
          <m:t>→</m:t>
        </m:r>
      </m:oMath>
      <w:r w:rsidRPr="00522070">
        <w:rPr>
          <w:rFonts w:hint="eastAsia"/>
          <w:i/>
          <w:sz w:val="24"/>
        </w:rPr>
        <w:t>result RDD[v,</w:t>
      </w:r>
      <w:bookmarkStart w:id="264" w:name="OLE_LINK16"/>
      <w:r w:rsidRPr="00522070">
        <w:rPr>
          <w:i/>
          <w:sz w:val="24"/>
        </w:rPr>
        <w:t>Iterator</w:t>
      </w:r>
      <w:bookmarkEnd w:id="264"/>
      <w:r w:rsidRPr="00522070">
        <w:rPr>
          <w:i/>
          <w:sz w:val="24"/>
        </w:rPr>
        <w:t>&lt;ImageWritable&gt;</w:t>
      </w:r>
      <w:r w:rsidRPr="00522070">
        <w:rPr>
          <w:rFonts w:hint="eastAsia"/>
          <w:i/>
          <w:sz w:val="24"/>
        </w:rPr>
        <w:t>]</w:t>
      </w:r>
      <w:r w:rsidR="00C10F5B">
        <w:rPr>
          <w:rFonts w:hint="eastAsia"/>
          <w:i/>
          <w:sz w:val="24"/>
        </w:rPr>
        <w:t>;</w:t>
      </w:r>
    </w:p>
    <w:p w:rsidR="00C8234B" w:rsidRDefault="00C8234B" w:rsidP="00BA680B">
      <w:pPr>
        <w:pStyle w:val="a5"/>
        <w:numPr>
          <w:ilvl w:val="0"/>
          <w:numId w:val="10"/>
        </w:numPr>
        <w:spacing w:line="400" w:lineRule="exact"/>
        <w:ind w:firstLineChars="0" w:hanging="780"/>
        <w:rPr>
          <w:sz w:val="24"/>
        </w:rPr>
      </w:pPr>
      <w:r w:rsidRPr="00522070">
        <w:rPr>
          <w:rFonts w:hint="eastAsia"/>
          <w:b/>
          <w:sz w:val="24"/>
        </w:rPr>
        <w:t>Combine Stage</w:t>
      </w:r>
      <w:r>
        <w:rPr>
          <w:rFonts w:hint="eastAsia"/>
          <w:sz w:val="24"/>
        </w:rPr>
        <w:t>:</w:t>
      </w:r>
    </w:p>
    <w:p w:rsidR="00C8234B" w:rsidRPr="00522070" w:rsidRDefault="00C8234B" w:rsidP="00BA680B">
      <w:pPr>
        <w:pStyle w:val="a5"/>
        <w:numPr>
          <w:ilvl w:val="0"/>
          <w:numId w:val="10"/>
        </w:numPr>
        <w:spacing w:line="400" w:lineRule="exact"/>
        <w:ind w:firstLineChars="0" w:hanging="780"/>
        <w:rPr>
          <w:i/>
          <w:sz w:val="24"/>
        </w:rPr>
      </w:pPr>
      <w:r w:rsidRPr="00522070">
        <w:rPr>
          <w:rFonts w:hint="eastAsia"/>
          <w:i/>
          <w:sz w:val="24"/>
        </w:rPr>
        <w:t>RDD[v,</w:t>
      </w:r>
      <w:r w:rsidRPr="00522070">
        <w:rPr>
          <w:i/>
          <w:sz w:val="24"/>
        </w:rPr>
        <w:t>Iterator&lt;ImageWritable&gt;</w:t>
      </w:r>
      <w:r w:rsidRPr="00522070">
        <w:rPr>
          <w:rFonts w:hint="eastAsia"/>
          <w:i/>
          <w:sz w:val="24"/>
        </w:rPr>
        <w:t>]</w:t>
      </w:r>
      <m:oMath>
        <m:r>
          <w:rPr>
            <w:rFonts w:ascii="Cambria Math" w:hAnsi="Cambria Math"/>
            <w:sz w:val="24"/>
          </w:rPr>
          <m:t>→</m:t>
        </m:r>
      </m:oMath>
      <w:r w:rsidRPr="00522070">
        <w:rPr>
          <w:rFonts w:hint="eastAsia"/>
          <w:i/>
          <w:sz w:val="24"/>
        </w:rPr>
        <w:t>RDD[v,</w:t>
      </w:r>
      <w:r w:rsidRPr="00522070">
        <w:rPr>
          <w:i/>
          <w:sz w:val="24"/>
        </w:rPr>
        <w:t>FileOutputStream</w:t>
      </w:r>
      <w:r w:rsidRPr="00522070">
        <w:rPr>
          <w:rFonts w:hint="eastAsia"/>
          <w:i/>
          <w:sz w:val="24"/>
        </w:rPr>
        <w:t>]</w:t>
      </w:r>
      <w:r w:rsidR="00C10F5B">
        <w:rPr>
          <w:rFonts w:hint="eastAsia"/>
          <w:i/>
          <w:sz w:val="24"/>
        </w:rPr>
        <w:t>;</w:t>
      </w:r>
    </w:p>
    <w:p w:rsidR="00C8234B" w:rsidRDefault="00C8234B" w:rsidP="00BA680B">
      <w:pPr>
        <w:pStyle w:val="a5"/>
        <w:numPr>
          <w:ilvl w:val="0"/>
          <w:numId w:val="10"/>
        </w:numPr>
        <w:spacing w:line="400" w:lineRule="exact"/>
        <w:ind w:firstLineChars="0" w:hanging="780"/>
        <w:rPr>
          <w:sz w:val="24"/>
        </w:rPr>
      </w:pPr>
      <w:r w:rsidRPr="00522070">
        <w:rPr>
          <w:rFonts w:hint="eastAsia"/>
          <w:b/>
          <w:sz w:val="24"/>
        </w:rPr>
        <w:t>Reduce Stage</w:t>
      </w:r>
      <w:r>
        <w:rPr>
          <w:rFonts w:hint="eastAsia"/>
          <w:sz w:val="24"/>
        </w:rPr>
        <w:t>:</w:t>
      </w:r>
    </w:p>
    <w:p w:rsidR="00C8234B" w:rsidRDefault="00C8234B" w:rsidP="00BA680B">
      <w:pPr>
        <w:pStyle w:val="a5"/>
        <w:numPr>
          <w:ilvl w:val="0"/>
          <w:numId w:val="10"/>
        </w:numPr>
        <w:spacing w:line="400" w:lineRule="exact"/>
        <w:ind w:firstLineChars="0" w:hanging="780"/>
        <w:rPr>
          <w:i/>
          <w:sz w:val="24"/>
        </w:rPr>
      </w:pPr>
      <w:r w:rsidRPr="00522070">
        <w:rPr>
          <w:rFonts w:hint="eastAsia"/>
          <w:i/>
          <w:sz w:val="24"/>
        </w:rPr>
        <w:t>RDD[v,</w:t>
      </w:r>
      <w:r w:rsidRPr="00522070">
        <w:rPr>
          <w:i/>
          <w:sz w:val="24"/>
        </w:rPr>
        <w:t xml:space="preserve"> FileOutputStream</w:t>
      </w:r>
      <w:r w:rsidRPr="00522070">
        <w:rPr>
          <w:rFonts w:hint="eastAsia"/>
          <w:i/>
          <w:sz w:val="24"/>
        </w:rPr>
        <w:t>]</w:t>
      </w:r>
      <m:oMath>
        <m:r>
          <w:rPr>
            <w:rFonts w:ascii="Cambria Math" w:hAnsi="Cambria Math"/>
            <w:sz w:val="24"/>
          </w:rPr>
          <m:t>→</m:t>
        </m:r>
      </m:oMath>
      <w:r w:rsidRPr="00522070">
        <w:rPr>
          <w:rFonts w:hint="eastAsia"/>
          <w:i/>
          <w:sz w:val="24"/>
        </w:rPr>
        <w:t>RDD[</w:t>
      </w:r>
      <w:r w:rsidRPr="00522070">
        <w:rPr>
          <w:i/>
          <w:sz w:val="24"/>
        </w:rPr>
        <w:t>Iterator</w:t>
      </w:r>
      <w:r w:rsidRPr="00522070">
        <w:rPr>
          <w:rFonts w:hint="eastAsia"/>
          <w:i/>
          <w:sz w:val="24"/>
        </w:rPr>
        <w:t>&lt;v&gt;,</w:t>
      </w:r>
      <w:r w:rsidRPr="00522070">
        <w:rPr>
          <w:i/>
          <w:sz w:val="24"/>
        </w:rPr>
        <w:t xml:space="preserve"> FileOutputStream</w:t>
      </w:r>
      <w:r w:rsidRPr="00522070">
        <w:rPr>
          <w:rFonts w:hint="eastAsia"/>
          <w:i/>
          <w:sz w:val="24"/>
        </w:rPr>
        <w:t>]</w:t>
      </w:r>
      <w:r w:rsidR="00C10F5B">
        <w:rPr>
          <w:rFonts w:hint="eastAsia"/>
          <w:i/>
          <w:sz w:val="24"/>
        </w:rPr>
        <w:t>;</w:t>
      </w:r>
    </w:p>
    <w:p w:rsidR="00C8234B" w:rsidRPr="0067193C" w:rsidRDefault="00C8234B" w:rsidP="00BA680B">
      <w:pPr>
        <w:pStyle w:val="a5"/>
        <w:numPr>
          <w:ilvl w:val="0"/>
          <w:numId w:val="10"/>
        </w:numPr>
        <w:pBdr>
          <w:bottom w:val="single" w:sz="6" w:space="1" w:color="auto"/>
        </w:pBdr>
        <w:tabs>
          <w:tab w:val="left" w:pos="284"/>
        </w:tabs>
        <w:spacing w:line="400" w:lineRule="exact"/>
        <w:ind w:leftChars="-1" w:left="-2" w:firstLineChars="0" w:firstLine="1"/>
        <w:rPr>
          <w:b/>
          <w:sz w:val="24"/>
        </w:rPr>
      </w:pPr>
      <w:r w:rsidRPr="00C8234B">
        <w:rPr>
          <w:rFonts w:hint="eastAsia"/>
          <w:b/>
          <w:sz w:val="24"/>
        </w:rPr>
        <w:t>end for</w:t>
      </w:r>
    </w:p>
    <w:p w:rsidR="00BA680B" w:rsidRPr="00BA680B" w:rsidRDefault="00D56098" w:rsidP="003647B6">
      <w:pPr>
        <w:pStyle w:val="110"/>
        <w:spacing w:before="156" w:after="156"/>
        <w:rPr>
          <w:lang w:val="en-US" w:eastAsia="zh-CN"/>
        </w:rPr>
      </w:pPr>
      <w:bookmarkStart w:id="265" w:name="_Toc476847741"/>
      <w:bookmarkStart w:id="266" w:name="OLE_LINK75"/>
      <w:r w:rsidRPr="00BA680B">
        <w:rPr>
          <w:rFonts w:hint="eastAsia"/>
          <w:lang w:val="en-US" w:eastAsia="zh-CN"/>
        </w:rPr>
        <w:t>5.3</w:t>
      </w:r>
      <w:r w:rsidR="00C14B20">
        <w:rPr>
          <w:rFonts w:hint="eastAsia"/>
          <w:lang w:val="en-US" w:eastAsia="zh-CN"/>
        </w:rPr>
        <w:t>测试系统功能</w:t>
      </w:r>
      <w:r w:rsidR="00C8234B" w:rsidRPr="00BA680B">
        <w:rPr>
          <w:rFonts w:hint="eastAsia"/>
          <w:lang w:val="en-US" w:eastAsia="zh-CN"/>
        </w:rPr>
        <w:t>与</w:t>
      </w:r>
      <w:r w:rsidR="00D93986" w:rsidRPr="00BA680B">
        <w:rPr>
          <w:rFonts w:hint="eastAsia"/>
          <w:lang w:val="en-US" w:eastAsia="zh-CN"/>
        </w:rPr>
        <w:t>算法效</w:t>
      </w:r>
      <w:r w:rsidR="00C8234B" w:rsidRPr="00BA680B">
        <w:rPr>
          <w:rFonts w:hint="eastAsia"/>
          <w:lang w:val="en-US" w:eastAsia="zh-CN"/>
        </w:rPr>
        <w:t>果验证</w:t>
      </w:r>
      <w:bookmarkEnd w:id="265"/>
    </w:p>
    <w:p w:rsidR="00F37FD4" w:rsidRPr="00510975" w:rsidRDefault="00B7615D" w:rsidP="008E1D83">
      <w:pPr>
        <w:pStyle w:val="af5"/>
        <w:spacing w:before="156" w:after="156"/>
        <w:ind w:firstLineChars="0" w:firstLine="0"/>
      </w:pPr>
      <w:bookmarkStart w:id="267" w:name="_Toc476847742"/>
      <w:bookmarkEnd w:id="266"/>
      <w:r w:rsidRPr="00510975">
        <w:rPr>
          <w:rFonts w:hint="eastAsia"/>
        </w:rPr>
        <w:t>5.3.1</w:t>
      </w:r>
      <w:r w:rsidR="00D93986" w:rsidRPr="00510975">
        <w:rPr>
          <w:rFonts w:hint="eastAsia"/>
        </w:rPr>
        <w:t>测试环境</w:t>
      </w:r>
      <w:bookmarkEnd w:id="267"/>
    </w:p>
    <w:p w:rsidR="00F37FD4" w:rsidRDefault="00F526C0" w:rsidP="00C744D3">
      <w:pPr>
        <w:spacing w:line="400" w:lineRule="exact"/>
        <w:ind w:firstLine="420"/>
        <w:jc w:val="both"/>
        <w:rPr>
          <w:rFonts w:ascii="Times New Roman" w:hAnsi="Times New Roman"/>
          <w:sz w:val="24"/>
          <w:szCs w:val="24"/>
        </w:rPr>
      </w:pPr>
      <w:r w:rsidRPr="00F526C0">
        <w:rPr>
          <w:rFonts w:ascii="Times New Roman" w:hAnsi="Times New Roman" w:hint="eastAsia"/>
          <w:sz w:val="24"/>
          <w:szCs w:val="24"/>
        </w:rPr>
        <w:t>本实验的测试环境基于</w:t>
      </w:r>
      <w:r w:rsidRPr="00F526C0">
        <w:rPr>
          <w:rFonts w:ascii="Times New Roman" w:hAnsi="Times New Roman" w:hint="eastAsia"/>
          <w:sz w:val="24"/>
          <w:szCs w:val="24"/>
        </w:rPr>
        <w:t>5.1</w:t>
      </w:r>
      <w:r w:rsidR="00F37FD4">
        <w:rPr>
          <w:rFonts w:ascii="Times New Roman" w:hAnsi="Times New Roman" w:hint="eastAsia"/>
          <w:sz w:val="24"/>
          <w:szCs w:val="24"/>
        </w:rPr>
        <w:t>介绍的测试系统，实验所用的监控视频数据均来自在中国福州部署的监控视频系统。</w:t>
      </w:r>
    </w:p>
    <w:p w:rsidR="00C14B20" w:rsidRDefault="00C14B20" w:rsidP="008E1D83">
      <w:pPr>
        <w:pStyle w:val="af5"/>
        <w:spacing w:before="156" w:after="156"/>
        <w:ind w:firstLineChars="0" w:firstLine="0"/>
      </w:pPr>
      <w:bookmarkStart w:id="268" w:name="_Toc476847743"/>
      <w:r>
        <w:rPr>
          <w:rFonts w:hint="eastAsia"/>
        </w:rPr>
        <w:t>5.3.2</w:t>
      </w:r>
      <w:r>
        <w:rPr>
          <w:rFonts w:hint="eastAsia"/>
        </w:rPr>
        <w:t>测试系统功能验证</w:t>
      </w:r>
      <w:bookmarkEnd w:id="268"/>
    </w:p>
    <w:p w:rsidR="00C14B20" w:rsidRDefault="00C14B20" w:rsidP="00C14B20">
      <w:pPr>
        <w:rPr>
          <w:rFonts w:ascii="Times New Roman" w:hAnsi="Times New Roman"/>
          <w:sz w:val="24"/>
          <w:szCs w:val="24"/>
        </w:rPr>
      </w:pPr>
      <w:r>
        <w:rPr>
          <w:rFonts w:hint="eastAsia"/>
        </w:rPr>
        <w:tab/>
      </w:r>
      <w:r w:rsidRPr="00C14B20">
        <w:rPr>
          <w:rFonts w:ascii="Times New Roman" w:hAnsi="Times New Roman" w:hint="eastAsia"/>
          <w:sz w:val="24"/>
          <w:szCs w:val="24"/>
        </w:rPr>
        <w:t>为了验证基于</w:t>
      </w:r>
      <w:r w:rsidRPr="00C14B20">
        <w:rPr>
          <w:rFonts w:ascii="Times New Roman" w:hAnsi="Times New Roman" w:hint="eastAsia"/>
          <w:sz w:val="24"/>
          <w:szCs w:val="24"/>
        </w:rPr>
        <w:t>Spark</w:t>
      </w:r>
      <w:r w:rsidRPr="00C14B20">
        <w:rPr>
          <w:rFonts w:ascii="Times New Roman" w:hAnsi="Times New Roman" w:hint="eastAsia"/>
          <w:sz w:val="24"/>
          <w:szCs w:val="24"/>
        </w:rPr>
        <w:t>分布式计算框架的离线视频浓缩算法验证系统</w:t>
      </w:r>
      <w:r>
        <w:rPr>
          <w:rFonts w:ascii="Times New Roman" w:hAnsi="Times New Roman" w:hint="eastAsia"/>
          <w:sz w:val="24"/>
          <w:szCs w:val="24"/>
        </w:rPr>
        <w:t>的功能，我们准备</w:t>
      </w:r>
      <w:r w:rsidRPr="00C14B20">
        <w:rPr>
          <w:rFonts w:ascii="Times New Roman" w:hAnsi="Times New Roman" w:hint="eastAsia"/>
          <w:sz w:val="24"/>
          <w:szCs w:val="24"/>
        </w:rPr>
        <w:t>选取了大约</w:t>
      </w:r>
      <w:r w:rsidRPr="00C14B20">
        <w:rPr>
          <w:rFonts w:ascii="Times New Roman" w:hAnsi="Times New Roman" w:hint="eastAsia"/>
          <w:sz w:val="24"/>
          <w:szCs w:val="24"/>
        </w:rPr>
        <w:t xml:space="preserve"> 10GB </w:t>
      </w:r>
      <w:r>
        <w:rPr>
          <w:rFonts w:ascii="Times New Roman" w:hAnsi="Times New Roman" w:hint="eastAsia"/>
          <w:sz w:val="24"/>
          <w:szCs w:val="24"/>
        </w:rPr>
        <w:t>的监控视频数据，</w:t>
      </w:r>
      <w:r w:rsidRPr="00C14B20">
        <w:rPr>
          <w:rFonts w:ascii="Times New Roman" w:hAnsi="Times New Roman" w:hint="eastAsia"/>
          <w:sz w:val="24"/>
          <w:szCs w:val="24"/>
        </w:rPr>
        <w:t>视频采用</w:t>
      </w:r>
      <w:r w:rsidRPr="00C14B20">
        <w:rPr>
          <w:rFonts w:ascii="Times New Roman" w:hAnsi="Times New Roman" w:hint="eastAsia"/>
          <w:sz w:val="24"/>
          <w:szCs w:val="24"/>
        </w:rPr>
        <w:t xml:space="preserve"> H.264 </w:t>
      </w:r>
      <w:r w:rsidRPr="00C14B20">
        <w:rPr>
          <w:rFonts w:ascii="Times New Roman" w:hAnsi="Times New Roman" w:hint="eastAsia"/>
          <w:sz w:val="24"/>
          <w:szCs w:val="24"/>
        </w:rPr>
        <w:t>编码格式，分辨率为</w:t>
      </w:r>
      <w:r w:rsidRPr="00C14B20">
        <w:rPr>
          <w:rFonts w:ascii="Times New Roman" w:hAnsi="Times New Roman" w:hint="eastAsia"/>
          <w:sz w:val="24"/>
          <w:szCs w:val="24"/>
        </w:rPr>
        <w:t>1920*1080</w:t>
      </w:r>
      <w:r w:rsidRPr="00C14B20">
        <w:rPr>
          <w:rFonts w:ascii="Times New Roman" w:hAnsi="Times New Roman" w:hint="eastAsia"/>
          <w:sz w:val="24"/>
          <w:szCs w:val="24"/>
        </w:rPr>
        <w:t>，</w:t>
      </w:r>
      <w:r w:rsidRPr="00C14B20">
        <w:rPr>
          <w:rFonts w:ascii="Times New Roman" w:hAnsi="Times New Roman" w:hint="eastAsia"/>
          <w:sz w:val="24"/>
          <w:szCs w:val="24"/>
        </w:rPr>
        <w:t xml:space="preserve"> 25fps</w:t>
      </w:r>
      <w:r w:rsidRPr="00C14B20">
        <w:rPr>
          <w:rFonts w:ascii="Times New Roman" w:hAnsi="Times New Roman" w:hint="eastAsia"/>
          <w:sz w:val="24"/>
          <w:szCs w:val="24"/>
        </w:rPr>
        <w:t>，监控视频时间总长大约</w:t>
      </w:r>
      <w:r w:rsidRPr="00C14B20">
        <w:rPr>
          <w:rFonts w:ascii="Times New Roman" w:hAnsi="Times New Roman" w:hint="eastAsia"/>
          <w:sz w:val="24"/>
          <w:szCs w:val="24"/>
        </w:rPr>
        <w:t xml:space="preserve"> 2200 </w:t>
      </w:r>
      <w:r w:rsidR="00BE191B">
        <w:rPr>
          <w:rFonts w:ascii="Times New Roman" w:hAnsi="Times New Roman" w:hint="eastAsia"/>
          <w:sz w:val="24"/>
          <w:szCs w:val="24"/>
        </w:rPr>
        <w:t>分钟，本次任务</w:t>
      </w:r>
      <w:r w:rsidRPr="00C14B20">
        <w:rPr>
          <w:rFonts w:ascii="Times New Roman" w:hAnsi="Times New Roman" w:hint="eastAsia"/>
          <w:sz w:val="24"/>
          <w:szCs w:val="24"/>
        </w:rPr>
        <w:t>生成</w:t>
      </w:r>
      <w:r w:rsidR="00507DDE">
        <w:rPr>
          <w:rFonts w:ascii="Times New Roman" w:hAnsi="Times New Roman" w:hint="eastAsia"/>
          <w:sz w:val="24"/>
          <w:szCs w:val="24"/>
        </w:rPr>
        <w:t>了</w:t>
      </w:r>
      <w:r w:rsidRPr="00C14B20">
        <w:rPr>
          <w:rFonts w:ascii="Times New Roman" w:hAnsi="Times New Roman" w:hint="eastAsia"/>
          <w:sz w:val="24"/>
          <w:szCs w:val="24"/>
        </w:rPr>
        <w:t>大约</w:t>
      </w:r>
      <w:r w:rsidRPr="00C14B20">
        <w:rPr>
          <w:rFonts w:ascii="Times New Roman" w:hAnsi="Times New Roman" w:hint="eastAsia"/>
          <w:sz w:val="24"/>
          <w:szCs w:val="24"/>
        </w:rPr>
        <w:t xml:space="preserve"> 300 </w:t>
      </w:r>
      <w:r w:rsidRPr="00C14B20">
        <w:rPr>
          <w:rFonts w:ascii="Times New Roman" w:hAnsi="Times New Roman" w:hint="eastAsia"/>
          <w:sz w:val="24"/>
          <w:szCs w:val="24"/>
        </w:rPr>
        <w:t>分钟的浓缩视频</w:t>
      </w:r>
      <w:r w:rsidR="00441200">
        <w:rPr>
          <w:rFonts w:ascii="Times New Roman" w:hAnsi="Times New Roman" w:hint="eastAsia"/>
          <w:sz w:val="24"/>
          <w:szCs w:val="24"/>
        </w:rPr>
        <w:t>。</w:t>
      </w:r>
    </w:p>
    <w:p w:rsidR="00441200" w:rsidRDefault="00441200" w:rsidP="00441200">
      <w:pPr>
        <w:ind w:firstLine="420"/>
        <w:rPr>
          <w:rFonts w:ascii="Times New Roman" w:hAnsi="Times New Roman"/>
          <w:sz w:val="24"/>
          <w:szCs w:val="24"/>
          <w:lang/>
        </w:rPr>
      </w:pPr>
      <w:r>
        <w:rPr>
          <w:noProof/>
        </w:rPr>
        <w:drawing>
          <wp:inline distT="0" distB="0" distL="0" distR="0">
            <wp:extent cx="4451230" cy="1529080"/>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451230" cy="1529080"/>
                    </a:xfrm>
                    <a:prstGeom prst="rect">
                      <a:avLst/>
                    </a:prstGeom>
                  </pic:spPr>
                </pic:pic>
              </a:graphicData>
            </a:graphic>
          </wp:inline>
        </w:drawing>
      </w:r>
    </w:p>
    <w:p w:rsidR="00441200" w:rsidRDefault="00441200" w:rsidP="00441200">
      <w:pPr>
        <w:ind w:firstLine="420"/>
        <w:jc w:val="center"/>
        <w:rPr>
          <w:rFonts w:ascii="Times New Roman" w:eastAsia="楷体" w:hAnsi="Times New Roman"/>
        </w:rPr>
      </w:pPr>
      <w:r w:rsidRPr="00CA740E">
        <w:rPr>
          <w:rFonts w:ascii="Times New Roman" w:eastAsia="楷体" w:hAnsi="Times New Roman" w:hint="eastAsia"/>
        </w:rPr>
        <w:t>图</w:t>
      </w:r>
      <w:r>
        <w:rPr>
          <w:rFonts w:ascii="Times New Roman" w:eastAsia="楷体" w:hAnsi="Times New Roman" w:hint="eastAsia"/>
        </w:rPr>
        <w:t>5-5</w:t>
      </w:r>
      <w:r w:rsidR="00BE191B">
        <w:rPr>
          <w:rFonts w:ascii="Times New Roman" w:eastAsia="楷体" w:hAnsi="Times New Roman" w:hint="eastAsia"/>
        </w:rPr>
        <w:t>测试</w:t>
      </w:r>
      <w:r>
        <w:rPr>
          <w:rFonts w:ascii="Times New Roman" w:eastAsia="楷体" w:hAnsi="Times New Roman" w:hint="eastAsia"/>
        </w:rPr>
        <w:t>系统功能测试图</w:t>
      </w:r>
    </w:p>
    <w:p w:rsidR="00A53ED3" w:rsidRPr="00A53ED3" w:rsidRDefault="00A53ED3" w:rsidP="00E27430">
      <w:pPr>
        <w:spacing w:line="400" w:lineRule="exact"/>
        <w:ind w:firstLine="420"/>
        <w:jc w:val="both"/>
        <w:rPr>
          <w:rFonts w:ascii="Times New Roman" w:hAnsi="Times New Roman"/>
          <w:sz w:val="24"/>
          <w:szCs w:val="24"/>
          <w:lang/>
        </w:rPr>
      </w:pPr>
      <w:r w:rsidRPr="00F25D4D">
        <w:rPr>
          <w:rFonts w:ascii="Times New Roman" w:hAnsi="Times New Roman" w:hint="eastAsia"/>
          <w:sz w:val="24"/>
          <w:szCs w:val="24"/>
          <w:lang/>
        </w:rPr>
        <w:lastRenderedPageBreak/>
        <w:t>最终生成的浓缩视频如图</w:t>
      </w:r>
      <w:r>
        <w:rPr>
          <w:rFonts w:ascii="Times New Roman" w:hAnsi="Times New Roman" w:hint="eastAsia"/>
          <w:sz w:val="24"/>
          <w:szCs w:val="24"/>
          <w:lang/>
        </w:rPr>
        <w:t xml:space="preserve"> 5-5</w:t>
      </w:r>
      <w:r w:rsidRPr="00F25D4D">
        <w:rPr>
          <w:rFonts w:ascii="Times New Roman" w:hAnsi="Times New Roman" w:hint="eastAsia"/>
          <w:sz w:val="24"/>
          <w:szCs w:val="24"/>
          <w:lang/>
        </w:rPr>
        <w:t>所示，左侧为未浓缩之前的视频画面，存在大量的冗余信息；右侧为浓缩之后的视频画面，可以看出该算法去除了原始视频在时间和空间上的冗余信息，大大提高了有效信息的密集程度，提高了用户查看视频监控的效率。</w:t>
      </w:r>
      <w:r w:rsidR="00311CCD">
        <w:rPr>
          <w:rFonts w:ascii="Times New Roman" w:hAnsi="Times New Roman" w:hint="eastAsia"/>
          <w:sz w:val="24"/>
          <w:szCs w:val="24"/>
          <w:lang/>
        </w:rPr>
        <w:t>从而验证</w:t>
      </w:r>
      <w:r w:rsidRPr="00C14B20">
        <w:rPr>
          <w:rFonts w:ascii="Times New Roman" w:hAnsi="Times New Roman" w:hint="eastAsia"/>
          <w:sz w:val="24"/>
          <w:szCs w:val="24"/>
        </w:rPr>
        <w:t>基于</w:t>
      </w:r>
      <w:r w:rsidRPr="00C14B20">
        <w:rPr>
          <w:rFonts w:ascii="Times New Roman" w:hAnsi="Times New Roman" w:hint="eastAsia"/>
          <w:sz w:val="24"/>
          <w:szCs w:val="24"/>
        </w:rPr>
        <w:t>Spark</w:t>
      </w:r>
      <w:r w:rsidRPr="00C14B20">
        <w:rPr>
          <w:rFonts w:ascii="Times New Roman" w:hAnsi="Times New Roman" w:hint="eastAsia"/>
          <w:sz w:val="24"/>
          <w:szCs w:val="24"/>
        </w:rPr>
        <w:t>分布式计算框架的离线视频浓缩算法验证系统</w:t>
      </w:r>
      <w:r w:rsidR="00311CCD">
        <w:rPr>
          <w:rFonts w:ascii="Times New Roman" w:hAnsi="Times New Roman" w:hint="eastAsia"/>
          <w:sz w:val="24"/>
          <w:szCs w:val="24"/>
        </w:rPr>
        <w:t>能够满足我们测试的需要</w:t>
      </w:r>
      <w:r w:rsidR="00E27430">
        <w:rPr>
          <w:rFonts w:ascii="Times New Roman" w:hAnsi="Times New Roman" w:hint="eastAsia"/>
          <w:sz w:val="24"/>
          <w:szCs w:val="24"/>
        </w:rPr>
        <w:t>。</w:t>
      </w:r>
    </w:p>
    <w:p w:rsidR="00A53ED3" w:rsidRPr="00A53ED3" w:rsidRDefault="00C14B20" w:rsidP="008E1D83">
      <w:pPr>
        <w:pStyle w:val="af5"/>
        <w:spacing w:before="156" w:after="156"/>
        <w:ind w:firstLineChars="0" w:firstLine="0"/>
      </w:pPr>
      <w:bookmarkStart w:id="269" w:name="OLE_LINK85"/>
      <w:bookmarkStart w:id="270" w:name="_Toc476847744"/>
      <w:r>
        <w:rPr>
          <w:rFonts w:hint="eastAsia"/>
        </w:rPr>
        <w:t>5.3.3</w:t>
      </w:r>
      <w:r w:rsidR="0093602E" w:rsidRPr="00510975">
        <w:rPr>
          <w:rFonts w:hint="eastAsia"/>
        </w:rPr>
        <w:t>CTPM</w:t>
      </w:r>
      <w:r w:rsidR="0093602E" w:rsidRPr="00510975">
        <w:rPr>
          <w:rFonts w:hint="eastAsia"/>
        </w:rPr>
        <w:t>准确性验证实验</w:t>
      </w:r>
      <w:bookmarkEnd w:id="269"/>
      <w:bookmarkEnd w:id="270"/>
    </w:p>
    <w:p w:rsidR="00A53ED3" w:rsidRDefault="0093602E" w:rsidP="00C10F5B">
      <w:pPr>
        <w:spacing w:line="400" w:lineRule="exact"/>
        <w:ind w:firstLine="420"/>
        <w:jc w:val="both"/>
        <w:rPr>
          <w:rFonts w:ascii="Times New Roman" w:hAnsi="Times New Roman"/>
          <w:sz w:val="24"/>
          <w:szCs w:val="24"/>
        </w:rPr>
      </w:pPr>
      <w:r w:rsidRPr="0093602E">
        <w:rPr>
          <w:rFonts w:ascii="Times New Roman" w:hAnsi="Times New Roman" w:hint="eastAsia"/>
          <w:sz w:val="24"/>
          <w:szCs w:val="24"/>
        </w:rPr>
        <w:t>为了验证</w:t>
      </w:r>
      <w:r w:rsidRPr="0093602E">
        <w:rPr>
          <w:rFonts w:ascii="Times New Roman" w:hAnsi="Times New Roman" w:hint="eastAsia"/>
          <w:sz w:val="24"/>
          <w:szCs w:val="24"/>
        </w:rPr>
        <w:t>CTPM</w:t>
      </w:r>
      <w:r w:rsidRPr="0093602E">
        <w:rPr>
          <w:rFonts w:ascii="Times New Roman" w:hAnsi="Times New Roman" w:hint="eastAsia"/>
          <w:sz w:val="24"/>
          <w:szCs w:val="24"/>
        </w:rPr>
        <w:t>时间预测模型的准确性</w:t>
      </w:r>
      <w:r>
        <w:rPr>
          <w:rFonts w:ascii="Times New Roman" w:hAnsi="Times New Roman" w:hint="eastAsia"/>
          <w:sz w:val="24"/>
          <w:szCs w:val="24"/>
        </w:rPr>
        <w:t>，我们选取一个监控视频数据集合</w:t>
      </w:r>
      <w:r w:rsidR="008E3606">
        <w:rPr>
          <w:rFonts w:ascii="Times New Roman" w:hAnsi="Times New Roman" w:hint="eastAsia"/>
          <w:sz w:val="24"/>
          <w:szCs w:val="24"/>
        </w:rPr>
        <w:t>进行离线视频浓缩任务来对比预测时间和实际运行的时间的误差</w:t>
      </w:r>
      <w:r>
        <w:rPr>
          <w:rFonts w:ascii="Times New Roman" w:hAnsi="Times New Roman" w:hint="eastAsia"/>
          <w:sz w:val="24"/>
          <w:szCs w:val="24"/>
        </w:rPr>
        <w:t>，</w:t>
      </w:r>
      <w:r w:rsidR="008E3606">
        <w:rPr>
          <w:rFonts w:ascii="Times New Roman" w:hAnsi="Times New Roman" w:hint="eastAsia"/>
          <w:sz w:val="24"/>
          <w:szCs w:val="24"/>
        </w:rPr>
        <w:t>通过对比该误差验证</w:t>
      </w:r>
      <w:r w:rsidR="008E3606">
        <w:rPr>
          <w:rFonts w:ascii="Times New Roman" w:hAnsi="Times New Roman" w:hint="eastAsia"/>
          <w:sz w:val="24"/>
          <w:szCs w:val="24"/>
        </w:rPr>
        <w:t>CTPM</w:t>
      </w:r>
      <w:r w:rsidR="008E3606">
        <w:rPr>
          <w:rFonts w:ascii="Times New Roman" w:hAnsi="Times New Roman" w:hint="eastAsia"/>
          <w:sz w:val="24"/>
          <w:szCs w:val="24"/>
        </w:rPr>
        <w:t>的准确性。</w:t>
      </w:r>
      <w:r>
        <w:rPr>
          <w:rFonts w:ascii="Times New Roman" w:hAnsi="Times New Roman" w:hint="eastAsia"/>
          <w:sz w:val="24"/>
          <w:szCs w:val="24"/>
        </w:rPr>
        <w:t>该</w:t>
      </w:r>
      <w:r w:rsidR="008E3606">
        <w:rPr>
          <w:rFonts w:ascii="Times New Roman" w:hAnsi="Times New Roman" w:hint="eastAsia"/>
          <w:sz w:val="24"/>
          <w:szCs w:val="24"/>
        </w:rPr>
        <w:t>监控视频数据</w:t>
      </w:r>
      <w:r>
        <w:rPr>
          <w:rFonts w:ascii="Times New Roman" w:hAnsi="Times New Roman" w:hint="eastAsia"/>
          <w:sz w:val="24"/>
          <w:szCs w:val="24"/>
        </w:rPr>
        <w:t>集合包含</w:t>
      </w:r>
      <w:r>
        <w:rPr>
          <w:rFonts w:ascii="Times New Roman" w:hAnsi="Times New Roman" w:hint="eastAsia"/>
          <w:sz w:val="24"/>
          <w:szCs w:val="24"/>
        </w:rPr>
        <w:t>2700</w:t>
      </w:r>
      <w:r>
        <w:rPr>
          <w:rFonts w:ascii="Times New Roman" w:hAnsi="Times New Roman" w:hint="eastAsia"/>
          <w:sz w:val="24"/>
          <w:szCs w:val="24"/>
        </w:rPr>
        <w:t>个</w:t>
      </w:r>
      <w:r>
        <w:rPr>
          <w:rFonts w:ascii="Times New Roman" w:hAnsi="Times New Roman" w:hint="eastAsia"/>
          <w:sz w:val="24"/>
          <w:szCs w:val="24"/>
        </w:rPr>
        <w:t>SVDB</w:t>
      </w:r>
      <w:r>
        <w:rPr>
          <w:rFonts w:ascii="Times New Roman" w:hAnsi="Times New Roman" w:hint="eastAsia"/>
          <w:sz w:val="24"/>
          <w:szCs w:val="24"/>
        </w:rPr>
        <w:t>数据块，这些视频数据块的帧率都是</w:t>
      </w:r>
      <w:r>
        <w:rPr>
          <w:rFonts w:ascii="Times New Roman" w:hAnsi="Times New Roman" w:hint="eastAsia"/>
          <w:sz w:val="24"/>
          <w:szCs w:val="24"/>
        </w:rPr>
        <w:t>30FPS</w:t>
      </w:r>
      <w:r>
        <w:rPr>
          <w:rFonts w:ascii="Times New Roman" w:hAnsi="Times New Roman" w:hint="eastAsia"/>
          <w:sz w:val="24"/>
          <w:szCs w:val="24"/>
        </w:rPr>
        <w:t>，同时这是视频数据块有三种分辨率组成，分别是</w:t>
      </w:r>
      <w:r>
        <w:rPr>
          <w:rFonts w:ascii="Times New Roman" w:hAnsi="Times New Roman"/>
          <w:sz w:val="24"/>
          <w:szCs w:val="24"/>
        </w:rPr>
        <w:t>L(640*360)</w:t>
      </w:r>
      <w:r>
        <w:rPr>
          <w:rFonts w:ascii="Times New Roman" w:hAnsi="Times New Roman" w:hint="eastAsia"/>
          <w:sz w:val="24"/>
          <w:szCs w:val="24"/>
        </w:rPr>
        <w:t>、</w:t>
      </w:r>
      <w:r>
        <w:rPr>
          <w:rFonts w:ascii="Times New Roman" w:hAnsi="Times New Roman"/>
          <w:sz w:val="24"/>
          <w:szCs w:val="24"/>
        </w:rPr>
        <w:t>M(1280*720)</w:t>
      </w:r>
      <w:r>
        <w:rPr>
          <w:rFonts w:ascii="Times New Roman" w:hAnsi="Times New Roman" w:hint="eastAsia"/>
          <w:sz w:val="24"/>
          <w:szCs w:val="24"/>
        </w:rPr>
        <w:t>和</w:t>
      </w:r>
      <w:r>
        <w:rPr>
          <w:rFonts w:ascii="Times New Roman" w:hAnsi="Times New Roman"/>
          <w:sz w:val="24"/>
          <w:szCs w:val="24"/>
        </w:rPr>
        <w:t>H(1920*1080)</w:t>
      </w:r>
      <w:r>
        <w:rPr>
          <w:rFonts w:ascii="Times New Roman" w:hAnsi="Times New Roman" w:hint="eastAsia"/>
          <w:sz w:val="24"/>
          <w:szCs w:val="24"/>
        </w:rPr>
        <w:t>。我们分别用字母</w:t>
      </w:r>
      <w:r>
        <w:rPr>
          <w:rFonts w:ascii="Times New Roman" w:hAnsi="Times New Roman" w:hint="eastAsia"/>
          <w:sz w:val="24"/>
          <w:szCs w:val="24"/>
        </w:rPr>
        <w:t>L</w:t>
      </w:r>
      <w:r>
        <w:rPr>
          <w:rFonts w:ascii="Times New Roman" w:hAnsi="Times New Roman" w:hint="eastAsia"/>
          <w:sz w:val="24"/>
          <w:szCs w:val="24"/>
        </w:rPr>
        <w:t>、</w:t>
      </w:r>
      <w:r>
        <w:rPr>
          <w:rFonts w:ascii="Times New Roman" w:hAnsi="Times New Roman" w:hint="eastAsia"/>
          <w:sz w:val="24"/>
          <w:szCs w:val="24"/>
        </w:rPr>
        <w:t>M</w:t>
      </w:r>
      <w:r>
        <w:rPr>
          <w:rFonts w:ascii="Times New Roman" w:hAnsi="Times New Roman" w:hint="eastAsia"/>
          <w:sz w:val="24"/>
          <w:szCs w:val="24"/>
        </w:rPr>
        <w:t>、</w:t>
      </w:r>
      <w:r>
        <w:rPr>
          <w:rFonts w:ascii="Times New Roman" w:hAnsi="Times New Roman" w:hint="eastAsia"/>
          <w:sz w:val="24"/>
          <w:szCs w:val="24"/>
        </w:rPr>
        <w:t>H</w:t>
      </w:r>
      <w:r>
        <w:rPr>
          <w:rFonts w:ascii="Times New Roman" w:hAnsi="Times New Roman" w:hint="eastAsia"/>
          <w:sz w:val="24"/>
          <w:szCs w:val="24"/>
        </w:rPr>
        <w:t>分别代表</w:t>
      </w:r>
      <w:r>
        <w:rPr>
          <w:rFonts w:ascii="Times New Roman" w:hAnsi="Times New Roman" w:hint="eastAsia"/>
          <w:sz w:val="24"/>
          <w:szCs w:val="24"/>
        </w:rPr>
        <w:t>3</w:t>
      </w:r>
      <w:r>
        <w:rPr>
          <w:rFonts w:ascii="Times New Roman" w:hAnsi="Times New Roman" w:hint="eastAsia"/>
          <w:sz w:val="24"/>
          <w:szCs w:val="24"/>
        </w:rPr>
        <w:t>种低、中、高分辨率</w:t>
      </w:r>
      <w:r w:rsidR="00A04EEE">
        <w:rPr>
          <w:rFonts w:ascii="Times New Roman" w:hAnsi="Times New Roman" w:hint="eastAsia"/>
          <w:sz w:val="24"/>
          <w:szCs w:val="24"/>
        </w:rPr>
        <w:t>。每个</w:t>
      </w:r>
      <w:r w:rsidR="00A04EEE">
        <w:rPr>
          <w:rFonts w:ascii="Times New Roman" w:hAnsi="Times New Roman" w:hint="eastAsia"/>
          <w:sz w:val="24"/>
          <w:szCs w:val="24"/>
        </w:rPr>
        <w:t>SVDB</w:t>
      </w:r>
      <w:r w:rsidR="00A04EEE">
        <w:rPr>
          <w:rFonts w:ascii="Times New Roman" w:hAnsi="Times New Roman" w:hint="eastAsia"/>
          <w:sz w:val="24"/>
          <w:szCs w:val="24"/>
        </w:rPr>
        <w:t>的时间长度为</w:t>
      </w:r>
      <w:r w:rsidR="00A04EEE">
        <w:rPr>
          <w:rFonts w:ascii="Times New Roman" w:hAnsi="Times New Roman" w:hint="eastAsia"/>
          <w:sz w:val="24"/>
          <w:szCs w:val="24"/>
        </w:rPr>
        <w:t>668</w:t>
      </w:r>
      <w:r w:rsidR="00A04EEE">
        <w:rPr>
          <w:rFonts w:ascii="Times New Roman" w:hAnsi="Times New Roman" w:hint="eastAsia"/>
          <w:sz w:val="24"/>
          <w:szCs w:val="24"/>
        </w:rPr>
        <w:t>秒和</w:t>
      </w:r>
      <w:r w:rsidR="00A04EEE">
        <w:rPr>
          <w:rFonts w:ascii="Times New Roman" w:hAnsi="Times New Roman" w:hint="eastAsia"/>
          <w:sz w:val="24"/>
          <w:szCs w:val="24"/>
        </w:rPr>
        <w:t>1336</w:t>
      </w:r>
      <w:r w:rsidR="00A04EEE">
        <w:rPr>
          <w:rFonts w:ascii="Times New Roman" w:hAnsi="Times New Roman" w:hint="eastAsia"/>
          <w:sz w:val="24"/>
          <w:szCs w:val="24"/>
        </w:rPr>
        <w:t>秒。按照我们</w:t>
      </w:r>
      <w:r w:rsidR="00A04EEE">
        <w:rPr>
          <w:rFonts w:ascii="Times New Roman" w:hAnsi="Times New Roman" w:hint="eastAsia"/>
          <w:sz w:val="24"/>
          <w:szCs w:val="24"/>
        </w:rPr>
        <w:t>CTPM</w:t>
      </w:r>
      <w:r w:rsidR="00A04EEE">
        <w:rPr>
          <w:rFonts w:ascii="Times New Roman" w:hAnsi="Times New Roman" w:hint="eastAsia"/>
          <w:sz w:val="24"/>
          <w:szCs w:val="24"/>
        </w:rPr>
        <w:t>模型的规定，可以计算出这个监控视频数据集合的视频质量集合</w:t>
      </w:r>
      <w:r w:rsidR="00A04EEE" w:rsidRPr="00A04EEE">
        <w:rPr>
          <w:rFonts w:ascii="Times New Roman" w:hAnsi="Times New Roman" w:hint="eastAsia"/>
          <w:i/>
          <w:sz w:val="24"/>
          <w:szCs w:val="24"/>
        </w:rPr>
        <w:t>Q</w:t>
      </w:r>
      <w:r w:rsidR="00A04EEE">
        <w:rPr>
          <w:rFonts w:ascii="Times New Roman" w:hAnsi="Times New Roman" w:hint="eastAsia"/>
          <w:sz w:val="24"/>
          <w:szCs w:val="24"/>
        </w:rPr>
        <w:t>为</w:t>
      </w:r>
      <w:r w:rsidR="00A04EEE">
        <w:rPr>
          <w:rFonts w:ascii="Times New Roman" w:hAnsi="Times New Roman" w:hint="eastAsia"/>
          <w:sz w:val="24"/>
          <w:szCs w:val="24"/>
        </w:rPr>
        <w:t>{L30</w:t>
      </w:r>
      <w:r w:rsidR="00A04EEE">
        <w:rPr>
          <w:rFonts w:ascii="Times New Roman" w:hAnsi="Times New Roman" w:hint="eastAsia"/>
          <w:sz w:val="24"/>
          <w:szCs w:val="24"/>
        </w:rPr>
        <w:t>，</w:t>
      </w:r>
      <w:r w:rsidR="00A04EEE">
        <w:rPr>
          <w:rFonts w:ascii="Times New Roman" w:hAnsi="Times New Roman" w:hint="eastAsia"/>
          <w:sz w:val="24"/>
          <w:szCs w:val="24"/>
        </w:rPr>
        <w:t>M30</w:t>
      </w:r>
      <w:r w:rsidR="00A04EEE">
        <w:rPr>
          <w:rFonts w:ascii="Times New Roman" w:hAnsi="Times New Roman" w:hint="eastAsia"/>
          <w:sz w:val="24"/>
          <w:szCs w:val="24"/>
        </w:rPr>
        <w:t>，</w:t>
      </w:r>
      <w:r w:rsidR="00A04EEE">
        <w:rPr>
          <w:rFonts w:ascii="Times New Roman" w:hAnsi="Times New Roman" w:hint="eastAsia"/>
          <w:sz w:val="24"/>
          <w:szCs w:val="24"/>
        </w:rPr>
        <w:t>H30}</w:t>
      </w:r>
      <w:r w:rsidR="00A04EEE">
        <w:rPr>
          <w:rFonts w:ascii="Times New Roman" w:hAnsi="Times New Roman" w:hint="eastAsia"/>
          <w:sz w:val="24"/>
          <w:szCs w:val="24"/>
        </w:rPr>
        <w:t>。按照</w:t>
      </w:r>
      <w:r w:rsidR="00A04EEE">
        <w:rPr>
          <w:rFonts w:ascii="Times New Roman" w:hAnsi="Times New Roman" w:hint="eastAsia"/>
          <w:sz w:val="24"/>
          <w:szCs w:val="24"/>
        </w:rPr>
        <w:t>CTPM</w:t>
      </w:r>
      <w:r w:rsidR="00A04EEE">
        <w:rPr>
          <w:rFonts w:ascii="Times New Roman" w:hAnsi="Times New Roman" w:hint="eastAsia"/>
          <w:sz w:val="24"/>
          <w:szCs w:val="24"/>
        </w:rPr>
        <w:t>模型里提出的</w:t>
      </w:r>
      <w:r w:rsidR="00A04EEE">
        <w:rPr>
          <w:rFonts w:ascii="Times New Roman" w:hAnsi="Times New Roman" w:hint="eastAsia"/>
          <w:sz w:val="24"/>
          <w:szCs w:val="24"/>
        </w:rPr>
        <w:t>CTPM</w:t>
      </w:r>
      <w:r w:rsidR="00A04EEE">
        <w:rPr>
          <w:rFonts w:ascii="Times New Roman" w:hAnsi="Times New Roman" w:hint="eastAsia"/>
          <w:sz w:val="24"/>
          <w:szCs w:val="24"/>
        </w:rPr>
        <w:t>初始化策略初始</w:t>
      </w:r>
      <w:r w:rsidR="00A04EEE">
        <w:rPr>
          <w:rFonts w:ascii="Times New Roman" w:hAnsi="Times New Roman" w:hint="eastAsia"/>
          <w:sz w:val="24"/>
          <w:szCs w:val="24"/>
        </w:rPr>
        <w:t>CTPM</w:t>
      </w:r>
      <w:r w:rsidR="00A04EEE">
        <w:rPr>
          <w:rFonts w:ascii="Times New Roman" w:hAnsi="Times New Roman" w:hint="eastAsia"/>
          <w:sz w:val="24"/>
          <w:szCs w:val="24"/>
        </w:rPr>
        <w:t>模型。然后我们用</w:t>
      </w:r>
      <w:r w:rsidR="00A04EEE">
        <w:rPr>
          <w:rFonts w:ascii="Times New Roman" w:hAnsi="Times New Roman" w:hint="eastAsia"/>
          <w:sz w:val="24"/>
          <w:szCs w:val="24"/>
        </w:rPr>
        <w:t>CTPM</w:t>
      </w:r>
      <w:r w:rsidR="00A04EEE">
        <w:rPr>
          <w:rFonts w:ascii="Times New Roman" w:hAnsi="Times New Roman" w:hint="eastAsia"/>
          <w:sz w:val="24"/>
          <w:szCs w:val="24"/>
        </w:rPr>
        <w:t>时间预测模型预测这</w:t>
      </w:r>
      <w:r w:rsidR="00A04EEE">
        <w:rPr>
          <w:rFonts w:ascii="Times New Roman" w:hAnsi="Times New Roman" w:hint="eastAsia"/>
          <w:sz w:val="24"/>
          <w:szCs w:val="24"/>
        </w:rPr>
        <w:t>2700</w:t>
      </w:r>
      <w:r w:rsidR="00A04EEE">
        <w:rPr>
          <w:rFonts w:ascii="Times New Roman" w:hAnsi="Times New Roman" w:hint="eastAsia"/>
          <w:sz w:val="24"/>
          <w:szCs w:val="24"/>
        </w:rPr>
        <w:t>个</w:t>
      </w:r>
      <w:r w:rsidR="00A04EEE">
        <w:rPr>
          <w:rFonts w:ascii="Times New Roman" w:hAnsi="Times New Roman" w:hint="eastAsia"/>
          <w:sz w:val="24"/>
          <w:szCs w:val="24"/>
        </w:rPr>
        <w:t>SVDB</w:t>
      </w:r>
      <w:r w:rsidR="00A04EEE">
        <w:rPr>
          <w:rFonts w:ascii="Times New Roman" w:hAnsi="Times New Roman" w:hint="eastAsia"/>
          <w:sz w:val="24"/>
          <w:szCs w:val="24"/>
        </w:rPr>
        <w:t>在相关节点上的需要消耗的时间，并求出</w:t>
      </w:r>
      <w:bookmarkStart w:id="271" w:name="OLE_LINK81"/>
      <w:bookmarkStart w:id="272" w:name="OLE_LINK82"/>
      <w:r w:rsidR="00A04EEE">
        <w:rPr>
          <w:rFonts w:ascii="Times New Roman" w:hAnsi="Times New Roman" w:hint="eastAsia"/>
          <w:sz w:val="24"/>
          <w:szCs w:val="24"/>
        </w:rPr>
        <w:t>每种视频质量相同且时间长度相同类型下</w:t>
      </w:r>
      <w:bookmarkEnd w:id="271"/>
      <w:bookmarkEnd w:id="272"/>
      <w:r w:rsidR="00A04EEE">
        <w:rPr>
          <w:rFonts w:ascii="Times New Roman" w:hAnsi="Times New Roman" w:hint="eastAsia"/>
          <w:sz w:val="24"/>
          <w:szCs w:val="24"/>
        </w:rPr>
        <w:t>的平均数。之后实际运行这批任务，求出每种视频质量相同且时间长度相同类型下的平均数。最后将这两组平均数进行对比可以得到图</w:t>
      </w:r>
      <w:r w:rsidR="00843F93">
        <w:rPr>
          <w:rFonts w:ascii="Times New Roman" w:hAnsi="Times New Roman" w:hint="eastAsia"/>
          <w:sz w:val="24"/>
          <w:szCs w:val="24"/>
        </w:rPr>
        <w:t>5-6</w:t>
      </w:r>
      <w:r w:rsidR="00A04EEE">
        <w:rPr>
          <w:rFonts w:ascii="Times New Roman" w:hAnsi="Times New Roman" w:hint="eastAsia"/>
          <w:sz w:val="24"/>
          <w:szCs w:val="24"/>
        </w:rPr>
        <w:t>的结果</w:t>
      </w:r>
      <w:r w:rsidR="00A53ED3">
        <w:rPr>
          <w:rFonts w:ascii="Times New Roman" w:hAnsi="Times New Roman" w:hint="eastAsia"/>
          <w:sz w:val="24"/>
          <w:szCs w:val="24"/>
        </w:rPr>
        <w:t>。</w:t>
      </w:r>
    </w:p>
    <w:p w:rsidR="00A53ED3" w:rsidRDefault="00A53ED3" w:rsidP="00A53ED3">
      <w:pPr>
        <w:jc w:val="center"/>
        <w:rPr>
          <w:rFonts w:ascii="Times New Roman" w:hAnsi="Times New Roman"/>
          <w:sz w:val="24"/>
          <w:szCs w:val="24"/>
        </w:rPr>
      </w:pPr>
      <w:r>
        <w:rPr>
          <w:noProof/>
        </w:rPr>
        <w:drawing>
          <wp:inline distT="0" distB="0" distL="0" distR="0">
            <wp:extent cx="5274310" cy="3140168"/>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3140168"/>
                    </a:xfrm>
                    <a:prstGeom prst="rect">
                      <a:avLst/>
                    </a:prstGeom>
                  </pic:spPr>
                </pic:pic>
              </a:graphicData>
            </a:graphic>
          </wp:inline>
        </w:drawing>
      </w:r>
    </w:p>
    <w:p w:rsidR="00A53ED3" w:rsidRPr="00A53ED3" w:rsidRDefault="00A53ED3" w:rsidP="00A53ED3">
      <w:pPr>
        <w:ind w:firstLine="420"/>
        <w:jc w:val="center"/>
        <w:rPr>
          <w:rFonts w:ascii="Times New Roman" w:hAnsi="Times New Roman"/>
          <w:sz w:val="24"/>
          <w:szCs w:val="24"/>
        </w:rPr>
      </w:pPr>
      <w:r w:rsidRPr="00CA740E">
        <w:rPr>
          <w:rFonts w:ascii="Times New Roman" w:eastAsia="楷体" w:hAnsi="Times New Roman" w:hint="eastAsia"/>
        </w:rPr>
        <w:t>图</w:t>
      </w:r>
      <w:r>
        <w:rPr>
          <w:rFonts w:ascii="Times New Roman" w:eastAsia="楷体" w:hAnsi="Times New Roman" w:hint="eastAsia"/>
        </w:rPr>
        <w:t>5-6 CTPM</w:t>
      </w:r>
      <w:r>
        <w:rPr>
          <w:rFonts w:ascii="Times New Roman" w:eastAsia="楷体" w:hAnsi="Times New Roman" w:hint="eastAsia"/>
        </w:rPr>
        <w:t>模型的预测结果和实际结果对比</w:t>
      </w:r>
    </w:p>
    <w:p w:rsidR="00BA680B" w:rsidRDefault="008E3606" w:rsidP="00A53ED3">
      <w:pPr>
        <w:spacing w:line="400" w:lineRule="exact"/>
        <w:ind w:firstLine="420"/>
        <w:jc w:val="both"/>
        <w:rPr>
          <w:rFonts w:ascii="Times New Roman" w:hAnsi="Times New Roman"/>
          <w:sz w:val="24"/>
          <w:szCs w:val="24"/>
        </w:rPr>
      </w:pPr>
      <w:r>
        <w:rPr>
          <w:rFonts w:ascii="Times New Roman" w:hAnsi="Times New Roman" w:hint="eastAsia"/>
          <w:sz w:val="24"/>
          <w:szCs w:val="24"/>
        </w:rPr>
        <w:t>图中纵坐标表示每种视频质量相同且时间长度相同的</w:t>
      </w:r>
      <w:r>
        <w:rPr>
          <w:rFonts w:ascii="Times New Roman" w:hAnsi="Times New Roman" w:hint="eastAsia"/>
          <w:sz w:val="24"/>
          <w:szCs w:val="24"/>
        </w:rPr>
        <w:t>SVDB</w:t>
      </w:r>
      <w:r>
        <w:rPr>
          <w:rFonts w:ascii="Times New Roman" w:hAnsi="Times New Roman" w:hint="eastAsia"/>
          <w:sz w:val="24"/>
          <w:szCs w:val="24"/>
        </w:rPr>
        <w:t>的平均执行时间，单位为秒，横坐标表示每种视频质量和时间长度的类型，例如</w:t>
      </w:r>
      <w:r>
        <w:rPr>
          <w:rFonts w:ascii="Times New Roman" w:hAnsi="Times New Roman" w:hint="eastAsia"/>
          <w:sz w:val="24"/>
          <w:szCs w:val="24"/>
        </w:rPr>
        <w:t>L30</w:t>
      </w:r>
      <w:r>
        <w:rPr>
          <w:rFonts w:ascii="Times New Roman" w:hAnsi="Times New Roman" w:hint="eastAsia"/>
          <w:sz w:val="24"/>
          <w:szCs w:val="24"/>
        </w:rPr>
        <w:t>（</w:t>
      </w:r>
      <w:r>
        <w:rPr>
          <w:rFonts w:ascii="Times New Roman" w:hAnsi="Times New Roman" w:hint="eastAsia"/>
          <w:sz w:val="24"/>
          <w:szCs w:val="24"/>
        </w:rPr>
        <w:t>660s</w:t>
      </w:r>
      <w:r>
        <w:rPr>
          <w:rFonts w:ascii="Times New Roman" w:hAnsi="Times New Roman" w:hint="eastAsia"/>
          <w:sz w:val="24"/>
          <w:szCs w:val="24"/>
        </w:rPr>
        <w:t>）</w:t>
      </w:r>
      <w:r>
        <w:rPr>
          <w:rFonts w:ascii="Times New Roman" w:hAnsi="Times New Roman" w:hint="eastAsia"/>
          <w:sz w:val="24"/>
          <w:szCs w:val="24"/>
        </w:rPr>
        <w:lastRenderedPageBreak/>
        <w:t>表示视频质量为</w:t>
      </w:r>
      <w:r>
        <w:rPr>
          <w:rFonts w:ascii="Times New Roman" w:hAnsi="Times New Roman" w:hint="eastAsia"/>
          <w:sz w:val="24"/>
          <w:szCs w:val="24"/>
        </w:rPr>
        <w:t>L</w:t>
      </w:r>
      <w:r>
        <w:rPr>
          <w:rFonts w:ascii="Times New Roman" w:hAnsi="Times New Roman" w:hint="eastAsia"/>
          <w:sz w:val="24"/>
          <w:szCs w:val="24"/>
        </w:rPr>
        <w:t>，视频帧率为</w:t>
      </w:r>
      <w:r>
        <w:rPr>
          <w:rFonts w:ascii="Times New Roman" w:hAnsi="Times New Roman" w:hint="eastAsia"/>
          <w:sz w:val="24"/>
          <w:szCs w:val="24"/>
        </w:rPr>
        <w:t>30</w:t>
      </w:r>
      <w:r>
        <w:rPr>
          <w:rFonts w:ascii="Times New Roman" w:hAnsi="Times New Roman" w:hint="eastAsia"/>
          <w:sz w:val="24"/>
          <w:szCs w:val="24"/>
        </w:rPr>
        <w:t>，视频长度为</w:t>
      </w:r>
      <w:r>
        <w:rPr>
          <w:rFonts w:ascii="Times New Roman" w:hAnsi="Times New Roman" w:hint="eastAsia"/>
          <w:sz w:val="24"/>
          <w:szCs w:val="24"/>
        </w:rPr>
        <w:t>668</w:t>
      </w:r>
      <w:r>
        <w:rPr>
          <w:rFonts w:ascii="Times New Roman" w:hAnsi="Times New Roman" w:hint="eastAsia"/>
          <w:sz w:val="24"/>
          <w:szCs w:val="24"/>
        </w:rPr>
        <w:t>秒的</w:t>
      </w:r>
      <w:r>
        <w:rPr>
          <w:rFonts w:ascii="Times New Roman" w:hAnsi="Times New Roman" w:hint="eastAsia"/>
          <w:sz w:val="24"/>
          <w:szCs w:val="24"/>
        </w:rPr>
        <w:t>SVDB</w:t>
      </w:r>
      <w:r>
        <w:rPr>
          <w:rFonts w:ascii="Times New Roman" w:hAnsi="Times New Roman" w:hint="eastAsia"/>
          <w:sz w:val="24"/>
          <w:szCs w:val="24"/>
        </w:rPr>
        <w:t>，直方图中蓝色的表示</w:t>
      </w:r>
      <w:r>
        <w:rPr>
          <w:rFonts w:ascii="Times New Roman" w:hAnsi="Times New Roman" w:hint="eastAsia"/>
          <w:sz w:val="24"/>
          <w:szCs w:val="24"/>
        </w:rPr>
        <w:t>CTPM</w:t>
      </w:r>
      <w:r>
        <w:rPr>
          <w:rFonts w:ascii="Times New Roman" w:hAnsi="Times New Roman" w:hint="eastAsia"/>
          <w:sz w:val="24"/>
          <w:szCs w:val="24"/>
        </w:rPr>
        <w:t>预测的该类型的</w:t>
      </w:r>
      <w:r>
        <w:rPr>
          <w:rFonts w:ascii="Times New Roman" w:hAnsi="Times New Roman" w:hint="eastAsia"/>
          <w:sz w:val="24"/>
          <w:szCs w:val="24"/>
        </w:rPr>
        <w:t>SVDB</w:t>
      </w:r>
      <w:r>
        <w:rPr>
          <w:rFonts w:ascii="Times New Roman" w:hAnsi="Times New Roman" w:hint="eastAsia"/>
          <w:sz w:val="24"/>
          <w:szCs w:val="24"/>
        </w:rPr>
        <w:t>需要的运行时间，黄色的表示该类的</w:t>
      </w:r>
      <w:r>
        <w:rPr>
          <w:rFonts w:ascii="Times New Roman" w:hAnsi="Times New Roman" w:hint="eastAsia"/>
          <w:sz w:val="24"/>
          <w:szCs w:val="24"/>
        </w:rPr>
        <w:t>SVDB</w:t>
      </w:r>
      <w:r>
        <w:rPr>
          <w:rFonts w:ascii="Times New Roman" w:hAnsi="Times New Roman" w:hint="eastAsia"/>
          <w:sz w:val="24"/>
          <w:szCs w:val="24"/>
        </w:rPr>
        <w:t>实际的运行时间。从图中我们可以得出</w:t>
      </w:r>
      <w:r>
        <w:rPr>
          <w:rFonts w:ascii="Times New Roman" w:hAnsi="Times New Roman" w:hint="eastAsia"/>
          <w:sz w:val="24"/>
          <w:szCs w:val="24"/>
        </w:rPr>
        <w:t>CTPM</w:t>
      </w:r>
      <w:r>
        <w:rPr>
          <w:rFonts w:ascii="Times New Roman" w:hAnsi="Times New Roman" w:hint="eastAsia"/>
          <w:sz w:val="24"/>
          <w:szCs w:val="24"/>
        </w:rPr>
        <w:t>模型在不同类型的数据下和不同的实验配置下能够十分准确的预测不同类型的</w:t>
      </w:r>
      <w:r>
        <w:rPr>
          <w:rFonts w:ascii="Times New Roman" w:hAnsi="Times New Roman" w:hint="eastAsia"/>
          <w:sz w:val="24"/>
          <w:szCs w:val="24"/>
        </w:rPr>
        <w:t>SVDB</w:t>
      </w:r>
      <w:r>
        <w:rPr>
          <w:rFonts w:ascii="Times New Roman" w:hAnsi="Times New Roman" w:hint="eastAsia"/>
          <w:sz w:val="24"/>
          <w:szCs w:val="24"/>
        </w:rPr>
        <w:t>需要的运行时间，平均误差大约是</w:t>
      </w:r>
      <w:r>
        <w:rPr>
          <w:rFonts w:ascii="Times New Roman" w:hAnsi="Times New Roman" w:hint="eastAsia"/>
          <w:sz w:val="24"/>
          <w:szCs w:val="24"/>
        </w:rPr>
        <w:t>2.05%</w:t>
      </w:r>
      <w:r>
        <w:rPr>
          <w:rFonts w:ascii="Times New Roman" w:hAnsi="Times New Roman" w:hint="eastAsia"/>
          <w:sz w:val="24"/>
          <w:szCs w:val="24"/>
        </w:rPr>
        <w:t>左右。</w:t>
      </w:r>
    </w:p>
    <w:p w:rsidR="00BA680B" w:rsidRPr="00510975" w:rsidRDefault="00C14B20" w:rsidP="008E1D83">
      <w:pPr>
        <w:pStyle w:val="af5"/>
        <w:spacing w:before="156" w:after="156"/>
        <w:ind w:firstLineChars="0" w:firstLine="0"/>
      </w:pPr>
      <w:bookmarkStart w:id="273" w:name="_Toc476847745"/>
      <w:bookmarkStart w:id="274" w:name="OLE_LINK119"/>
      <w:bookmarkStart w:id="275" w:name="OLE_LINK120"/>
      <w:bookmarkStart w:id="276" w:name="OLE_LINK121"/>
      <w:bookmarkStart w:id="277" w:name="OLE_LINK122"/>
      <w:r>
        <w:rPr>
          <w:rFonts w:hint="eastAsia"/>
        </w:rPr>
        <w:t>5.3.4</w:t>
      </w:r>
      <w:r w:rsidR="008E3606" w:rsidRPr="00510975">
        <w:rPr>
          <w:rFonts w:hint="eastAsia"/>
        </w:rPr>
        <w:t xml:space="preserve"> IPDA</w:t>
      </w:r>
      <w:r w:rsidR="008E3606" w:rsidRPr="00510975">
        <w:rPr>
          <w:rFonts w:hint="eastAsia"/>
        </w:rPr>
        <w:t>初始数据放置算法的效果验证实验</w:t>
      </w:r>
      <w:bookmarkEnd w:id="273"/>
    </w:p>
    <w:bookmarkEnd w:id="274"/>
    <w:bookmarkEnd w:id="275"/>
    <w:bookmarkEnd w:id="276"/>
    <w:bookmarkEnd w:id="277"/>
    <w:p w:rsidR="00D56098" w:rsidRPr="00694803" w:rsidRDefault="008E3606" w:rsidP="00C10F5B">
      <w:pPr>
        <w:spacing w:line="400" w:lineRule="exact"/>
        <w:jc w:val="both"/>
        <w:rPr>
          <w:rFonts w:ascii="Times New Roman" w:hAnsi="Times New Roman"/>
          <w:sz w:val="24"/>
          <w:szCs w:val="24"/>
          <w:lang/>
        </w:rPr>
      </w:pPr>
      <w:r>
        <w:rPr>
          <w:rFonts w:ascii="Times New Roman" w:hAnsi="Times New Roman" w:hint="eastAsia"/>
          <w:sz w:val="24"/>
          <w:szCs w:val="24"/>
          <w:lang/>
        </w:rPr>
        <w:tab/>
      </w:r>
      <w:r w:rsidR="00C25E8A">
        <w:rPr>
          <w:rFonts w:ascii="Times New Roman" w:hAnsi="Times New Roman" w:hint="eastAsia"/>
          <w:sz w:val="24"/>
          <w:szCs w:val="24"/>
          <w:lang/>
        </w:rPr>
        <w:t>为了验证</w:t>
      </w:r>
      <w:r w:rsidR="00C25E8A">
        <w:rPr>
          <w:rFonts w:ascii="Times New Roman" w:hAnsi="Times New Roman" w:hint="eastAsia"/>
          <w:sz w:val="24"/>
          <w:szCs w:val="24"/>
          <w:lang/>
        </w:rPr>
        <w:t>IPDA</w:t>
      </w:r>
      <w:r w:rsidR="00C25E8A">
        <w:rPr>
          <w:rFonts w:ascii="Times New Roman" w:hAnsi="Times New Roman" w:hint="eastAsia"/>
          <w:sz w:val="24"/>
          <w:szCs w:val="24"/>
          <w:lang/>
        </w:rPr>
        <w:t>初始放置算法的效果，我们选取了</w:t>
      </w:r>
      <w:r w:rsidR="00C25E8A">
        <w:rPr>
          <w:rFonts w:ascii="Times New Roman" w:hAnsi="Times New Roman" w:hint="eastAsia"/>
          <w:sz w:val="24"/>
          <w:szCs w:val="24"/>
          <w:lang/>
        </w:rPr>
        <w:t>4</w:t>
      </w:r>
      <w:r w:rsidR="00C25E8A">
        <w:rPr>
          <w:rFonts w:ascii="Times New Roman" w:hAnsi="Times New Roman" w:hint="eastAsia"/>
          <w:sz w:val="24"/>
          <w:szCs w:val="24"/>
          <w:lang/>
        </w:rPr>
        <w:t>个有代表性的</w:t>
      </w:r>
      <w:bookmarkStart w:id="278" w:name="OLE_LINK86"/>
      <w:r w:rsidR="00C25E8A">
        <w:rPr>
          <w:rFonts w:ascii="Times New Roman" w:hAnsi="Times New Roman" w:hint="eastAsia"/>
          <w:sz w:val="24"/>
          <w:szCs w:val="24"/>
          <w:lang/>
        </w:rPr>
        <w:t>视频数据集合</w:t>
      </w:r>
      <w:bookmarkEnd w:id="278"/>
      <w:r w:rsidR="00694803">
        <w:rPr>
          <w:rFonts w:ascii="Times New Roman" w:hAnsi="Times New Roman" w:hint="eastAsia"/>
          <w:sz w:val="24"/>
          <w:szCs w:val="24"/>
          <w:lang/>
        </w:rPr>
        <w:t>，每个视频数据集合包含不同数量的</w:t>
      </w:r>
      <w:r w:rsidR="00694803">
        <w:rPr>
          <w:rFonts w:ascii="Times New Roman" w:hAnsi="Times New Roman" w:hint="eastAsia"/>
          <w:sz w:val="24"/>
          <w:szCs w:val="24"/>
          <w:lang/>
        </w:rPr>
        <w:t>SVDB</w:t>
      </w:r>
      <w:r w:rsidR="00694803">
        <w:rPr>
          <w:rFonts w:ascii="Times New Roman" w:hAnsi="Times New Roman" w:hint="eastAsia"/>
          <w:sz w:val="24"/>
          <w:szCs w:val="24"/>
          <w:lang/>
        </w:rPr>
        <w:t>，同时包含不同视频质量的类型。如表</w:t>
      </w:r>
      <w:r w:rsidR="00694803">
        <w:rPr>
          <w:rFonts w:ascii="Times New Roman" w:hAnsi="Times New Roman" w:hint="eastAsia"/>
          <w:sz w:val="24"/>
          <w:szCs w:val="24"/>
          <w:lang/>
        </w:rPr>
        <w:t>5-2</w:t>
      </w:r>
      <w:r w:rsidR="00694803">
        <w:rPr>
          <w:rFonts w:ascii="Times New Roman" w:hAnsi="Times New Roman" w:hint="eastAsia"/>
          <w:sz w:val="24"/>
          <w:szCs w:val="24"/>
          <w:lang/>
        </w:rPr>
        <w:t>所示，</w:t>
      </w:r>
      <w:bookmarkStart w:id="279" w:name="OLE_LINK87"/>
      <w:bookmarkStart w:id="280" w:name="OLE_LINK116"/>
      <w:bookmarkStart w:id="281" w:name="OLE_LINK117"/>
      <w:bookmarkStart w:id="282" w:name="OLE_LINK118"/>
      <w:r w:rsidR="00694803" w:rsidRPr="00694803">
        <w:rPr>
          <w:rFonts w:ascii="Times New Roman" w:hAnsi="Times New Roman"/>
          <w:sz w:val="24"/>
          <w:szCs w:val="24"/>
          <w:lang/>
        </w:rPr>
        <w:t>Dataset 1</w:t>
      </w:r>
      <w:bookmarkEnd w:id="279"/>
      <w:bookmarkEnd w:id="280"/>
      <w:bookmarkEnd w:id="281"/>
      <w:bookmarkEnd w:id="282"/>
      <w:r w:rsidR="00694803">
        <w:rPr>
          <w:rFonts w:ascii="Times New Roman" w:hAnsi="Times New Roman" w:hint="eastAsia"/>
          <w:sz w:val="24"/>
          <w:szCs w:val="24"/>
          <w:lang/>
        </w:rPr>
        <w:t>包含类型为</w:t>
      </w:r>
      <w:r w:rsidR="00694803">
        <w:rPr>
          <w:rFonts w:ascii="Times New Roman" w:hAnsi="Times New Roman" w:hint="eastAsia"/>
          <w:sz w:val="24"/>
          <w:szCs w:val="24"/>
          <w:lang/>
        </w:rPr>
        <w:t>L30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80</w:t>
      </w:r>
      <w:r w:rsidR="00694803">
        <w:rPr>
          <w:rFonts w:ascii="Times New Roman" w:hAnsi="Times New Roman" w:hint="eastAsia"/>
          <w:sz w:val="24"/>
          <w:szCs w:val="24"/>
          <w:lang/>
        </w:rPr>
        <w:t>，类型为</w:t>
      </w:r>
      <w:r w:rsidR="00694803">
        <w:rPr>
          <w:rFonts w:ascii="Times New Roman" w:hAnsi="Times New Roman" w:hint="eastAsia"/>
          <w:sz w:val="24"/>
          <w:szCs w:val="24"/>
          <w:lang/>
        </w:rPr>
        <w:t>M30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30</w:t>
      </w:r>
      <w:r w:rsidR="00694803">
        <w:rPr>
          <w:rFonts w:ascii="Times New Roman" w:hAnsi="Times New Roman" w:hint="eastAsia"/>
          <w:sz w:val="24"/>
          <w:szCs w:val="24"/>
          <w:lang/>
        </w:rPr>
        <w:t>，类型为</w:t>
      </w:r>
      <w:r w:rsidR="00694803">
        <w:rPr>
          <w:rFonts w:ascii="Times New Roman" w:hAnsi="Times New Roman" w:hint="eastAsia"/>
          <w:sz w:val="24"/>
          <w:szCs w:val="24"/>
          <w:lang/>
        </w:rPr>
        <w:t>H30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10</w:t>
      </w:r>
      <w:r w:rsidR="00694803">
        <w:rPr>
          <w:rFonts w:ascii="Times New Roman" w:hAnsi="Times New Roman" w:hint="eastAsia"/>
          <w:sz w:val="24"/>
          <w:szCs w:val="24"/>
          <w:lang/>
        </w:rPr>
        <w:t>；</w:t>
      </w:r>
      <w:r w:rsidR="00694803" w:rsidRPr="00694803">
        <w:rPr>
          <w:rFonts w:ascii="Times New Roman" w:hAnsi="Times New Roman"/>
          <w:sz w:val="24"/>
          <w:szCs w:val="24"/>
          <w:lang/>
        </w:rPr>
        <w:t xml:space="preserve">Dataset </w:t>
      </w:r>
      <w:r w:rsidR="00694803">
        <w:rPr>
          <w:rFonts w:ascii="Times New Roman" w:hAnsi="Times New Roman" w:hint="eastAsia"/>
          <w:sz w:val="24"/>
          <w:szCs w:val="24"/>
          <w:lang/>
        </w:rPr>
        <w:t>2</w:t>
      </w:r>
      <w:r w:rsidR="00694803">
        <w:rPr>
          <w:rFonts w:ascii="Times New Roman" w:hAnsi="Times New Roman" w:hint="eastAsia"/>
          <w:sz w:val="24"/>
          <w:szCs w:val="24"/>
          <w:lang/>
        </w:rPr>
        <w:t>包含类型为</w:t>
      </w:r>
      <w:r w:rsidR="00694803">
        <w:rPr>
          <w:rFonts w:ascii="Times New Roman" w:hAnsi="Times New Roman" w:hint="eastAsia"/>
          <w:sz w:val="24"/>
          <w:szCs w:val="24"/>
          <w:lang/>
        </w:rPr>
        <w:t>L30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100</w:t>
      </w:r>
      <w:r w:rsidR="00694803">
        <w:rPr>
          <w:rFonts w:ascii="Times New Roman" w:hAnsi="Times New Roman" w:hint="eastAsia"/>
          <w:sz w:val="24"/>
          <w:szCs w:val="24"/>
          <w:lang/>
        </w:rPr>
        <w:t>，类型为</w:t>
      </w:r>
      <w:r w:rsidR="00694803">
        <w:rPr>
          <w:rFonts w:ascii="Times New Roman" w:hAnsi="Times New Roman" w:hint="eastAsia"/>
          <w:sz w:val="24"/>
          <w:szCs w:val="24"/>
          <w:lang/>
        </w:rPr>
        <w:t>M30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50</w:t>
      </w:r>
      <w:r w:rsidR="00694803">
        <w:rPr>
          <w:rFonts w:ascii="Times New Roman" w:hAnsi="Times New Roman" w:hint="eastAsia"/>
          <w:sz w:val="24"/>
          <w:szCs w:val="24"/>
          <w:lang/>
        </w:rPr>
        <w:t>，类型为</w:t>
      </w:r>
      <w:r w:rsidR="00694803">
        <w:rPr>
          <w:rFonts w:ascii="Times New Roman" w:hAnsi="Times New Roman" w:hint="eastAsia"/>
          <w:sz w:val="24"/>
          <w:szCs w:val="24"/>
          <w:lang/>
        </w:rPr>
        <w:t>H30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10</w:t>
      </w:r>
      <w:r w:rsidR="00694803">
        <w:rPr>
          <w:rFonts w:ascii="Times New Roman" w:hAnsi="Times New Roman" w:hint="eastAsia"/>
          <w:sz w:val="24"/>
          <w:szCs w:val="24"/>
          <w:lang/>
        </w:rPr>
        <w:t>；</w:t>
      </w:r>
      <w:r w:rsidR="00694803" w:rsidRPr="00694803">
        <w:rPr>
          <w:rFonts w:ascii="Times New Roman" w:hAnsi="Times New Roman"/>
          <w:sz w:val="24"/>
          <w:szCs w:val="24"/>
          <w:lang/>
        </w:rPr>
        <w:t xml:space="preserve">Dataset </w:t>
      </w:r>
      <w:r w:rsidR="00694803">
        <w:rPr>
          <w:rFonts w:ascii="Times New Roman" w:hAnsi="Times New Roman" w:hint="eastAsia"/>
          <w:sz w:val="24"/>
          <w:szCs w:val="24"/>
          <w:lang/>
        </w:rPr>
        <w:t>3</w:t>
      </w:r>
      <w:r w:rsidR="00694803">
        <w:rPr>
          <w:rFonts w:ascii="Times New Roman" w:hAnsi="Times New Roman" w:hint="eastAsia"/>
          <w:sz w:val="24"/>
          <w:szCs w:val="24"/>
          <w:lang/>
        </w:rPr>
        <w:t>包含类型为</w:t>
      </w:r>
      <w:r w:rsidR="00694803">
        <w:rPr>
          <w:rFonts w:ascii="Times New Roman" w:hAnsi="Times New Roman" w:hint="eastAsia"/>
          <w:sz w:val="24"/>
          <w:szCs w:val="24"/>
          <w:lang/>
        </w:rPr>
        <w:t>L30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100</w:t>
      </w:r>
      <w:r w:rsidR="00694803">
        <w:rPr>
          <w:rFonts w:ascii="Times New Roman" w:hAnsi="Times New Roman" w:hint="eastAsia"/>
          <w:sz w:val="24"/>
          <w:szCs w:val="24"/>
          <w:lang/>
        </w:rPr>
        <w:t>，类型为</w:t>
      </w:r>
      <w:r w:rsidR="00694803">
        <w:rPr>
          <w:rFonts w:ascii="Times New Roman" w:hAnsi="Times New Roman" w:hint="eastAsia"/>
          <w:sz w:val="24"/>
          <w:szCs w:val="24"/>
          <w:lang/>
        </w:rPr>
        <w:t>M30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70</w:t>
      </w:r>
      <w:r w:rsidR="00694803">
        <w:rPr>
          <w:rFonts w:ascii="Times New Roman" w:hAnsi="Times New Roman" w:hint="eastAsia"/>
          <w:sz w:val="24"/>
          <w:szCs w:val="24"/>
          <w:lang/>
        </w:rPr>
        <w:t>，类型为</w:t>
      </w:r>
      <w:r w:rsidR="00694803">
        <w:rPr>
          <w:rFonts w:ascii="Times New Roman" w:hAnsi="Times New Roman" w:hint="eastAsia"/>
          <w:sz w:val="24"/>
          <w:szCs w:val="24"/>
          <w:lang/>
        </w:rPr>
        <w:t>H30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20</w:t>
      </w:r>
      <w:r w:rsidR="00694803">
        <w:rPr>
          <w:rFonts w:ascii="Times New Roman" w:hAnsi="Times New Roman" w:hint="eastAsia"/>
          <w:sz w:val="24"/>
          <w:szCs w:val="24"/>
          <w:lang/>
        </w:rPr>
        <w:t>；</w:t>
      </w:r>
      <w:r w:rsidR="00694803" w:rsidRPr="00694803">
        <w:rPr>
          <w:rFonts w:ascii="Times New Roman" w:hAnsi="Times New Roman"/>
          <w:sz w:val="24"/>
          <w:szCs w:val="24"/>
          <w:lang/>
        </w:rPr>
        <w:t xml:space="preserve">Dataset </w:t>
      </w:r>
      <w:r w:rsidR="00694803">
        <w:rPr>
          <w:rFonts w:ascii="Times New Roman" w:hAnsi="Times New Roman" w:hint="eastAsia"/>
          <w:sz w:val="24"/>
          <w:szCs w:val="24"/>
          <w:lang/>
        </w:rPr>
        <w:t>4</w:t>
      </w:r>
      <w:r w:rsidR="00694803">
        <w:rPr>
          <w:rFonts w:ascii="Times New Roman" w:hAnsi="Times New Roman" w:hint="eastAsia"/>
          <w:sz w:val="24"/>
          <w:szCs w:val="24"/>
          <w:lang/>
        </w:rPr>
        <w:t>包含类型为</w:t>
      </w:r>
      <w:r w:rsidR="00694803">
        <w:rPr>
          <w:rFonts w:ascii="Times New Roman" w:hAnsi="Times New Roman" w:hint="eastAsia"/>
          <w:sz w:val="24"/>
          <w:szCs w:val="24"/>
          <w:lang/>
        </w:rPr>
        <w:t>L30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120</w:t>
      </w:r>
      <w:r w:rsidR="00694803">
        <w:rPr>
          <w:rFonts w:ascii="Times New Roman" w:hAnsi="Times New Roman" w:hint="eastAsia"/>
          <w:sz w:val="24"/>
          <w:szCs w:val="24"/>
          <w:lang/>
        </w:rPr>
        <w:t>，类型为</w:t>
      </w:r>
      <w:r w:rsidR="00694803">
        <w:rPr>
          <w:rFonts w:ascii="Times New Roman" w:hAnsi="Times New Roman" w:hint="eastAsia"/>
          <w:sz w:val="24"/>
          <w:szCs w:val="24"/>
          <w:lang/>
        </w:rPr>
        <w:t>M30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70</w:t>
      </w:r>
      <w:r w:rsidR="00694803">
        <w:rPr>
          <w:rFonts w:ascii="Times New Roman" w:hAnsi="Times New Roman" w:hint="eastAsia"/>
          <w:sz w:val="24"/>
          <w:szCs w:val="24"/>
          <w:lang/>
        </w:rPr>
        <w:t>，类型为</w:t>
      </w:r>
      <w:r w:rsidR="00694803">
        <w:rPr>
          <w:rFonts w:ascii="Times New Roman" w:hAnsi="Times New Roman" w:hint="eastAsia"/>
          <w:sz w:val="24"/>
          <w:szCs w:val="24"/>
          <w:lang/>
        </w:rPr>
        <w:t>H30</w:t>
      </w:r>
      <w:r w:rsidR="00694803">
        <w:rPr>
          <w:rFonts w:ascii="Times New Roman" w:hAnsi="Times New Roman" w:hint="eastAsia"/>
          <w:sz w:val="24"/>
          <w:szCs w:val="24"/>
          <w:lang/>
        </w:rPr>
        <w:t>的</w:t>
      </w:r>
      <w:r w:rsidR="00694803">
        <w:rPr>
          <w:rFonts w:ascii="Times New Roman" w:hAnsi="Times New Roman" w:hint="eastAsia"/>
          <w:sz w:val="24"/>
          <w:szCs w:val="24"/>
          <w:lang/>
        </w:rPr>
        <w:t>SVDB</w:t>
      </w:r>
      <w:r w:rsidR="00694803">
        <w:rPr>
          <w:rFonts w:ascii="Times New Roman" w:hAnsi="Times New Roman" w:hint="eastAsia"/>
          <w:sz w:val="24"/>
          <w:szCs w:val="24"/>
          <w:lang/>
        </w:rPr>
        <w:t>总数为</w:t>
      </w:r>
      <w:r w:rsidR="00694803">
        <w:rPr>
          <w:rFonts w:ascii="Times New Roman" w:hAnsi="Times New Roman" w:hint="eastAsia"/>
          <w:sz w:val="24"/>
          <w:szCs w:val="24"/>
          <w:lang/>
        </w:rPr>
        <w:t>30</w:t>
      </w:r>
      <w:r w:rsidR="00694803">
        <w:rPr>
          <w:rFonts w:ascii="Times New Roman" w:hAnsi="Times New Roman" w:hint="eastAsia"/>
          <w:sz w:val="24"/>
          <w:szCs w:val="24"/>
          <w:lang/>
        </w:rPr>
        <w:t>。</w:t>
      </w:r>
    </w:p>
    <w:p w:rsidR="00694803" w:rsidRPr="00694803" w:rsidRDefault="00694803" w:rsidP="00694803">
      <w:pPr>
        <w:ind w:firstLine="420"/>
        <w:jc w:val="center"/>
        <w:rPr>
          <w:rFonts w:ascii="Times New Roman" w:hAnsi="Times New Roman"/>
          <w:sz w:val="24"/>
          <w:szCs w:val="24"/>
        </w:rPr>
      </w:pPr>
      <w:r w:rsidRPr="000B1A64">
        <w:rPr>
          <w:rFonts w:ascii="Times New Roman" w:eastAsia="楷体" w:hAnsi="Times New Roman" w:hint="eastAsia"/>
        </w:rPr>
        <w:t>表</w:t>
      </w:r>
      <w:r>
        <w:rPr>
          <w:rFonts w:ascii="Times New Roman" w:eastAsia="楷体" w:hAnsi="Times New Roman" w:hint="eastAsia"/>
        </w:rPr>
        <w:t>5-2</w:t>
      </w:r>
      <w:r w:rsidRPr="00694803">
        <w:rPr>
          <w:rFonts w:ascii="Times New Roman" w:eastAsia="楷体" w:hAnsi="Times New Roman" w:hint="eastAsia"/>
        </w:rPr>
        <w:t>视频数据集合</w:t>
      </w:r>
    </w:p>
    <w:tbl>
      <w:tblPr>
        <w:tblStyle w:val="aa"/>
        <w:tblW w:w="0" w:type="auto"/>
        <w:tblLook w:val="04A0"/>
      </w:tblPr>
      <w:tblGrid>
        <w:gridCol w:w="2130"/>
        <w:gridCol w:w="2130"/>
        <w:gridCol w:w="2131"/>
        <w:gridCol w:w="2131"/>
      </w:tblGrid>
      <w:tr w:rsidR="00694803" w:rsidTr="00694803">
        <w:tc>
          <w:tcPr>
            <w:tcW w:w="2130"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QR</w:t>
            </w:r>
          </w:p>
        </w:tc>
        <w:tc>
          <w:tcPr>
            <w:tcW w:w="2130"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L30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M30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H30</w:t>
            </w:r>
          </w:p>
        </w:tc>
      </w:tr>
      <w:tr w:rsidR="00694803" w:rsidTr="00694803">
        <w:tc>
          <w:tcPr>
            <w:tcW w:w="2130"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Dataset 1</w:t>
            </w:r>
          </w:p>
        </w:tc>
        <w:tc>
          <w:tcPr>
            <w:tcW w:w="2130"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80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30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10</w:t>
            </w:r>
          </w:p>
        </w:tc>
      </w:tr>
      <w:tr w:rsidR="00694803" w:rsidTr="00694803">
        <w:tc>
          <w:tcPr>
            <w:tcW w:w="2130" w:type="dxa"/>
          </w:tcPr>
          <w:p w:rsidR="00694803" w:rsidRDefault="00744AA0" w:rsidP="00694803">
            <w:pPr>
              <w:jc w:val="center"/>
              <w:rPr>
                <w:rFonts w:ascii="Times New Roman" w:hAnsi="Times New Roman"/>
                <w:sz w:val="24"/>
                <w:szCs w:val="24"/>
                <w:lang/>
              </w:rPr>
            </w:pPr>
            <w:r>
              <w:rPr>
                <w:rFonts w:ascii="Times New Roman" w:hAnsi="Times New Roman" w:hint="eastAsia"/>
                <w:sz w:val="24"/>
                <w:szCs w:val="24"/>
                <w:lang/>
              </w:rPr>
              <w:t>Dataset 2</w:t>
            </w:r>
          </w:p>
        </w:tc>
        <w:tc>
          <w:tcPr>
            <w:tcW w:w="2130"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100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50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10</w:t>
            </w:r>
          </w:p>
        </w:tc>
      </w:tr>
      <w:tr w:rsidR="00694803" w:rsidTr="00694803">
        <w:tc>
          <w:tcPr>
            <w:tcW w:w="2130" w:type="dxa"/>
          </w:tcPr>
          <w:p w:rsidR="00694803" w:rsidRDefault="00744AA0" w:rsidP="00694803">
            <w:pPr>
              <w:jc w:val="center"/>
              <w:rPr>
                <w:rFonts w:ascii="Times New Roman" w:hAnsi="Times New Roman"/>
                <w:sz w:val="24"/>
                <w:szCs w:val="24"/>
                <w:lang/>
              </w:rPr>
            </w:pPr>
            <w:r>
              <w:rPr>
                <w:rFonts w:ascii="Times New Roman" w:hAnsi="Times New Roman" w:hint="eastAsia"/>
                <w:sz w:val="24"/>
                <w:szCs w:val="24"/>
                <w:lang/>
              </w:rPr>
              <w:t>Dataset 3</w:t>
            </w:r>
          </w:p>
        </w:tc>
        <w:tc>
          <w:tcPr>
            <w:tcW w:w="2130"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100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70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20</w:t>
            </w:r>
          </w:p>
        </w:tc>
      </w:tr>
      <w:tr w:rsidR="00694803" w:rsidTr="00694803">
        <w:tc>
          <w:tcPr>
            <w:tcW w:w="2130" w:type="dxa"/>
          </w:tcPr>
          <w:p w:rsidR="00694803" w:rsidRDefault="00744AA0" w:rsidP="00694803">
            <w:pPr>
              <w:jc w:val="center"/>
              <w:rPr>
                <w:rFonts w:ascii="Times New Roman" w:hAnsi="Times New Roman"/>
                <w:sz w:val="24"/>
                <w:szCs w:val="24"/>
                <w:lang/>
              </w:rPr>
            </w:pPr>
            <w:r>
              <w:rPr>
                <w:rFonts w:ascii="Times New Roman" w:hAnsi="Times New Roman" w:hint="eastAsia"/>
                <w:sz w:val="24"/>
                <w:szCs w:val="24"/>
                <w:lang/>
              </w:rPr>
              <w:t>Dataset 4</w:t>
            </w:r>
          </w:p>
        </w:tc>
        <w:tc>
          <w:tcPr>
            <w:tcW w:w="2130"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120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70</w:t>
            </w:r>
          </w:p>
        </w:tc>
        <w:tc>
          <w:tcPr>
            <w:tcW w:w="2131" w:type="dxa"/>
          </w:tcPr>
          <w:p w:rsidR="00694803" w:rsidRDefault="00694803" w:rsidP="00694803">
            <w:pPr>
              <w:jc w:val="center"/>
              <w:rPr>
                <w:rFonts w:ascii="Times New Roman" w:hAnsi="Times New Roman"/>
                <w:sz w:val="24"/>
                <w:szCs w:val="24"/>
                <w:lang/>
              </w:rPr>
            </w:pPr>
            <w:r>
              <w:rPr>
                <w:rFonts w:ascii="Times New Roman" w:hAnsi="Times New Roman" w:hint="eastAsia"/>
                <w:sz w:val="24"/>
                <w:szCs w:val="24"/>
                <w:lang/>
              </w:rPr>
              <w:t>30</w:t>
            </w:r>
          </w:p>
        </w:tc>
      </w:tr>
    </w:tbl>
    <w:p w:rsidR="00A53ED3" w:rsidRPr="00694803" w:rsidRDefault="00A53ED3" w:rsidP="00A53ED3">
      <w:pPr>
        <w:jc w:val="center"/>
        <w:rPr>
          <w:rFonts w:ascii="Times New Roman" w:hAnsi="Times New Roman"/>
          <w:sz w:val="24"/>
          <w:szCs w:val="24"/>
          <w:lang/>
        </w:rPr>
      </w:pPr>
      <w:r>
        <w:rPr>
          <w:noProof/>
        </w:rPr>
        <w:drawing>
          <wp:inline distT="0" distB="0" distL="0" distR="0">
            <wp:extent cx="5274310" cy="314261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3142610"/>
                    </a:xfrm>
                    <a:prstGeom prst="rect">
                      <a:avLst/>
                    </a:prstGeom>
                  </pic:spPr>
                </pic:pic>
              </a:graphicData>
            </a:graphic>
          </wp:inline>
        </w:drawing>
      </w:r>
    </w:p>
    <w:p w:rsidR="00A53ED3" w:rsidRPr="00A53ED3" w:rsidRDefault="00A53ED3" w:rsidP="00A53ED3">
      <w:pPr>
        <w:ind w:firstLine="420"/>
        <w:jc w:val="center"/>
        <w:rPr>
          <w:rFonts w:ascii="Times New Roman" w:hAnsi="Times New Roman"/>
          <w:sz w:val="24"/>
          <w:szCs w:val="24"/>
        </w:rPr>
      </w:pPr>
      <w:r w:rsidRPr="00CA740E">
        <w:rPr>
          <w:rFonts w:ascii="Times New Roman" w:eastAsia="楷体" w:hAnsi="Times New Roman" w:hint="eastAsia"/>
        </w:rPr>
        <w:t>图</w:t>
      </w:r>
      <w:r>
        <w:rPr>
          <w:rFonts w:ascii="Times New Roman" w:eastAsia="楷体" w:hAnsi="Times New Roman" w:hint="eastAsia"/>
        </w:rPr>
        <w:t>5-7 IDPA</w:t>
      </w:r>
      <w:r>
        <w:rPr>
          <w:rFonts w:ascii="Times New Roman" w:eastAsia="楷体" w:hAnsi="Times New Roman" w:hint="eastAsia"/>
        </w:rPr>
        <w:t>和</w:t>
      </w:r>
      <w:r>
        <w:rPr>
          <w:rFonts w:ascii="Times New Roman" w:eastAsia="楷体" w:hAnsi="Times New Roman" w:hint="eastAsia"/>
        </w:rPr>
        <w:t>HDFS</w:t>
      </w:r>
      <w:r>
        <w:rPr>
          <w:rFonts w:ascii="Times New Roman" w:eastAsia="楷体" w:hAnsi="Times New Roman" w:hint="eastAsia"/>
        </w:rPr>
        <w:t>默认的数据放置策略运行时间对比</w:t>
      </w:r>
    </w:p>
    <w:p w:rsidR="004474A0" w:rsidRDefault="004474A0" w:rsidP="00C10F5B">
      <w:pPr>
        <w:spacing w:line="400" w:lineRule="exact"/>
        <w:ind w:firstLine="420"/>
        <w:jc w:val="both"/>
        <w:rPr>
          <w:rFonts w:ascii="Times New Roman" w:hAnsi="Times New Roman"/>
          <w:sz w:val="24"/>
          <w:szCs w:val="24"/>
          <w:lang/>
        </w:rPr>
      </w:pPr>
      <w:r>
        <w:rPr>
          <w:rFonts w:ascii="Times New Roman" w:hAnsi="Times New Roman" w:hint="eastAsia"/>
          <w:sz w:val="24"/>
          <w:szCs w:val="24"/>
          <w:lang/>
        </w:rPr>
        <w:t>我们同</w:t>
      </w:r>
      <w:r>
        <w:rPr>
          <w:rFonts w:ascii="Times New Roman" w:hAnsi="Times New Roman" w:hint="eastAsia"/>
          <w:sz w:val="24"/>
          <w:szCs w:val="24"/>
          <w:lang/>
        </w:rPr>
        <w:t>HDFS</w:t>
      </w:r>
      <w:r>
        <w:rPr>
          <w:rFonts w:ascii="Times New Roman" w:hAnsi="Times New Roman" w:hint="eastAsia"/>
          <w:sz w:val="24"/>
          <w:szCs w:val="24"/>
          <w:lang/>
        </w:rPr>
        <w:t>默认的数据放置策略进行对比实验。我们从</w:t>
      </w:r>
      <w:r>
        <w:rPr>
          <w:rFonts w:ascii="Times New Roman" w:hAnsi="Times New Roman" w:hint="eastAsia"/>
          <w:sz w:val="24"/>
          <w:szCs w:val="24"/>
          <w:lang/>
        </w:rPr>
        <w:t>NVR</w:t>
      </w:r>
      <w:r>
        <w:rPr>
          <w:rFonts w:ascii="Times New Roman" w:hAnsi="Times New Roman" w:hint="eastAsia"/>
          <w:sz w:val="24"/>
          <w:szCs w:val="24"/>
          <w:lang/>
        </w:rPr>
        <w:t>中分别按照</w:t>
      </w:r>
      <w:r>
        <w:rPr>
          <w:rFonts w:ascii="Times New Roman" w:hAnsi="Times New Roman" w:hint="eastAsia"/>
          <w:sz w:val="24"/>
          <w:szCs w:val="24"/>
          <w:lang/>
        </w:rPr>
        <w:t>IPDA</w:t>
      </w:r>
      <w:r>
        <w:rPr>
          <w:rFonts w:ascii="Times New Roman" w:hAnsi="Times New Roman" w:hint="eastAsia"/>
          <w:sz w:val="24"/>
          <w:szCs w:val="24"/>
          <w:lang/>
        </w:rPr>
        <w:t>数据初始放置算法和</w:t>
      </w:r>
      <w:r>
        <w:rPr>
          <w:rFonts w:ascii="Times New Roman" w:hAnsi="Times New Roman" w:hint="eastAsia"/>
          <w:sz w:val="24"/>
          <w:szCs w:val="24"/>
          <w:lang/>
        </w:rPr>
        <w:t>HDFS</w:t>
      </w:r>
      <w:r>
        <w:rPr>
          <w:rFonts w:ascii="Times New Roman" w:hAnsi="Times New Roman" w:hint="eastAsia"/>
          <w:sz w:val="24"/>
          <w:szCs w:val="24"/>
          <w:lang/>
        </w:rPr>
        <w:t>默认的数据放置策略拉取数据并在</w:t>
      </w:r>
      <w:r>
        <w:rPr>
          <w:rFonts w:ascii="Times New Roman" w:hAnsi="Times New Roman" w:hint="eastAsia"/>
          <w:sz w:val="24"/>
          <w:szCs w:val="24"/>
          <w:lang/>
        </w:rPr>
        <w:t>SVPC</w:t>
      </w:r>
      <w:r>
        <w:rPr>
          <w:rFonts w:ascii="Times New Roman" w:hAnsi="Times New Roman" w:hint="eastAsia"/>
          <w:sz w:val="24"/>
          <w:szCs w:val="24"/>
          <w:lang/>
        </w:rPr>
        <w:t>中处</w:t>
      </w:r>
      <w:r>
        <w:rPr>
          <w:rFonts w:ascii="Times New Roman" w:hAnsi="Times New Roman" w:hint="eastAsia"/>
          <w:sz w:val="24"/>
          <w:szCs w:val="24"/>
          <w:lang/>
        </w:rPr>
        <w:lastRenderedPageBreak/>
        <w:t>理，对比着两种数据放置策略对任务总时间的影响。</w:t>
      </w:r>
      <w:r>
        <w:rPr>
          <w:rFonts w:ascii="Times New Roman" w:hAnsi="Times New Roman" w:hint="eastAsia"/>
          <w:sz w:val="24"/>
          <w:szCs w:val="24"/>
          <w:lang/>
        </w:rPr>
        <w:t>CTPM</w:t>
      </w:r>
      <w:r>
        <w:rPr>
          <w:rFonts w:ascii="Times New Roman" w:hAnsi="Times New Roman" w:hint="eastAsia"/>
          <w:sz w:val="24"/>
          <w:szCs w:val="24"/>
          <w:lang/>
        </w:rPr>
        <w:t>模型按照第四章提到的初始化方法进行初始化，同时集群中的服务器没有其他的负载任务。为了避免实验的偶然性，我们将该实验在相同的环境下进行了</w:t>
      </w:r>
      <w:r>
        <w:rPr>
          <w:rFonts w:ascii="Times New Roman" w:hAnsi="Times New Roman" w:hint="eastAsia"/>
          <w:sz w:val="24"/>
          <w:szCs w:val="24"/>
          <w:lang/>
        </w:rPr>
        <w:t>10</w:t>
      </w:r>
      <w:r>
        <w:rPr>
          <w:rFonts w:ascii="Times New Roman" w:hAnsi="Times New Roman" w:hint="eastAsia"/>
          <w:sz w:val="24"/>
          <w:szCs w:val="24"/>
          <w:lang/>
        </w:rPr>
        <w:t>次，并计算</w:t>
      </w:r>
      <w:r>
        <w:rPr>
          <w:rFonts w:ascii="Times New Roman" w:hAnsi="Times New Roman" w:hint="eastAsia"/>
          <w:sz w:val="24"/>
          <w:szCs w:val="24"/>
          <w:lang/>
        </w:rPr>
        <w:t>10</w:t>
      </w:r>
      <w:r>
        <w:rPr>
          <w:rFonts w:ascii="Times New Roman" w:hAnsi="Times New Roman" w:hint="eastAsia"/>
          <w:sz w:val="24"/>
          <w:szCs w:val="24"/>
          <w:lang/>
        </w:rPr>
        <w:t>次平均值分别作为每种数据放置策略的处理结果。实验结果如图</w:t>
      </w:r>
      <w:r w:rsidR="00843F93">
        <w:rPr>
          <w:rFonts w:ascii="Times New Roman" w:hAnsi="Times New Roman" w:hint="eastAsia"/>
          <w:sz w:val="24"/>
          <w:szCs w:val="24"/>
          <w:lang/>
        </w:rPr>
        <w:t>5-7</w:t>
      </w:r>
      <w:r>
        <w:rPr>
          <w:rFonts w:ascii="Times New Roman" w:hAnsi="Times New Roman" w:hint="eastAsia"/>
          <w:sz w:val="24"/>
          <w:szCs w:val="24"/>
          <w:lang/>
        </w:rPr>
        <w:t>所示：</w:t>
      </w:r>
    </w:p>
    <w:p w:rsidR="00891460" w:rsidRDefault="004474A0" w:rsidP="00C10F5B">
      <w:pPr>
        <w:spacing w:line="400" w:lineRule="exact"/>
        <w:jc w:val="both"/>
        <w:rPr>
          <w:rFonts w:ascii="Times New Roman" w:hAnsi="Times New Roman"/>
          <w:sz w:val="24"/>
          <w:szCs w:val="24"/>
          <w:lang/>
        </w:rPr>
      </w:pPr>
      <w:r>
        <w:rPr>
          <w:rFonts w:ascii="Times New Roman" w:hAnsi="Times New Roman" w:hint="eastAsia"/>
          <w:sz w:val="24"/>
          <w:szCs w:val="24"/>
        </w:rPr>
        <w:tab/>
      </w:r>
      <w:r>
        <w:rPr>
          <w:rFonts w:ascii="Times New Roman" w:hAnsi="Times New Roman" w:hint="eastAsia"/>
          <w:sz w:val="24"/>
          <w:szCs w:val="24"/>
        </w:rPr>
        <w:t>图中横坐标</w:t>
      </w:r>
      <w:bookmarkStart w:id="283" w:name="OLE_LINK123"/>
      <w:bookmarkStart w:id="284" w:name="OLE_LINK124"/>
      <w:r>
        <w:rPr>
          <w:rFonts w:ascii="Times New Roman" w:hAnsi="Times New Roman" w:hint="eastAsia"/>
          <w:sz w:val="24"/>
          <w:szCs w:val="24"/>
        </w:rPr>
        <w:t>表示每种不同的数据集合分别是</w:t>
      </w:r>
      <w:r w:rsidRPr="00694803">
        <w:rPr>
          <w:rFonts w:ascii="Times New Roman" w:hAnsi="Times New Roman"/>
          <w:sz w:val="24"/>
          <w:szCs w:val="24"/>
          <w:lang/>
        </w:rPr>
        <w:t>Dataset 1</w:t>
      </w:r>
      <w:r>
        <w:rPr>
          <w:rFonts w:ascii="Times New Roman" w:hAnsi="Times New Roman" w:hint="eastAsia"/>
          <w:sz w:val="24"/>
          <w:szCs w:val="24"/>
          <w:lang/>
        </w:rPr>
        <w:t>、</w:t>
      </w:r>
      <w:r w:rsidRPr="00694803">
        <w:rPr>
          <w:rFonts w:ascii="Times New Roman" w:hAnsi="Times New Roman"/>
          <w:sz w:val="24"/>
          <w:szCs w:val="24"/>
          <w:lang/>
        </w:rPr>
        <w:t xml:space="preserve">Dataset </w:t>
      </w:r>
      <w:r>
        <w:rPr>
          <w:rFonts w:ascii="Times New Roman" w:hAnsi="Times New Roman" w:hint="eastAsia"/>
          <w:sz w:val="24"/>
          <w:szCs w:val="24"/>
          <w:lang/>
        </w:rPr>
        <w:t>2</w:t>
      </w:r>
      <w:r>
        <w:rPr>
          <w:rFonts w:ascii="Times New Roman" w:hAnsi="Times New Roman" w:hint="eastAsia"/>
          <w:sz w:val="24"/>
          <w:szCs w:val="24"/>
          <w:lang/>
        </w:rPr>
        <w:t>、</w:t>
      </w:r>
      <w:r w:rsidRPr="00694803">
        <w:rPr>
          <w:rFonts w:ascii="Times New Roman" w:hAnsi="Times New Roman"/>
          <w:sz w:val="24"/>
          <w:szCs w:val="24"/>
          <w:lang/>
        </w:rPr>
        <w:t xml:space="preserve">Dataset </w:t>
      </w:r>
      <w:r>
        <w:rPr>
          <w:rFonts w:ascii="Times New Roman" w:hAnsi="Times New Roman" w:hint="eastAsia"/>
          <w:sz w:val="24"/>
          <w:szCs w:val="24"/>
          <w:lang/>
        </w:rPr>
        <w:t>3</w:t>
      </w:r>
      <w:r>
        <w:rPr>
          <w:rFonts w:ascii="Times New Roman" w:hAnsi="Times New Roman" w:hint="eastAsia"/>
          <w:sz w:val="24"/>
          <w:szCs w:val="24"/>
          <w:lang/>
        </w:rPr>
        <w:t>、</w:t>
      </w:r>
      <w:r w:rsidRPr="00694803">
        <w:rPr>
          <w:rFonts w:ascii="Times New Roman" w:hAnsi="Times New Roman"/>
          <w:sz w:val="24"/>
          <w:szCs w:val="24"/>
          <w:lang/>
        </w:rPr>
        <w:t>Dataset</w:t>
      </w:r>
      <w:r>
        <w:rPr>
          <w:rFonts w:ascii="Times New Roman" w:hAnsi="Times New Roman" w:hint="eastAsia"/>
          <w:sz w:val="24"/>
          <w:szCs w:val="24"/>
          <w:lang/>
        </w:rPr>
        <w:t xml:space="preserve"> 4</w:t>
      </w:r>
      <w:r>
        <w:rPr>
          <w:rFonts w:ascii="Times New Roman" w:hAnsi="Times New Roman" w:hint="eastAsia"/>
          <w:sz w:val="24"/>
          <w:szCs w:val="24"/>
          <w:lang/>
        </w:rPr>
        <w:t>，纵坐标是对应数据集合完成</w:t>
      </w:r>
      <w:r>
        <w:rPr>
          <w:rFonts w:ascii="Times New Roman" w:hAnsi="Times New Roman" w:hint="eastAsia"/>
          <w:sz w:val="24"/>
          <w:szCs w:val="24"/>
          <w:lang/>
        </w:rPr>
        <w:t>10</w:t>
      </w:r>
      <w:r w:rsidR="00891460">
        <w:rPr>
          <w:rFonts w:ascii="Times New Roman" w:hAnsi="Times New Roman" w:hint="eastAsia"/>
          <w:sz w:val="24"/>
          <w:szCs w:val="24"/>
          <w:lang/>
        </w:rPr>
        <w:t>次任务耗费时间的平均值，其中蓝色的部分代表</w:t>
      </w:r>
      <w:r>
        <w:rPr>
          <w:rFonts w:ascii="Times New Roman" w:hAnsi="Times New Roman" w:hint="eastAsia"/>
          <w:sz w:val="24"/>
          <w:szCs w:val="24"/>
          <w:lang/>
        </w:rPr>
        <w:t>HDFS</w:t>
      </w:r>
      <w:r w:rsidR="00891460">
        <w:rPr>
          <w:rFonts w:ascii="Times New Roman" w:hAnsi="Times New Roman" w:hint="eastAsia"/>
          <w:sz w:val="24"/>
          <w:szCs w:val="24"/>
          <w:lang/>
        </w:rPr>
        <w:t>默认的数据放置策略，</w:t>
      </w:r>
      <w:r>
        <w:rPr>
          <w:rFonts w:ascii="Times New Roman" w:hAnsi="Times New Roman" w:hint="eastAsia"/>
          <w:sz w:val="24"/>
          <w:szCs w:val="24"/>
          <w:lang/>
        </w:rPr>
        <w:t>黄色的</w:t>
      </w:r>
      <w:r w:rsidR="00891460">
        <w:rPr>
          <w:rFonts w:ascii="Times New Roman" w:hAnsi="Times New Roman" w:hint="eastAsia"/>
          <w:sz w:val="24"/>
          <w:szCs w:val="24"/>
          <w:lang/>
        </w:rPr>
        <w:t>部分代表</w:t>
      </w:r>
      <w:r w:rsidR="00891460">
        <w:rPr>
          <w:rFonts w:ascii="Times New Roman" w:hAnsi="Times New Roman" w:hint="eastAsia"/>
          <w:sz w:val="24"/>
          <w:szCs w:val="24"/>
          <w:lang/>
        </w:rPr>
        <w:t>IDPA</w:t>
      </w:r>
      <w:r w:rsidR="00891460">
        <w:rPr>
          <w:rFonts w:ascii="Times New Roman" w:hAnsi="Times New Roman" w:hint="eastAsia"/>
          <w:sz w:val="24"/>
          <w:szCs w:val="24"/>
          <w:lang/>
        </w:rPr>
        <w:t>数据放置策略。</w:t>
      </w:r>
      <w:bookmarkEnd w:id="283"/>
      <w:bookmarkEnd w:id="284"/>
      <w:r w:rsidR="00891460">
        <w:rPr>
          <w:rFonts w:ascii="Times New Roman" w:hAnsi="Times New Roman" w:hint="eastAsia"/>
          <w:sz w:val="24"/>
          <w:szCs w:val="24"/>
          <w:lang/>
        </w:rPr>
        <w:t>从图中我们可以得出</w:t>
      </w:r>
      <w:r w:rsidR="00891460">
        <w:rPr>
          <w:rFonts w:ascii="Times New Roman" w:hAnsi="Times New Roman" w:hint="eastAsia"/>
          <w:sz w:val="24"/>
          <w:szCs w:val="24"/>
          <w:lang/>
        </w:rPr>
        <w:t>IDPA</w:t>
      </w:r>
      <w:r w:rsidR="00891460">
        <w:rPr>
          <w:rFonts w:ascii="Times New Roman" w:hAnsi="Times New Roman" w:hint="eastAsia"/>
          <w:sz w:val="24"/>
          <w:szCs w:val="24"/>
          <w:lang/>
        </w:rPr>
        <w:t>可以显著的减少任务总的处理时间，相对</w:t>
      </w:r>
      <w:r w:rsidR="00891460">
        <w:rPr>
          <w:rFonts w:ascii="Times New Roman" w:hAnsi="Times New Roman" w:hint="eastAsia"/>
          <w:sz w:val="24"/>
          <w:szCs w:val="24"/>
          <w:lang/>
        </w:rPr>
        <w:t>HDFS</w:t>
      </w:r>
      <w:r w:rsidR="00891460">
        <w:rPr>
          <w:rFonts w:ascii="Times New Roman" w:hAnsi="Times New Roman" w:hint="eastAsia"/>
          <w:sz w:val="24"/>
          <w:szCs w:val="24"/>
          <w:lang/>
        </w:rPr>
        <w:t>默认的数据放置策略，</w:t>
      </w:r>
      <w:r w:rsidR="00891460">
        <w:rPr>
          <w:rFonts w:ascii="Times New Roman" w:hAnsi="Times New Roman" w:hint="eastAsia"/>
          <w:sz w:val="24"/>
          <w:szCs w:val="24"/>
          <w:lang/>
        </w:rPr>
        <w:t>IDPA</w:t>
      </w:r>
      <w:r w:rsidR="00891460">
        <w:rPr>
          <w:rFonts w:ascii="Times New Roman" w:hAnsi="Times New Roman" w:hint="eastAsia"/>
          <w:sz w:val="24"/>
          <w:szCs w:val="24"/>
          <w:lang/>
        </w:rPr>
        <w:t>数据放置算法在四个数据集上分别减少了</w:t>
      </w:r>
      <w:r w:rsidR="00891460">
        <w:rPr>
          <w:rFonts w:ascii="Times New Roman" w:hAnsi="Times New Roman" w:hint="eastAsia"/>
          <w:sz w:val="24"/>
          <w:szCs w:val="24"/>
          <w:lang/>
        </w:rPr>
        <w:t>53.2%</w:t>
      </w:r>
      <w:r w:rsidR="00891460">
        <w:rPr>
          <w:rFonts w:ascii="Times New Roman" w:hAnsi="Times New Roman" w:hint="eastAsia"/>
          <w:sz w:val="24"/>
          <w:szCs w:val="24"/>
          <w:lang/>
        </w:rPr>
        <w:t>、</w:t>
      </w:r>
      <w:r w:rsidR="00891460">
        <w:rPr>
          <w:rFonts w:ascii="Times New Roman" w:hAnsi="Times New Roman" w:hint="eastAsia"/>
          <w:sz w:val="24"/>
          <w:szCs w:val="24"/>
          <w:lang/>
        </w:rPr>
        <w:t>48.3%</w:t>
      </w:r>
      <w:r w:rsidR="00891460">
        <w:rPr>
          <w:rFonts w:ascii="Times New Roman" w:hAnsi="Times New Roman" w:hint="eastAsia"/>
          <w:sz w:val="24"/>
          <w:szCs w:val="24"/>
          <w:lang/>
        </w:rPr>
        <w:t>、</w:t>
      </w:r>
      <w:r w:rsidR="00891460">
        <w:rPr>
          <w:rFonts w:ascii="Times New Roman" w:hAnsi="Times New Roman" w:hint="eastAsia"/>
          <w:sz w:val="24"/>
          <w:szCs w:val="24"/>
          <w:lang/>
        </w:rPr>
        <w:t>45.5%</w:t>
      </w:r>
      <w:r w:rsidR="00891460">
        <w:rPr>
          <w:rFonts w:ascii="Times New Roman" w:hAnsi="Times New Roman" w:hint="eastAsia"/>
          <w:sz w:val="24"/>
          <w:szCs w:val="24"/>
          <w:lang/>
        </w:rPr>
        <w:t>、</w:t>
      </w:r>
      <w:r w:rsidR="00891460">
        <w:rPr>
          <w:rFonts w:ascii="Times New Roman" w:hAnsi="Times New Roman" w:hint="eastAsia"/>
          <w:sz w:val="24"/>
          <w:szCs w:val="24"/>
          <w:lang/>
        </w:rPr>
        <w:t>44.8%</w:t>
      </w:r>
      <w:r w:rsidR="00891460">
        <w:rPr>
          <w:rFonts w:ascii="Times New Roman" w:hAnsi="Times New Roman" w:hint="eastAsia"/>
          <w:sz w:val="24"/>
          <w:szCs w:val="24"/>
          <w:lang/>
        </w:rPr>
        <w:t>的处理时间，平均减少了</w:t>
      </w:r>
      <w:r w:rsidR="00891460">
        <w:rPr>
          <w:rFonts w:ascii="Times New Roman" w:hAnsi="Times New Roman" w:hint="eastAsia"/>
          <w:sz w:val="24"/>
          <w:szCs w:val="24"/>
          <w:lang/>
        </w:rPr>
        <w:t>47.95%</w:t>
      </w:r>
      <w:r w:rsidR="00891460">
        <w:rPr>
          <w:rFonts w:ascii="Times New Roman" w:hAnsi="Times New Roman" w:hint="eastAsia"/>
          <w:sz w:val="24"/>
          <w:szCs w:val="24"/>
          <w:lang/>
        </w:rPr>
        <w:t>的处理时间。</w:t>
      </w:r>
    </w:p>
    <w:p w:rsidR="00711ACF" w:rsidRPr="00510975" w:rsidRDefault="00891460" w:rsidP="008E1D83">
      <w:pPr>
        <w:pStyle w:val="af5"/>
        <w:spacing w:before="156" w:after="156"/>
        <w:ind w:firstLineChars="0" w:firstLine="0"/>
      </w:pPr>
      <w:bookmarkStart w:id="285" w:name="_Toc476847746"/>
      <w:r w:rsidRPr="00510975">
        <w:rPr>
          <w:rFonts w:hint="eastAsia"/>
        </w:rPr>
        <w:t>5.3.</w:t>
      </w:r>
      <w:r w:rsidR="00C14B20">
        <w:rPr>
          <w:rFonts w:hint="eastAsia"/>
        </w:rPr>
        <w:t>5</w:t>
      </w:r>
      <w:r w:rsidRPr="00510975">
        <w:rPr>
          <w:rFonts w:hint="eastAsia"/>
        </w:rPr>
        <w:t xml:space="preserve"> DRA</w:t>
      </w:r>
      <w:r w:rsidRPr="00510975">
        <w:rPr>
          <w:rFonts w:hint="eastAsia"/>
        </w:rPr>
        <w:t>数据迁移算法的效果验证实验</w:t>
      </w:r>
      <w:bookmarkEnd w:id="285"/>
    </w:p>
    <w:p w:rsidR="00891460" w:rsidRDefault="00891460" w:rsidP="00C10F5B">
      <w:pPr>
        <w:spacing w:line="400" w:lineRule="exact"/>
        <w:jc w:val="both"/>
        <w:rPr>
          <w:rFonts w:ascii="Times New Roman" w:hAnsi="Times New Roman"/>
          <w:sz w:val="24"/>
          <w:szCs w:val="24"/>
          <w:lang/>
        </w:rPr>
      </w:pPr>
      <w:r>
        <w:rPr>
          <w:rFonts w:hint="eastAsia"/>
          <w:lang/>
        </w:rPr>
        <w:tab/>
      </w:r>
      <w:r w:rsidRPr="00891460">
        <w:rPr>
          <w:rFonts w:ascii="Times New Roman" w:hAnsi="Times New Roman" w:hint="eastAsia"/>
          <w:sz w:val="24"/>
          <w:szCs w:val="24"/>
          <w:lang/>
        </w:rPr>
        <w:t>这个是实验我们主要用来验证</w:t>
      </w:r>
      <w:r w:rsidRPr="00891460">
        <w:rPr>
          <w:rFonts w:ascii="Times New Roman" w:hAnsi="Times New Roman" w:hint="eastAsia"/>
          <w:sz w:val="24"/>
          <w:szCs w:val="24"/>
          <w:lang/>
        </w:rPr>
        <w:t>DRA</w:t>
      </w:r>
      <w:r w:rsidRPr="00891460">
        <w:rPr>
          <w:rFonts w:ascii="Times New Roman" w:hAnsi="Times New Roman" w:hint="eastAsia"/>
          <w:sz w:val="24"/>
          <w:szCs w:val="24"/>
          <w:lang/>
        </w:rPr>
        <w:t>数据迁移算法的效果，</w:t>
      </w:r>
      <w:r>
        <w:rPr>
          <w:rFonts w:ascii="Times New Roman" w:hAnsi="Times New Roman" w:hint="eastAsia"/>
          <w:sz w:val="24"/>
          <w:szCs w:val="24"/>
          <w:lang/>
        </w:rPr>
        <w:t>由于实际的集群中每个节点的计算能力不是一成不变的，可能因为故障或者负载的增加</w:t>
      </w:r>
      <w:r w:rsidR="00971AD7">
        <w:rPr>
          <w:rFonts w:ascii="Times New Roman" w:hAnsi="Times New Roman" w:hint="eastAsia"/>
          <w:sz w:val="24"/>
          <w:szCs w:val="24"/>
          <w:lang/>
        </w:rPr>
        <w:t>导致一些节点的计算能力突然发生变化。由于各种原因导致的集群中原本均衡在负载变得负载不均衡了，为了模拟这种场景，我们通过随机在</w:t>
      </w:r>
      <w:r w:rsidR="00971AD7">
        <w:rPr>
          <w:rFonts w:ascii="Times New Roman" w:hAnsi="Times New Roman" w:hint="eastAsia"/>
          <w:sz w:val="24"/>
          <w:szCs w:val="24"/>
          <w:lang/>
        </w:rPr>
        <w:t>SVPC</w:t>
      </w:r>
      <w:r w:rsidR="00971AD7">
        <w:rPr>
          <w:rFonts w:ascii="Times New Roman" w:hAnsi="Times New Roman" w:hint="eastAsia"/>
          <w:sz w:val="24"/>
          <w:szCs w:val="24"/>
          <w:lang/>
        </w:rPr>
        <w:t>中提交一些其他的视频处理任务，随机地使集群中某些节点负载增加。本次实验所使用的数据集和</w:t>
      </w:r>
      <w:r w:rsidR="00971AD7">
        <w:rPr>
          <w:rFonts w:ascii="Times New Roman" w:hAnsi="Times New Roman" w:hint="eastAsia"/>
          <w:sz w:val="24"/>
          <w:szCs w:val="24"/>
          <w:lang/>
        </w:rPr>
        <w:t>5.3.2</w:t>
      </w:r>
      <w:r w:rsidR="00971AD7">
        <w:rPr>
          <w:rFonts w:ascii="Times New Roman" w:hAnsi="Times New Roman" w:hint="eastAsia"/>
          <w:sz w:val="24"/>
          <w:szCs w:val="24"/>
          <w:lang/>
        </w:rPr>
        <w:t>的数据集是一样的。我们和默认</w:t>
      </w:r>
      <w:r w:rsidR="00971AD7">
        <w:rPr>
          <w:rFonts w:ascii="Times New Roman" w:hAnsi="Times New Roman" w:hint="eastAsia"/>
          <w:sz w:val="24"/>
          <w:szCs w:val="24"/>
          <w:lang/>
        </w:rPr>
        <w:t>HDFS</w:t>
      </w:r>
      <w:r w:rsidR="00971AD7">
        <w:rPr>
          <w:rFonts w:ascii="Times New Roman" w:hAnsi="Times New Roman" w:hint="eastAsia"/>
          <w:sz w:val="24"/>
          <w:szCs w:val="24"/>
          <w:lang/>
        </w:rPr>
        <w:t>数据放置策略以及仅适用</w:t>
      </w:r>
      <w:r w:rsidR="00971AD7">
        <w:rPr>
          <w:rFonts w:ascii="Times New Roman" w:hAnsi="Times New Roman" w:hint="eastAsia"/>
          <w:sz w:val="24"/>
          <w:szCs w:val="24"/>
          <w:lang/>
        </w:rPr>
        <w:t>IDPA</w:t>
      </w:r>
      <w:r w:rsidR="00971AD7">
        <w:rPr>
          <w:rFonts w:ascii="Times New Roman" w:hAnsi="Times New Roman" w:hint="eastAsia"/>
          <w:sz w:val="24"/>
          <w:szCs w:val="24"/>
          <w:lang/>
        </w:rPr>
        <w:t>算法和使用</w:t>
      </w:r>
      <w:r w:rsidR="00971AD7">
        <w:rPr>
          <w:rFonts w:ascii="Times New Roman" w:hAnsi="Times New Roman" w:hint="eastAsia"/>
          <w:sz w:val="24"/>
          <w:szCs w:val="24"/>
          <w:lang/>
        </w:rPr>
        <w:t>IPDA</w:t>
      </w:r>
      <w:r w:rsidR="00971AD7">
        <w:rPr>
          <w:rFonts w:ascii="Times New Roman" w:hAnsi="Times New Roman" w:hint="eastAsia"/>
          <w:sz w:val="24"/>
          <w:szCs w:val="24"/>
          <w:lang/>
        </w:rPr>
        <w:t>和</w:t>
      </w:r>
      <w:r w:rsidR="00971AD7">
        <w:rPr>
          <w:rFonts w:ascii="Times New Roman" w:hAnsi="Times New Roman" w:hint="eastAsia"/>
          <w:sz w:val="24"/>
          <w:szCs w:val="24"/>
          <w:lang/>
        </w:rPr>
        <w:t>DRA</w:t>
      </w:r>
      <w:r w:rsidR="00971AD7">
        <w:rPr>
          <w:rFonts w:ascii="Times New Roman" w:hAnsi="Times New Roman" w:hint="eastAsia"/>
          <w:sz w:val="24"/>
          <w:szCs w:val="24"/>
          <w:lang/>
        </w:rPr>
        <w:t>算法的实验结果进行对比。同样本次实验也是进行多次实验取平均值。</w:t>
      </w:r>
    </w:p>
    <w:p w:rsidR="00971AD7" w:rsidRPr="00891460" w:rsidRDefault="00CA3559" w:rsidP="00891460">
      <w:pPr>
        <w:rPr>
          <w:rFonts w:ascii="Times New Roman" w:hAnsi="Times New Roman"/>
          <w:sz w:val="24"/>
          <w:szCs w:val="24"/>
          <w:lang/>
        </w:rPr>
      </w:pPr>
      <w:r>
        <w:rPr>
          <w:noProof/>
        </w:rPr>
        <w:drawing>
          <wp:inline distT="0" distB="0" distL="0" distR="0">
            <wp:extent cx="5274310" cy="3142610"/>
            <wp:effectExtent l="0" t="0" r="254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142610"/>
                    </a:xfrm>
                    <a:prstGeom prst="rect">
                      <a:avLst/>
                    </a:prstGeom>
                  </pic:spPr>
                </pic:pic>
              </a:graphicData>
            </a:graphic>
          </wp:inline>
        </w:drawing>
      </w:r>
    </w:p>
    <w:p w:rsidR="00971AD7" w:rsidRPr="0070064A" w:rsidRDefault="00971AD7" w:rsidP="00971AD7">
      <w:pPr>
        <w:ind w:firstLine="420"/>
        <w:jc w:val="center"/>
        <w:rPr>
          <w:rFonts w:ascii="Times New Roman" w:hAnsi="Times New Roman"/>
          <w:sz w:val="24"/>
          <w:szCs w:val="24"/>
        </w:rPr>
      </w:pPr>
      <w:r w:rsidRPr="00CA740E">
        <w:rPr>
          <w:rFonts w:ascii="Times New Roman" w:eastAsia="楷体" w:hAnsi="Times New Roman" w:hint="eastAsia"/>
        </w:rPr>
        <w:t>图</w:t>
      </w:r>
      <w:r w:rsidR="00843F93">
        <w:rPr>
          <w:rFonts w:ascii="Times New Roman" w:eastAsia="楷体" w:hAnsi="Times New Roman" w:hint="eastAsia"/>
        </w:rPr>
        <w:t>5-8</w:t>
      </w:r>
      <w:r>
        <w:rPr>
          <w:rFonts w:ascii="Times New Roman" w:eastAsia="楷体" w:hAnsi="Times New Roman" w:hint="eastAsia"/>
        </w:rPr>
        <w:t xml:space="preserve"> HDFS</w:t>
      </w:r>
      <w:r>
        <w:rPr>
          <w:rFonts w:ascii="Times New Roman" w:eastAsia="楷体" w:hAnsi="Times New Roman" w:hint="eastAsia"/>
        </w:rPr>
        <w:t>默认策略、</w:t>
      </w:r>
      <w:r>
        <w:rPr>
          <w:rFonts w:ascii="Times New Roman" w:eastAsia="楷体" w:hAnsi="Times New Roman" w:hint="eastAsia"/>
        </w:rPr>
        <w:t>IDPA</w:t>
      </w:r>
      <w:r w:rsidR="002E72BD">
        <w:rPr>
          <w:rFonts w:ascii="Times New Roman" w:eastAsia="楷体" w:hAnsi="Times New Roman" w:hint="eastAsia"/>
        </w:rPr>
        <w:t>、</w:t>
      </w:r>
      <w:r w:rsidR="002E72BD">
        <w:rPr>
          <w:rFonts w:ascii="Times New Roman" w:eastAsia="楷体" w:hAnsi="Times New Roman" w:hint="eastAsia"/>
        </w:rPr>
        <w:t>IDPA with DRA</w:t>
      </w:r>
      <w:r w:rsidR="002E72BD">
        <w:rPr>
          <w:rFonts w:ascii="Times New Roman" w:eastAsia="楷体" w:hAnsi="Times New Roman" w:hint="eastAsia"/>
        </w:rPr>
        <w:t>三种策略</w:t>
      </w:r>
      <w:r>
        <w:rPr>
          <w:rFonts w:ascii="Times New Roman" w:eastAsia="楷体" w:hAnsi="Times New Roman" w:hint="eastAsia"/>
        </w:rPr>
        <w:t>运行时间对比</w:t>
      </w:r>
    </w:p>
    <w:p w:rsidR="003266E1" w:rsidRPr="008E3606" w:rsidRDefault="002E72BD" w:rsidP="00C744D3">
      <w:pPr>
        <w:spacing w:line="400" w:lineRule="exact"/>
        <w:jc w:val="both"/>
        <w:rPr>
          <w:rFonts w:ascii="Times New Roman" w:hAnsi="Times New Roman"/>
          <w:sz w:val="24"/>
          <w:szCs w:val="24"/>
          <w:lang/>
        </w:rPr>
      </w:pPr>
      <w:r>
        <w:rPr>
          <w:rFonts w:ascii="Times New Roman" w:hAnsi="Times New Roman" w:hint="eastAsia"/>
          <w:sz w:val="24"/>
          <w:szCs w:val="24"/>
        </w:rPr>
        <w:lastRenderedPageBreak/>
        <w:tab/>
      </w:r>
      <w:r>
        <w:rPr>
          <w:rFonts w:ascii="Times New Roman" w:hAnsi="Times New Roman" w:hint="eastAsia"/>
          <w:sz w:val="24"/>
          <w:szCs w:val="24"/>
        </w:rPr>
        <w:t>实验结果如图</w:t>
      </w:r>
      <w:r>
        <w:rPr>
          <w:rFonts w:ascii="Times New Roman" w:hAnsi="Times New Roman" w:hint="eastAsia"/>
          <w:sz w:val="24"/>
          <w:szCs w:val="24"/>
        </w:rPr>
        <w:t>5-</w:t>
      </w:r>
      <w:r w:rsidR="00843F93">
        <w:rPr>
          <w:rFonts w:ascii="Times New Roman" w:hAnsi="Times New Roman" w:hint="eastAsia"/>
          <w:sz w:val="24"/>
          <w:szCs w:val="24"/>
        </w:rPr>
        <w:t>8</w:t>
      </w:r>
      <w:r>
        <w:rPr>
          <w:rFonts w:ascii="Times New Roman" w:hAnsi="Times New Roman" w:hint="eastAsia"/>
          <w:sz w:val="24"/>
          <w:szCs w:val="24"/>
        </w:rPr>
        <w:t>所示，图中横坐标表示每种不同的数据集合，分别是</w:t>
      </w:r>
      <w:r w:rsidRPr="00694803">
        <w:rPr>
          <w:rFonts w:ascii="Times New Roman" w:hAnsi="Times New Roman"/>
          <w:sz w:val="24"/>
          <w:szCs w:val="24"/>
          <w:lang/>
        </w:rPr>
        <w:t>Dataset 1</w:t>
      </w:r>
      <w:r>
        <w:rPr>
          <w:rFonts w:ascii="Times New Roman" w:hAnsi="Times New Roman" w:hint="eastAsia"/>
          <w:sz w:val="24"/>
          <w:szCs w:val="24"/>
          <w:lang/>
        </w:rPr>
        <w:t>、</w:t>
      </w:r>
      <w:r w:rsidRPr="00694803">
        <w:rPr>
          <w:rFonts w:ascii="Times New Roman" w:hAnsi="Times New Roman"/>
          <w:sz w:val="24"/>
          <w:szCs w:val="24"/>
          <w:lang/>
        </w:rPr>
        <w:t xml:space="preserve">Dataset </w:t>
      </w:r>
      <w:r>
        <w:rPr>
          <w:rFonts w:ascii="Times New Roman" w:hAnsi="Times New Roman" w:hint="eastAsia"/>
          <w:sz w:val="24"/>
          <w:szCs w:val="24"/>
          <w:lang/>
        </w:rPr>
        <w:t>2</w:t>
      </w:r>
      <w:r>
        <w:rPr>
          <w:rFonts w:ascii="Times New Roman" w:hAnsi="Times New Roman" w:hint="eastAsia"/>
          <w:sz w:val="24"/>
          <w:szCs w:val="24"/>
          <w:lang/>
        </w:rPr>
        <w:t>、</w:t>
      </w:r>
      <w:r w:rsidRPr="00694803">
        <w:rPr>
          <w:rFonts w:ascii="Times New Roman" w:hAnsi="Times New Roman"/>
          <w:sz w:val="24"/>
          <w:szCs w:val="24"/>
          <w:lang/>
        </w:rPr>
        <w:t xml:space="preserve">Dataset </w:t>
      </w:r>
      <w:r>
        <w:rPr>
          <w:rFonts w:ascii="Times New Roman" w:hAnsi="Times New Roman" w:hint="eastAsia"/>
          <w:sz w:val="24"/>
          <w:szCs w:val="24"/>
          <w:lang/>
        </w:rPr>
        <w:t>3</w:t>
      </w:r>
      <w:r>
        <w:rPr>
          <w:rFonts w:ascii="Times New Roman" w:hAnsi="Times New Roman" w:hint="eastAsia"/>
          <w:sz w:val="24"/>
          <w:szCs w:val="24"/>
          <w:lang/>
        </w:rPr>
        <w:t>、</w:t>
      </w:r>
      <w:r w:rsidRPr="00694803">
        <w:rPr>
          <w:rFonts w:ascii="Times New Roman" w:hAnsi="Times New Roman"/>
          <w:sz w:val="24"/>
          <w:szCs w:val="24"/>
          <w:lang/>
        </w:rPr>
        <w:t>Dataset</w:t>
      </w:r>
      <w:r>
        <w:rPr>
          <w:rFonts w:ascii="Times New Roman" w:hAnsi="Times New Roman" w:hint="eastAsia"/>
          <w:sz w:val="24"/>
          <w:szCs w:val="24"/>
          <w:lang/>
        </w:rPr>
        <w:t xml:space="preserve"> 4</w:t>
      </w:r>
      <w:r>
        <w:rPr>
          <w:rFonts w:ascii="Times New Roman" w:hAnsi="Times New Roman" w:hint="eastAsia"/>
          <w:sz w:val="24"/>
          <w:szCs w:val="24"/>
          <w:lang/>
        </w:rPr>
        <w:t>，纵坐标是对应数据集合完成多次任务耗费时间的平均值，其中蓝色的部分代表</w:t>
      </w:r>
      <w:r>
        <w:rPr>
          <w:rFonts w:ascii="Times New Roman" w:hAnsi="Times New Roman" w:hint="eastAsia"/>
          <w:sz w:val="24"/>
          <w:szCs w:val="24"/>
          <w:lang/>
        </w:rPr>
        <w:t>HDFS</w:t>
      </w:r>
      <w:r>
        <w:rPr>
          <w:rFonts w:ascii="Times New Roman" w:hAnsi="Times New Roman" w:hint="eastAsia"/>
          <w:sz w:val="24"/>
          <w:szCs w:val="24"/>
          <w:lang/>
        </w:rPr>
        <w:t>默认的数据放置策略，黄色的部分代表</w:t>
      </w:r>
      <w:r>
        <w:rPr>
          <w:rFonts w:ascii="Times New Roman" w:hAnsi="Times New Roman" w:hint="eastAsia"/>
          <w:sz w:val="24"/>
          <w:szCs w:val="24"/>
          <w:lang/>
        </w:rPr>
        <w:t>IDPA</w:t>
      </w:r>
      <w:r>
        <w:rPr>
          <w:rFonts w:ascii="Times New Roman" w:hAnsi="Times New Roman" w:hint="eastAsia"/>
          <w:sz w:val="24"/>
          <w:szCs w:val="24"/>
          <w:lang/>
        </w:rPr>
        <w:t>数据放置策略，灰色的部分代表同时使用</w:t>
      </w:r>
      <w:r>
        <w:rPr>
          <w:rFonts w:ascii="Times New Roman" w:hAnsi="Times New Roman" w:hint="eastAsia"/>
          <w:sz w:val="24"/>
          <w:szCs w:val="24"/>
          <w:lang/>
        </w:rPr>
        <w:t>IDPA</w:t>
      </w:r>
      <w:r>
        <w:rPr>
          <w:rFonts w:ascii="Times New Roman" w:hAnsi="Times New Roman" w:hint="eastAsia"/>
          <w:sz w:val="24"/>
          <w:szCs w:val="24"/>
          <w:lang/>
        </w:rPr>
        <w:t>和</w:t>
      </w:r>
      <w:r>
        <w:rPr>
          <w:rFonts w:ascii="Times New Roman" w:hAnsi="Times New Roman" w:hint="eastAsia"/>
          <w:sz w:val="24"/>
          <w:szCs w:val="24"/>
          <w:lang/>
        </w:rPr>
        <w:t>DRA</w:t>
      </w:r>
      <w:r>
        <w:rPr>
          <w:rFonts w:ascii="Times New Roman" w:hAnsi="Times New Roman" w:hint="eastAsia"/>
          <w:sz w:val="24"/>
          <w:szCs w:val="24"/>
          <w:lang/>
        </w:rPr>
        <w:t>策略。从图中我们可以看出在四个测试数据集上相比仅使用</w:t>
      </w:r>
      <w:r>
        <w:rPr>
          <w:rFonts w:ascii="Times New Roman" w:hAnsi="Times New Roman" w:hint="eastAsia"/>
          <w:sz w:val="24"/>
          <w:szCs w:val="24"/>
          <w:lang/>
        </w:rPr>
        <w:t>IDPA</w:t>
      </w:r>
      <w:r>
        <w:rPr>
          <w:rFonts w:ascii="Times New Roman" w:hAnsi="Times New Roman" w:hint="eastAsia"/>
          <w:sz w:val="24"/>
          <w:szCs w:val="24"/>
          <w:lang/>
        </w:rPr>
        <w:t>算法分别减少了</w:t>
      </w:r>
      <w:r>
        <w:rPr>
          <w:rFonts w:ascii="Times New Roman" w:hAnsi="Times New Roman" w:hint="eastAsia"/>
          <w:sz w:val="24"/>
          <w:szCs w:val="24"/>
          <w:lang/>
        </w:rPr>
        <w:t>22.3%</w:t>
      </w:r>
      <w:r>
        <w:rPr>
          <w:rFonts w:ascii="Times New Roman" w:hAnsi="Times New Roman" w:hint="eastAsia"/>
          <w:sz w:val="24"/>
          <w:szCs w:val="24"/>
          <w:lang/>
        </w:rPr>
        <w:t>、</w:t>
      </w:r>
      <w:r>
        <w:rPr>
          <w:rFonts w:ascii="Times New Roman" w:hAnsi="Times New Roman" w:hint="eastAsia"/>
          <w:sz w:val="24"/>
          <w:szCs w:val="24"/>
          <w:lang/>
        </w:rPr>
        <w:t>38.7%</w:t>
      </w:r>
      <w:r>
        <w:rPr>
          <w:rFonts w:ascii="Times New Roman" w:hAnsi="Times New Roman" w:hint="eastAsia"/>
          <w:sz w:val="24"/>
          <w:szCs w:val="24"/>
          <w:lang/>
        </w:rPr>
        <w:t>、</w:t>
      </w:r>
      <w:r>
        <w:rPr>
          <w:rFonts w:ascii="Times New Roman" w:hAnsi="Times New Roman" w:hint="eastAsia"/>
          <w:sz w:val="24"/>
          <w:szCs w:val="24"/>
          <w:lang/>
        </w:rPr>
        <w:t>38.5%</w:t>
      </w:r>
      <w:r>
        <w:rPr>
          <w:rFonts w:ascii="Times New Roman" w:hAnsi="Times New Roman" w:hint="eastAsia"/>
          <w:sz w:val="24"/>
          <w:szCs w:val="24"/>
          <w:lang/>
        </w:rPr>
        <w:t>、</w:t>
      </w:r>
      <w:r>
        <w:rPr>
          <w:rFonts w:ascii="Times New Roman" w:hAnsi="Times New Roman" w:hint="eastAsia"/>
          <w:sz w:val="24"/>
          <w:szCs w:val="24"/>
          <w:lang/>
        </w:rPr>
        <w:t>33.4%</w:t>
      </w:r>
      <w:r>
        <w:rPr>
          <w:rFonts w:ascii="Times New Roman" w:hAnsi="Times New Roman" w:hint="eastAsia"/>
          <w:sz w:val="24"/>
          <w:szCs w:val="24"/>
          <w:lang/>
        </w:rPr>
        <w:t>的处理时间，平均减少了</w:t>
      </w:r>
      <w:r>
        <w:rPr>
          <w:rFonts w:ascii="Times New Roman" w:hAnsi="Times New Roman" w:hint="eastAsia"/>
          <w:sz w:val="24"/>
          <w:szCs w:val="24"/>
          <w:lang/>
        </w:rPr>
        <w:t>33.23%</w:t>
      </w:r>
      <w:r>
        <w:rPr>
          <w:rFonts w:ascii="Times New Roman" w:hAnsi="Times New Roman" w:hint="eastAsia"/>
          <w:sz w:val="24"/>
          <w:szCs w:val="24"/>
          <w:lang/>
        </w:rPr>
        <w:t>的处理时间，相比</w:t>
      </w:r>
      <w:r>
        <w:rPr>
          <w:rFonts w:ascii="Times New Roman" w:hAnsi="Times New Roman" w:hint="eastAsia"/>
          <w:sz w:val="24"/>
          <w:szCs w:val="24"/>
          <w:lang/>
        </w:rPr>
        <w:t>HDFS</w:t>
      </w:r>
      <w:r>
        <w:rPr>
          <w:rFonts w:ascii="Times New Roman" w:hAnsi="Times New Roman" w:hint="eastAsia"/>
          <w:sz w:val="24"/>
          <w:szCs w:val="24"/>
          <w:lang/>
        </w:rPr>
        <w:t>默认的数据放置策略平均减少了</w:t>
      </w:r>
      <w:r>
        <w:rPr>
          <w:rFonts w:ascii="Times New Roman" w:hAnsi="Times New Roman" w:hint="eastAsia"/>
          <w:sz w:val="24"/>
          <w:szCs w:val="24"/>
          <w:lang/>
        </w:rPr>
        <w:t>50%</w:t>
      </w:r>
      <w:r>
        <w:rPr>
          <w:rFonts w:ascii="Times New Roman" w:hAnsi="Times New Roman" w:hint="eastAsia"/>
          <w:sz w:val="24"/>
          <w:szCs w:val="24"/>
          <w:lang/>
        </w:rPr>
        <w:t>以上的时间，大大减少总任务的处理时间，减少了用户等待的时间。</w:t>
      </w:r>
    </w:p>
    <w:p w:rsidR="003266E1" w:rsidRPr="003266E1" w:rsidRDefault="00510975" w:rsidP="003647B6">
      <w:pPr>
        <w:pStyle w:val="110"/>
        <w:spacing w:before="156" w:after="156"/>
        <w:rPr>
          <w:lang w:val="en-US" w:eastAsia="zh-CN"/>
        </w:rPr>
      </w:pPr>
      <w:bookmarkStart w:id="286" w:name="_Toc440442887"/>
      <w:bookmarkStart w:id="287" w:name="_Toc476847747"/>
      <w:r>
        <w:rPr>
          <w:rFonts w:hint="eastAsia"/>
          <w:lang w:val="en-US" w:eastAsia="zh-CN"/>
        </w:rPr>
        <w:t>5.4</w:t>
      </w:r>
      <w:r w:rsidR="00724F2C" w:rsidRPr="003266E1">
        <w:rPr>
          <w:rFonts w:hint="eastAsia"/>
          <w:lang w:val="en-US" w:eastAsia="zh-CN"/>
        </w:rPr>
        <w:t>本章小结</w:t>
      </w:r>
      <w:bookmarkEnd w:id="286"/>
      <w:bookmarkEnd w:id="287"/>
    </w:p>
    <w:p w:rsidR="002E72BD" w:rsidRPr="002E72BD" w:rsidRDefault="002E72BD" w:rsidP="00C10F5B">
      <w:pPr>
        <w:adjustRightInd w:val="0"/>
        <w:snapToGrid w:val="0"/>
        <w:spacing w:line="400" w:lineRule="exact"/>
        <w:ind w:firstLineChars="200" w:firstLine="480"/>
        <w:jc w:val="both"/>
        <w:textAlignment w:val="center"/>
        <w:rPr>
          <w:rFonts w:ascii="Times New Roman" w:hAnsi="Times New Roman"/>
          <w:sz w:val="24"/>
          <w:szCs w:val="24"/>
        </w:rPr>
      </w:pPr>
      <w:r>
        <w:rPr>
          <w:rFonts w:ascii="Times New Roman" w:hAnsi="Times New Roman" w:hint="eastAsia"/>
          <w:sz w:val="24"/>
          <w:szCs w:val="24"/>
        </w:rPr>
        <w:t>本章首先详细介绍了</w:t>
      </w:r>
      <w:r w:rsidRPr="002E72BD">
        <w:rPr>
          <w:rFonts w:ascii="Times New Roman" w:hAnsi="Times New Roman" w:hint="eastAsia"/>
          <w:sz w:val="24"/>
          <w:szCs w:val="24"/>
        </w:rPr>
        <w:t>基于</w:t>
      </w:r>
      <w:r w:rsidRPr="002E72BD">
        <w:rPr>
          <w:rFonts w:ascii="Times New Roman" w:hAnsi="Times New Roman" w:hint="eastAsia"/>
          <w:sz w:val="24"/>
          <w:szCs w:val="24"/>
        </w:rPr>
        <w:t>Spark</w:t>
      </w:r>
      <w:r w:rsidRPr="002E72BD">
        <w:rPr>
          <w:rFonts w:ascii="Times New Roman" w:hAnsi="Times New Roman" w:hint="eastAsia"/>
          <w:sz w:val="24"/>
          <w:szCs w:val="24"/>
        </w:rPr>
        <w:t>分布式计算框架的视频离线处理系统实现</w:t>
      </w:r>
      <w:r w:rsidR="000648C2">
        <w:rPr>
          <w:rFonts w:ascii="Times New Roman" w:hAnsi="Times New Roman" w:hint="eastAsia"/>
          <w:sz w:val="24"/>
          <w:szCs w:val="24"/>
        </w:rPr>
        <w:t>，主要是是对</w:t>
      </w:r>
      <w:r w:rsidR="000648C2">
        <w:rPr>
          <w:rFonts w:ascii="Times New Roman" w:hAnsi="Times New Roman" w:hint="eastAsia"/>
          <w:sz w:val="24"/>
          <w:szCs w:val="24"/>
        </w:rPr>
        <w:t>HDFS</w:t>
      </w:r>
      <w:r w:rsidR="000648C2">
        <w:rPr>
          <w:rFonts w:ascii="Times New Roman" w:hAnsi="Times New Roman" w:hint="eastAsia"/>
          <w:sz w:val="24"/>
          <w:szCs w:val="24"/>
        </w:rPr>
        <w:t>的自定义数据放置方法的实现，然后介绍了基于</w:t>
      </w:r>
      <w:r w:rsidR="000648C2">
        <w:rPr>
          <w:rFonts w:ascii="Times New Roman" w:hAnsi="Times New Roman" w:hint="eastAsia"/>
          <w:sz w:val="24"/>
          <w:szCs w:val="24"/>
        </w:rPr>
        <w:t>Spark</w:t>
      </w:r>
      <w:r w:rsidR="000648C2">
        <w:rPr>
          <w:rFonts w:ascii="Times New Roman" w:hAnsi="Times New Roman" w:hint="eastAsia"/>
          <w:sz w:val="24"/>
          <w:szCs w:val="24"/>
        </w:rPr>
        <w:t>分布式计算框架的离线视频</w:t>
      </w:r>
      <w:r w:rsidR="00EF5516">
        <w:rPr>
          <w:rFonts w:ascii="Times New Roman" w:hAnsi="Times New Roman" w:hint="eastAsia"/>
          <w:sz w:val="24"/>
          <w:szCs w:val="24"/>
        </w:rPr>
        <w:t>浓缩算法的实现，之后详细介绍了测试环境，最后通过实验验证了</w:t>
      </w:r>
      <w:r w:rsidR="00EF5516">
        <w:rPr>
          <w:rFonts w:ascii="Times New Roman" w:hAnsi="Times New Roman" w:hint="eastAsia"/>
          <w:sz w:val="24"/>
          <w:szCs w:val="24"/>
        </w:rPr>
        <w:t>CTPM</w:t>
      </w:r>
      <w:r w:rsidR="00EF5516">
        <w:rPr>
          <w:rFonts w:ascii="Times New Roman" w:hAnsi="Times New Roman" w:hint="eastAsia"/>
          <w:sz w:val="24"/>
          <w:szCs w:val="24"/>
        </w:rPr>
        <w:t>时间预测模型的准确性、</w:t>
      </w:r>
      <w:r w:rsidR="00EF5516">
        <w:rPr>
          <w:rFonts w:ascii="Times New Roman" w:hAnsi="Times New Roman" w:hint="eastAsia"/>
          <w:sz w:val="24"/>
          <w:szCs w:val="24"/>
        </w:rPr>
        <w:t>IDPA</w:t>
      </w:r>
      <w:r w:rsidR="00EF5516">
        <w:rPr>
          <w:rFonts w:ascii="Times New Roman" w:hAnsi="Times New Roman" w:hint="eastAsia"/>
          <w:sz w:val="24"/>
          <w:szCs w:val="24"/>
        </w:rPr>
        <w:t>数据块初始放置策略和</w:t>
      </w:r>
      <w:r w:rsidR="00EF5516">
        <w:rPr>
          <w:rFonts w:ascii="Times New Roman" w:hAnsi="Times New Roman" w:hint="eastAsia"/>
          <w:sz w:val="24"/>
          <w:szCs w:val="24"/>
        </w:rPr>
        <w:t>DRA</w:t>
      </w:r>
      <w:r w:rsidR="00EF5516">
        <w:rPr>
          <w:rFonts w:ascii="Times New Roman" w:hAnsi="Times New Roman" w:hint="eastAsia"/>
          <w:sz w:val="24"/>
          <w:szCs w:val="24"/>
        </w:rPr>
        <w:t>数据迁移策略的效果，证明了基于</w:t>
      </w:r>
      <w:r w:rsidR="00EF5516">
        <w:rPr>
          <w:rFonts w:ascii="Times New Roman" w:hAnsi="Times New Roman" w:hint="eastAsia"/>
          <w:sz w:val="24"/>
          <w:szCs w:val="24"/>
        </w:rPr>
        <w:t>CTPM</w:t>
      </w:r>
      <w:r w:rsidR="00EF5516">
        <w:rPr>
          <w:rFonts w:ascii="Times New Roman" w:hAnsi="Times New Roman" w:hint="eastAsia"/>
          <w:sz w:val="24"/>
          <w:szCs w:val="24"/>
        </w:rPr>
        <w:t>模型的</w:t>
      </w:r>
      <w:r w:rsidR="00EF5516">
        <w:rPr>
          <w:rFonts w:ascii="Times New Roman" w:hAnsi="Times New Roman" w:hint="eastAsia"/>
          <w:sz w:val="24"/>
          <w:szCs w:val="24"/>
        </w:rPr>
        <w:t>IDPA</w:t>
      </w:r>
      <w:r w:rsidR="00EF5516">
        <w:rPr>
          <w:rFonts w:ascii="Times New Roman" w:hAnsi="Times New Roman" w:hint="eastAsia"/>
          <w:sz w:val="24"/>
          <w:szCs w:val="24"/>
        </w:rPr>
        <w:t>和</w:t>
      </w:r>
      <w:r w:rsidR="00EF5516">
        <w:rPr>
          <w:rFonts w:ascii="Times New Roman" w:hAnsi="Times New Roman" w:hint="eastAsia"/>
          <w:sz w:val="24"/>
          <w:szCs w:val="24"/>
        </w:rPr>
        <w:t>DRA</w:t>
      </w:r>
      <w:r w:rsidR="00EF5516">
        <w:rPr>
          <w:rFonts w:ascii="Times New Roman" w:hAnsi="Times New Roman" w:hint="eastAsia"/>
          <w:sz w:val="24"/>
          <w:szCs w:val="24"/>
        </w:rPr>
        <w:t>策略，能够有效平衡</w:t>
      </w:r>
      <w:r w:rsidR="00EF5516">
        <w:rPr>
          <w:rFonts w:ascii="Times New Roman" w:hAnsi="Times New Roman" w:hint="eastAsia"/>
          <w:sz w:val="24"/>
          <w:szCs w:val="24"/>
        </w:rPr>
        <w:t>SVPC</w:t>
      </w:r>
      <w:r w:rsidR="00EF5516">
        <w:rPr>
          <w:rFonts w:ascii="Times New Roman" w:hAnsi="Times New Roman" w:hint="eastAsia"/>
          <w:sz w:val="24"/>
          <w:szCs w:val="24"/>
        </w:rPr>
        <w:t>监控视频离线处理集群的负载，减少集群内部网络的传输，相比</w:t>
      </w:r>
      <w:r w:rsidR="00EF5516">
        <w:rPr>
          <w:rFonts w:ascii="Times New Roman" w:hAnsi="Times New Roman" w:hint="eastAsia"/>
          <w:sz w:val="24"/>
          <w:szCs w:val="24"/>
        </w:rPr>
        <w:t>HDFS</w:t>
      </w:r>
      <w:r w:rsidR="00EF5516">
        <w:rPr>
          <w:rFonts w:ascii="Times New Roman" w:hAnsi="Times New Roman" w:hint="eastAsia"/>
          <w:sz w:val="24"/>
          <w:szCs w:val="24"/>
        </w:rPr>
        <w:t>默认的数据放置算法大大减少了任务处理的总时间，提高了集群计算资源的利用率，降低了用户等待离线视频处理结果的等待时间。</w:t>
      </w:r>
    </w:p>
    <w:p w:rsidR="00943615" w:rsidRDefault="00943615" w:rsidP="003266E1">
      <w:pPr>
        <w:adjustRightInd w:val="0"/>
        <w:snapToGrid w:val="0"/>
        <w:spacing w:line="400" w:lineRule="exact"/>
        <w:ind w:firstLineChars="200" w:firstLine="480"/>
        <w:textAlignment w:val="center"/>
        <w:rPr>
          <w:rFonts w:ascii="Times New Roman" w:hAnsi="Times New Roman"/>
          <w:sz w:val="24"/>
          <w:szCs w:val="24"/>
        </w:rPr>
      </w:pPr>
    </w:p>
    <w:p w:rsidR="00EF5516" w:rsidRDefault="00EF5516" w:rsidP="00800E0A">
      <w:pPr>
        <w:adjustRightInd w:val="0"/>
        <w:snapToGrid w:val="0"/>
        <w:spacing w:line="400" w:lineRule="exact"/>
        <w:ind w:firstLineChars="200" w:firstLine="480"/>
        <w:textAlignment w:val="center"/>
        <w:rPr>
          <w:rFonts w:ascii="Times New Roman" w:hAnsi="Times New Roman"/>
          <w:sz w:val="24"/>
          <w:szCs w:val="24"/>
        </w:rPr>
        <w:sectPr w:rsidR="00EF5516" w:rsidSect="00E955FE">
          <w:headerReference w:type="default" r:id="rId58"/>
          <w:pgSz w:w="11906" w:h="16838"/>
          <w:pgMar w:top="1440" w:right="1800" w:bottom="1440" w:left="1800" w:header="851" w:footer="992" w:gutter="0"/>
          <w:cols w:space="425"/>
          <w:docGrid w:type="lines" w:linePitch="312"/>
        </w:sectPr>
      </w:pPr>
    </w:p>
    <w:p w:rsidR="003266E1" w:rsidRPr="003C14E1" w:rsidRDefault="0060332C" w:rsidP="00E97B4E">
      <w:pPr>
        <w:pStyle w:val="1"/>
        <w:numPr>
          <w:ilvl w:val="0"/>
          <w:numId w:val="16"/>
        </w:numPr>
        <w:snapToGrid/>
        <w:spacing w:after="624" w:line="400" w:lineRule="exact"/>
        <w:ind w:left="0" w:firstLine="0"/>
        <w:rPr>
          <w:rFonts w:cstheme="minorBidi"/>
          <w:lang w:val="en-US" w:eastAsia="zh-CN"/>
        </w:rPr>
      </w:pPr>
      <w:bookmarkStart w:id="288" w:name="_Toc476847748"/>
      <w:r>
        <w:rPr>
          <w:rFonts w:cstheme="minorBidi" w:hint="eastAsia"/>
          <w:lang w:val="en-US" w:eastAsia="zh-CN"/>
        </w:rPr>
        <w:lastRenderedPageBreak/>
        <w:t>总结与展望</w:t>
      </w:r>
      <w:bookmarkEnd w:id="288"/>
    </w:p>
    <w:p w:rsidR="003266E1" w:rsidRPr="003266E1" w:rsidRDefault="00890517" w:rsidP="003647B6">
      <w:pPr>
        <w:pStyle w:val="110"/>
        <w:spacing w:before="156" w:after="156"/>
        <w:rPr>
          <w:lang w:val="en-US" w:eastAsia="zh-CN"/>
        </w:rPr>
      </w:pPr>
      <w:bookmarkStart w:id="289" w:name="_Toc440442889"/>
      <w:bookmarkStart w:id="290" w:name="_Toc476847749"/>
      <w:r w:rsidRPr="003266E1">
        <w:rPr>
          <w:rFonts w:hint="eastAsia"/>
          <w:lang w:val="en-US" w:eastAsia="zh-CN"/>
        </w:rPr>
        <w:t>6</w:t>
      </w:r>
      <w:r w:rsidR="006D6F41" w:rsidRPr="003266E1">
        <w:rPr>
          <w:rFonts w:hint="eastAsia"/>
          <w:lang w:val="en-US" w:eastAsia="zh-CN"/>
        </w:rPr>
        <w:t>.1总结</w:t>
      </w:r>
      <w:bookmarkEnd w:id="289"/>
      <w:bookmarkEnd w:id="290"/>
    </w:p>
    <w:p w:rsidR="00323B51" w:rsidRDefault="001862B4" w:rsidP="00C10F5B">
      <w:pPr>
        <w:adjustRightInd w:val="0"/>
        <w:snapToGrid w:val="0"/>
        <w:spacing w:line="400" w:lineRule="exact"/>
        <w:ind w:firstLineChars="200" w:firstLine="480"/>
        <w:jc w:val="both"/>
        <w:rPr>
          <w:rFonts w:ascii="Times New Roman" w:hAnsi="Times New Roman"/>
          <w:sz w:val="24"/>
        </w:rPr>
      </w:pPr>
      <w:r>
        <w:rPr>
          <w:rFonts w:ascii="Times New Roman" w:hAnsi="Times New Roman"/>
          <w:sz w:val="24"/>
        </w:rPr>
        <w:t>随着</w:t>
      </w:r>
      <w:r w:rsidR="00932FC2">
        <w:rPr>
          <w:rFonts w:ascii="Times New Roman" w:hAnsi="Times New Roman" w:hint="eastAsia"/>
          <w:sz w:val="24"/>
        </w:rPr>
        <w:t>社会对安防的重视</w:t>
      </w:r>
      <w:r w:rsidR="008F25C0">
        <w:rPr>
          <w:rFonts w:ascii="Times New Roman" w:hAnsi="Times New Roman" w:hint="eastAsia"/>
          <w:sz w:val="24"/>
        </w:rPr>
        <w:t>，监控摄像头遍布城市的各个角落，数量呈爆发式增长。</w:t>
      </w:r>
      <w:r w:rsidR="00932FC2">
        <w:rPr>
          <w:rFonts w:ascii="Times New Roman" w:hAnsi="Times New Roman" w:hint="eastAsia"/>
          <w:sz w:val="24"/>
        </w:rPr>
        <w:t>由此产生了海量的监控视频数据，本文对传统的</w:t>
      </w:r>
      <w:r w:rsidR="008F25C0">
        <w:rPr>
          <w:rFonts w:ascii="Times New Roman" w:hAnsi="Times New Roman" w:hint="eastAsia"/>
          <w:sz w:val="24"/>
        </w:rPr>
        <w:t>监控视频</w:t>
      </w:r>
      <w:r w:rsidR="00932FC2">
        <w:rPr>
          <w:rFonts w:ascii="Times New Roman" w:hAnsi="Times New Roman" w:hint="eastAsia"/>
          <w:sz w:val="24"/>
        </w:rPr>
        <w:t>离线</w:t>
      </w:r>
      <w:r w:rsidR="008F25C0">
        <w:rPr>
          <w:rFonts w:ascii="Times New Roman" w:hAnsi="Times New Roman" w:hint="eastAsia"/>
          <w:sz w:val="24"/>
        </w:rPr>
        <w:t>处理系统进行详细的研究。</w:t>
      </w:r>
      <w:r w:rsidR="00932FC2">
        <w:rPr>
          <w:rFonts w:ascii="Times New Roman" w:hAnsi="Times New Roman" w:hint="eastAsia"/>
          <w:sz w:val="24"/>
        </w:rPr>
        <w:t>传统的</w:t>
      </w:r>
      <w:r w:rsidR="008F25C0" w:rsidRPr="008F25C0">
        <w:rPr>
          <w:rFonts w:ascii="Times New Roman" w:hAnsi="Times New Roman" w:hint="eastAsia"/>
          <w:sz w:val="24"/>
        </w:rPr>
        <w:t>监控视频</w:t>
      </w:r>
      <w:r w:rsidR="00932FC2">
        <w:rPr>
          <w:rFonts w:ascii="Times New Roman" w:hAnsi="Times New Roman" w:hint="eastAsia"/>
          <w:sz w:val="24"/>
        </w:rPr>
        <w:t>离线</w:t>
      </w:r>
      <w:r w:rsidR="008F25C0" w:rsidRPr="008F25C0">
        <w:rPr>
          <w:rFonts w:ascii="Times New Roman" w:hAnsi="Times New Roman" w:hint="eastAsia"/>
          <w:sz w:val="24"/>
        </w:rPr>
        <w:t>处理系统</w:t>
      </w:r>
      <w:r w:rsidR="00932FC2">
        <w:rPr>
          <w:rFonts w:ascii="Times New Roman" w:hAnsi="Times New Roman" w:hint="eastAsia"/>
          <w:sz w:val="24"/>
        </w:rPr>
        <w:t>在分布式处理</w:t>
      </w:r>
      <w:r w:rsidR="004128EC">
        <w:rPr>
          <w:rFonts w:ascii="Times New Roman" w:hAnsi="Times New Roman" w:hint="eastAsia"/>
          <w:sz w:val="24"/>
        </w:rPr>
        <w:t>大规模视频数据时，</w:t>
      </w:r>
      <w:r w:rsidR="00932FC2">
        <w:rPr>
          <w:rFonts w:ascii="Times New Roman" w:hAnsi="Times New Roman" w:hint="eastAsia"/>
          <w:sz w:val="24"/>
        </w:rPr>
        <w:t>存在集群内节点负载不均衡的问题</w:t>
      </w:r>
      <w:r w:rsidR="008F25C0">
        <w:rPr>
          <w:rFonts w:ascii="Times New Roman" w:hAnsi="Times New Roman" w:hint="eastAsia"/>
          <w:sz w:val="24"/>
        </w:rPr>
        <w:t>。</w:t>
      </w:r>
      <w:r w:rsidR="00932FC2">
        <w:rPr>
          <w:rFonts w:ascii="Times New Roman" w:hAnsi="Times New Roman" w:hint="eastAsia"/>
          <w:sz w:val="24"/>
        </w:rPr>
        <w:t>同时集群内节点之间产生大量的网络传输，进一步加剧了集群内负载不均衡的状况</w:t>
      </w:r>
      <w:r w:rsidR="007F7025">
        <w:rPr>
          <w:rFonts w:ascii="Times New Roman" w:hAnsi="Times New Roman" w:hint="eastAsia"/>
          <w:sz w:val="24"/>
        </w:rPr>
        <w:t>，从而导致处理任务时间大大增加，降低了分布式处理集群的效率。</w:t>
      </w:r>
      <w:r w:rsidR="001F1939">
        <w:rPr>
          <w:rFonts w:ascii="Times New Roman" w:hAnsi="Times New Roman" w:hint="eastAsia"/>
          <w:sz w:val="24"/>
        </w:rPr>
        <w:t>本文</w:t>
      </w:r>
      <w:r w:rsidR="004128EC">
        <w:rPr>
          <w:rFonts w:ascii="Times New Roman" w:hAnsi="Times New Roman" w:hint="eastAsia"/>
          <w:sz w:val="24"/>
        </w:rPr>
        <w:t>通</w:t>
      </w:r>
      <w:r w:rsidR="004128EC" w:rsidRPr="004128EC">
        <w:rPr>
          <w:rFonts w:ascii="Times New Roman" w:hAnsi="Times New Roman" w:hint="eastAsia"/>
          <w:sz w:val="24"/>
        </w:rPr>
        <w:t>过</w:t>
      </w:r>
      <w:r w:rsidR="004128EC">
        <w:rPr>
          <w:rFonts w:ascii="Times New Roman" w:hAnsi="Times New Roman" w:hint="eastAsia"/>
          <w:sz w:val="24"/>
        </w:rPr>
        <w:t>深入</w:t>
      </w:r>
      <w:r w:rsidR="004128EC" w:rsidRPr="004128EC">
        <w:rPr>
          <w:rFonts w:ascii="Times New Roman" w:hAnsi="Times New Roman" w:hint="eastAsia"/>
          <w:sz w:val="24"/>
        </w:rPr>
        <w:t>分析当前主流</w:t>
      </w:r>
      <w:r w:rsidR="004128EC">
        <w:rPr>
          <w:rFonts w:ascii="Times New Roman" w:hAnsi="Times New Roman" w:hint="eastAsia"/>
          <w:sz w:val="24"/>
        </w:rPr>
        <w:t>分布式</w:t>
      </w:r>
      <w:r w:rsidR="007F7025">
        <w:rPr>
          <w:rFonts w:ascii="Times New Roman" w:hAnsi="Times New Roman" w:hint="eastAsia"/>
          <w:sz w:val="24"/>
        </w:rPr>
        <w:t>视频数据离线</w:t>
      </w:r>
      <w:r w:rsidR="004128EC" w:rsidRPr="004128EC">
        <w:rPr>
          <w:rFonts w:ascii="Times New Roman" w:hAnsi="Times New Roman" w:hint="eastAsia"/>
          <w:sz w:val="24"/>
        </w:rPr>
        <w:t>计算框架</w:t>
      </w:r>
      <w:r w:rsidR="004128EC">
        <w:rPr>
          <w:rFonts w:ascii="Times New Roman" w:hAnsi="Times New Roman" w:hint="eastAsia"/>
          <w:sz w:val="24"/>
        </w:rPr>
        <w:t>的设计思想以及视频处理过程，提出</w:t>
      </w:r>
      <w:r w:rsidR="004128EC" w:rsidRPr="004128EC">
        <w:rPr>
          <w:rFonts w:ascii="Times New Roman" w:hAnsi="Times New Roman" w:hint="eastAsia"/>
          <w:sz w:val="24"/>
        </w:rPr>
        <w:t>基于</w:t>
      </w:r>
      <w:r w:rsidR="007F7025">
        <w:rPr>
          <w:rFonts w:ascii="Times New Roman" w:hAnsi="Times New Roman" w:hint="eastAsia"/>
          <w:sz w:val="24"/>
        </w:rPr>
        <w:t>CTPM</w:t>
      </w:r>
      <w:r w:rsidR="007F7025">
        <w:rPr>
          <w:rFonts w:ascii="Times New Roman" w:hAnsi="Times New Roman" w:hint="eastAsia"/>
          <w:sz w:val="24"/>
        </w:rPr>
        <w:t>视频数据块时间预测模型的</w:t>
      </w:r>
      <w:r w:rsidR="007F7025">
        <w:rPr>
          <w:rFonts w:ascii="Times New Roman" w:hAnsi="Times New Roman" w:hint="eastAsia"/>
          <w:sz w:val="24"/>
        </w:rPr>
        <w:t>IDPA</w:t>
      </w:r>
      <w:r w:rsidR="007F7025">
        <w:rPr>
          <w:rFonts w:ascii="Times New Roman" w:hAnsi="Times New Roman" w:hint="eastAsia"/>
          <w:sz w:val="24"/>
        </w:rPr>
        <w:t>初始数据放置算法以及</w:t>
      </w:r>
      <w:r w:rsidR="007F7025">
        <w:rPr>
          <w:rFonts w:ascii="Times New Roman" w:hAnsi="Times New Roman" w:hint="eastAsia"/>
          <w:sz w:val="24"/>
        </w:rPr>
        <w:t>DRA</w:t>
      </w:r>
      <w:r w:rsidR="007F7025">
        <w:rPr>
          <w:rFonts w:ascii="Times New Roman" w:hAnsi="Times New Roman" w:hint="eastAsia"/>
          <w:sz w:val="24"/>
        </w:rPr>
        <w:t>数据迁移算法来解决分布式视频离线处理集群负载不均衡等问题，相比</w:t>
      </w:r>
      <w:r w:rsidR="007F7025">
        <w:rPr>
          <w:rFonts w:ascii="Times New Roman" w:hAnsi="Times New Roman" w:hint="eastAsia"/>
          <w:sz w:val="24"/>
        </w:rPr>
        <w:t>HDFS</w:t>
      </w:r>
      <w:r w:rsidR="007F7025">
        <w:rPr>
          <w:rFonts w:ascii="Times New Roman" w:hAnsi="Times New Roman" w:hint="eastAsia"/>
          <w:sz w:val="24"/>
        </w:rPr>
        <w:t>默认的数据放置算法，大大减少了任务总耗时，提高了集群的负载均衡状况，大大降低了集群内部的网络传输量</w:t>
      </w:r>
      <w:r w:rsidR="004128EC" w:rsidRPr="004128EC">
        <w:rPr>
          <w:rFonts w:ascii="Times New Roman" w:hAnsi="Times New Roman" w:hint="eastAsia"/>
          <w:sz w:val="24"/>
        </w:rPr>
        <w:t>。</w:t>
      </w:r>
      <w:r w:rsidR="007F7025">
        <w:rPr>
          <w:rFonts w:ascii="Times New Roman" w:hAnsi="Times New Roman" w:hint="eastAsia"/>
          <w:sz w:val="24"/>
        </w:rPr>
        <w:t>之后，本文设计了基于</w:t>
      </w:r>
      <w:r w:rsidR="007F7025">
        <w:rPr>
          <w:rFonts w:ascii="Times New Roman" w:hAnsi="Times New Roman" w:hint="eastAsia"/>
          <w:sz w:val="24"/>
        </w:rPr>
        <w:t>Spark</w:t>
      </w:r>
      <w:r w:rsidR="007F7025">
        <w:rPr>
          <w:rFonts w:ascii="Times New Roman" w:hAnsi="Times New Roman" w:hint="eastAsia"/>
          <w:sz w:val="24"/>
        </w:rPr>
        <w:t>分布式计算框架的离线视频浓缩算</w:t>
      </w:r>
      <w:r w:rsidR="00034A6D">
        <w:rPr>
          <w:rFonts w:ascii="Times New Roman" w:hAnsi="Times New Roman" w:hint="eastAsia"/>
          <w:sz w:val="24"/>
        </w:rPr>
        <w:t>法</w:t>
      </w:r>
      <w:r w:rsidR="007F7025">
        <w:rPr>
          <w:rFonts w:ascii="Times New Roman" w:hAnsi="Times New Roman" w:hint="eastAsia"/>
          <w:sz w:val="24"/>
        </w:rPr>
        <w:t>对</w:t>
      </w:r>
      <w:r w:rsidR="007F7025">
        <w:rPr>
          <w:rFonts w:ascii="Times New Roman" w:hAnsi="Times New Roman" w:hint="eastAsia"/>
          <w:sz w:val="24"/>
        </w:rPr>
        <w:t>CTPM</w:t>
      </w:r>
      <w:r w:rsidR="007F7025">
        <w:rPr>
          <w:rFonts w:ascii="Times New Roman" w:hAnsi="Times New Roman" w:hint="eastAsia"/>
          <w:sz w:val="24"/>
        </w:rPr>
        <w:t>、</w:t>
      </w:r>
      <w:r w:rsidR="007F7025">
        <w:rPr>
          <w:rFonts w:ascii="Times New Roman" w:hAnsi="Times New Roman" w:hint="eastAsia"/>
          <w:sz w:val="24"/>
        </w:rPr>
        <w:t>IDPA</w:t>
      </w:r>
      <w:r w:rsidR="007F7025">
        <w:rPr>
          <w:rFonts w:ascii="Times New Roman" w:hAnsi="Times New Roman" w:hint="eastAsia"/>
          <w:sz w:val="24"/>
        </w:rPr>
        <w:t>、</w:t>
      </w:r>
      <w:r w:rsidR="007F7025">
        <w:rPr>
          <w:rFonts w:ascii="Times New Roman" w:hAnsi="Times New Roman" w:hint="eastAsia"/>
          <w:sz w:val="24"/>
        </w:rPr>
        <w:t>DRA</w:t>
      </w:r>
      <w:r w:rsidR="007F7025">
        <w:rPr>
          <w:rFonts w:ascii="Times New Roman" w:hAnsi="Times New Roman" w:hint="eastAsia"/>
          <w:sz w:val="24"/>
        </w:rPr>
        <w:t>算法进行了效果验证</w:t>
      </w:r>
      <w:r w:rsidR="00F329CC">
        <w:rPr>
          <w:rFonts w:ascii="Times New Roman" w:hAnsi="Times New Roman" w:hint="eastAsia"/>
          <w:sz w:val="24"/>
        </w:rPr>
        <w:t>。</w:t>
      </w:r>
      <w:r w:rsidR="00323B51">
        <w:rPr>
          <w:rFonts w:ascii="Times New Roman" w:hAnsi="Times New Roman"/>
          <w:sz w:val="24"/>
        </w:rPr>
        <w:t>本文主要</w:t>
      </w:r>
      <w:r w:rsidR="00E453E4">
        <w:rPr>
          <w:rFonts w:ascii="Times New Roman" w:hAnsi="Times New Roman"/>
          <w:sz w:val="24"/>
        </w:rPr>
        <w:t>工作</w:t>
      </w:r>
      <w:r w:rsidR="00323B51">
        <w:rPr>
          <w:rFonts w:ascii="Times New Roman" w:hAnsi="Times New Roman"/>
          <w:sz w:val="24"/>
        </w:rPr>
        <w:t>包括以下</w:t>
      </w:r>
      <w:r w:rsidR="00AA62A1">
        <w:rPr>
          <w:rFonts w:ascii="Times New Roman" w:hAnsi="Times New Roman" w:hint="eastAsia"/>
          <w:sz w:val="24"/>
        </w:rPr>
        <w:t>4</w:t>
      </w:r>
      <w:r w:rsidR="007F7025">
        <w:rPr>
          <w:rFonts w:ascii="Times New Roman" w:hAnsi="Times New Roman" w:hint="eastAsia"/>
          <w:sz w:val="24"/>
        </w:rPr>
        <w:t>个</w:t>
      </w:r>
      <w:r w:rsidR="00323B51">
        <w:rPr>
          <w:rFonts w:ascii="Times New Roman" w:hAnsi="Times New Roman" w:hint="eastAsia"/>
          <w:sz w:val="24"/>
        </w:rPr>
        <w:t>部分：</w:t>
      </w:r>
    </w:p>
    <w:p w:rsidR="007F7025" w:rsidRPr="00B64F47" w:rsidRDefault="00AA62A1" w:rsidP="00C10F5B">
      <w:pPr>
        <w:pStyle w:val="a5"/>
        <w:numPr>
          <w:ilvl w:val="0"/>
          <w:numId w:val="37"/>
        </w:numPr>
        <w:spacing w:line="400" w:lineRule="exact"/>
        <w:ind w:left="851" w:firstLineChars="0" w:hanging="425"/>
        <w:jc w:val="both"/>
        <w:rPr>
          <w:sz w:val="24"/>
        </w:rPr>
      </w:pPr>
      <w:r>
        <w:rPr>
          <w:rFonts w:hint="eastAsia"/>
          <w:sz w:val="24"/>
        </w:rPr>
        <w:t>监控</w:t>
      </w:r>
      <w:r w:rsidR="007F7025">
        <w:rPr>
          <w:rFonts w:hint="eastAsia"/>
          <w:sz w:val="24"/>
        </w:rPr>
        <w:t>视频</w:t>
      </w:r>
      <w:r>
        <w:rPr>
          <w:rFonts w:hint="eastAsia"/>
          <w:sz w:val="24"/>
        </w:rPr>
        <w:t>离线</w:t>
      </w:r>
      <w:r w:rsidR="007F7025">
        <w:rPr>
          <w:rFonts w:hint="eastAsia"/>
          <w:sz w:val="24"/>
        </w:rPr>
        <w:t>处理任务时间预测模型</w:t>
      </w:r>
    </w:p>
    <w:p w:rsidR="007F7025" w:rsidRDefault="00AA62A1" w:rsidP="00AA011E">
      <w:pPr>
        <w:spacing w:line="400" w:lineRule="atLeast"/>
        <w:ind w:leftChars="201" w:left="422" w:firstLine="418"/>
        <w:jc w:val="both"/>
        <w:rPr>
          <w:rFonts w:ascii="Times New Roman" w:hAnsi="Times New Roman"/>
          <w:sz w:val="24"/>
          <w:szCs w:val="24"/>
        </w:rPr>
      </w:pPr>
      <w:r>
        <w:rPr>
          <w:rFonts w:ascii="Times New Roman" w:hAnsi="Times New Roman" w:hint="eastAsia"/>
          <w:sz w:val="24"/>
          <w:szCs w:val="24"/>
        </w:rPr>
        <w:t>本文</w:t>
      </w:r>
      <w:r w:rsidR="007F7025" w:rsidRPr="00B64F47">
        <w:rPr>
          <w:rFonts w:ascii="Times New Roman" w:hAnsi="Times New Roman" w:hint="eastAsia"/>
          <w:sz w:val="24"/>
          <w:szCs w:val="24"/>
        </w:rPr>
        <w:t>通</w:t>
      </w:r>
      <w:r w:rsidR="007F7025">
        <w:rPr>
          <w:rFonts w:ascii="Times New Roman" w:hAnsi="Times New Roman" w:hint="eastAsia"/>
          <w:sz w:val="24"/>
          <w:szCs w:val="24"/>
        </w:rPr>
        <w:t>过分析当前主流的智能视频处理算法，</w:t>
      </w:r>
      <w:r>
        <w:rPr>
          <w:rFonts w:ascii="Times New Roman" w:hAnsi="Times New Roman" w:hint="eastAsia"/>
          <w:sz w:val="24"/>
          <w:szCs w:val="24"/>
        </w:rPr>
        <w:t>发现目前主流的智能视频处理算法都是建立在像素处理的基础上进行功能扩展的，得出影响这些算法处理时间的主要因素主要是监控视频数据块的分辨率、帧率等属性，</w:t>
      </w:r>
      <w:r w:rsidR="007F7025">
        <w:rPr>
          <w:rFonts w:ascii="Times New Roman" w:hAnsi="Times New Roman" w:hint="eastAsia"/>
          <w:sz w:val="24"/>
          <w:szCs w:val="24"/>
        </w:rPr>
        <w:t>在实验的基础上提出了一种</w:t>
      </w:r>
      <w:r w:rsidRPr="00AA62A1">
        <w:rPr>
          <w:rFonts w:ascii="Times New Roman" w:hAnsi="Times New Roman" w:hint="eastAsia"/>
          <w:sz w:val="24"/>
          <w:szCs w:val="24"/>
        </w:rPr>
        <w:t>混合集群下的监控视频</w:t>
      </w:r>
      <w:r>
        <w:rPr>
          <w:rFonts w:ascii="Times New Roman" w:hAnsi="Times New Roman" w:hint="eastAsia"/>
          <w:sz w:val="24"/>
          <w:szCs w:val="24"/>
        </w:rPr>
        <w:t>离线</w:t>
      </w:r>
      <w:r w:rsidRPr="00AA62A1">
        <w:rPr>
          <w:rFonts w:ascii="Times New Roman" w:hAnsi="Times New Roman" w:hint="eastAsia"/>
          <w:sz w:val="24"/>
          <w:szCs w:val="24"/>
        </w:rPr>
        <w:t>处理任务时间预测模型</w:t>
      </w:r>
      <w:r>
        <w:rPr>
          <w:rFonts w:ascii="Times New Roman" w:hAnsi="Times New Roman" w:hint="eastAsia"/>
          <w:sz w:val="24"/>
          <w:szCs w:val="24"/>
        </w:rPr>
        <w:t>，该预测模型根据视频数据块的本身的一些特征，主要是监控视频数据块的</w:t>
      </w:r>
      <w:r w:rsidR="007F7025">
        <w:rPr>
          <w:rFonts w:ascii="Times New Roman" w:hAnsi="Times New Roman" w:hint="eastAsia"/>
          <w:sz w:val="24"/>
          <w:szCs w:val="24"/>
        </w:rPr>
        <w:t>分辨率、</w:t>
      </w:r>
      <w:r>
        <w:rPr>
          <w:rFonts w:ascii="Times New Roman" w:hAnsi="Times New Roman" w:hint="eastAsia"/>
          <w:sz w:val="24"/>
          <w:szCs w:val="24"/>
        </w:rPr>
        <w:t>监控视频数据块的</w:t>
      </w:r>
      <w:r w:rsidR="007F7025">
        <w:rPr>
          <w:rFonts w:ascii="Times New Roman" w:hAnsi="Times New Roman" w:hint="eastAsia"/>
          <w:sz w:val="24"/>
          <w:szCs w:val="24"/>
        </w:rPr>
        <w:t>帧率、</w:t>
      </w:r>
      <w:r>
        <w:rPr>
          <w:rFonts w:ascii="Times New Roman" w:hAnsi="Times New Roman" w:hint="eastAsia"/>
          <w:sz w:val="24"/>
          <w:szCs w:val="24"/>
        </w:rPr>
        <w:t>监控视频数据块的</w:t>
      </w:r>
      <w:r w:rsidR="007F7025">
        <w:rPr>
          <w:rFonts w:ascii="Times New Roman" w:hAnsi="Times New Roman" w:hint="eastAsia"/>
          <w:sz w:val="24"/>
          <w:szCs w:val="24"/>
        </w:rPr>
        <w:t>时间长度、以及</w:t>
      </w:r>
      <w:r>
        <w:rPr>
          <w:rFonts w:ascii="Times New Roman" w:hAnsi="Times New Roman" w:hint="eastAsia"/>
          <w:sz w:val="24"/>
          <w:szCs w:val="24"/>
        </w:rPr>
        <w:t>混合集群中节点计算能力四个特征</w:t>
      </w:r>
      <w:r w:rsidR="007F7025">
        <w:rPr>
          <w:rFonts w:ascii="Times New Roman" w:hAnsi="Times New Roman" w:hint="eastAsia"/>
          <w:sz w:val="24"/>
          <w:szCs w:val="24"/>
        </w:rPr>
        <w:t>，通过自适应的调整参数，建立时间预测模型</w:t>
      </w:r>
      <w:r>
        <w:rPr>
          <w:rFonts w:ascii="Times New Roman" w:hAnsi="Times New Roman" w:hint="eastAsia"/>
          <w:sz w:val="24"/>
          <w:szCs w:val="24"/>
        </w:rPr>
        <w:t>CTPM</w:t>
      </w:r>
      <w:r>
        <w:rPr>
          <w:rFonts w:ascii="Times New Roman" w:hAnsi="Times New Roman" w:hint="eastAsia"/>
          <w:sz w:val="24"/>
          <w:szCs w:val="24"/>
        </w:rPr>
        <w:t>来</w:t>
      </w:r>
      <w:r w:rsidR="007F7025">
        <w:rPr>
          <w:rFonts w:ascii="Times New Roman" w:hAnsi="Times New Roman" w:hint="eastAsia"/>
          <w:sz w:val="24"/>
          <w:szCs w:val="24"/>
        </w:rPr>
        <w:t>预测</w:t>
      </w:r>
      <w:r>
        <w:rPr>
          <w:rFonts w:ascii="Times New Roman" w:hAnsi="Times New Roman" w:hint="eastAsia"/>
          <w:sz w:val="24"/>
          <w:szCs w:val="24"/>
        </w:rPr>
        <w:t>监控视频离线处理任务在不用计算节点上</w:t>
      </w:r>
      <w:r w:rsidR="007F7025">
        <w:rPr>
          <w:rFonts w:ascii="Times New Roman" w:hAnsi="Times New Roman" w:hint="eastAsia"/>
          <w:sz w:val="24"/>
          <w:szCs w:val="24"/>
        </w:rPr>
        <w:t>所需要的处理时间。</w:t>
      </w:r>
    </w:p>
    <w:p w:rsidR="007F7025" w:rsidRPr="00B64F47" w:rsidRDefault="00AA62A1" w:rsidP="00C10F5B">
      <w:pPr>
        <w:pStyle w:val="a5"/>
        <w:numPr>
          <w:ilvl w:val="0"/>
          <w:numId w:val="37"/>
        </w:numPr>
        <w:spacing w:line="400" w:lineRule="exact"/>
        <w:ind w:left="851" w:firstLineChars="0" w:hanging="431"/>
        <w:jc w:val="both"/>
        <w:rPr>
          <w:sz w:val="24"/>
        </w:rPr>
      </w:pPr>
      <w:r>
        <w:rPr>
          <w:rFonts w:hint="eastAsia"/>
          <w:sz w:val="24"/>
        </w:rPr>
        <w:t>基于</w:t>
      </w:r>
      <w:r>
        <w:rPr>
          <w:rFonts w:hint="eastAsia"/>
          <w:sz w:val="24"/>
        </w:rPr>
        <w:t>CTPM</w:t>
      </w:r>
      <w:r w:rsidR="00CE2463">
        <w:rPr>
          <w:rFonts w:hint="eastAsia"/>
          <w:sz w:val="24"/>
        </w:rPr>
        <w:t>时间预测模型的视频数据块初始放置算法</w:t>
      </w:r>
    </w:p>
    <w:p w:rsidR="00AA62A1" w:rsidRDefault="00AA62A1" w:rsidP="00AA011E">
      <w:pPr>
        <w:spacing w:line="400" w:lineRule="atLeast"/>
        <w:ind w:leftChars="201" w:left="422" w:firstLineChars="178" w:firstLine="427"/>
        <w:jc w:val="both"/>
        <w:rPr>
          <w:rFonts w:ascii="Times New Roman" w:hAnsi="Times New Roman"/>
          <w:sz w:val="24"/>
          <w:szCs w:val="24"/>
        </w:rPr>
      </w:pPr>
      <w:r>
        <w:rPr>
          <w:rFonts w:ascii="Times New Roman" w:hAnsi="Times New Roman" w:hint="eastAsia"/>
          <w:sz w:val="24"/>
          <w:szCs w:val="24"/>
        </w:rPr>
        <w:t>本文在</w:t>
      </w:r>
      <w:r w:rsidR="007F7025" w:rsidRPr="00B64F47">
        <w:rPr>
          <w:rFonts w:ascii="Times New Roman" w:hAnsi="Times New Roman" w:hint="eastAsia"/>
          <w:sz w:val="24"/>
          <w:szCs w:val="24"/>
        </w:rPr>
        <w:t>研究并实现</w:t>
      </w:r>
      <w:r>
        <w:rPr>
          <w:rFonts w:ascii="Times New Roman" w:hAnsi="Times New Roman" w:hint="eastAsia"/>
          <w:sz w:val="24"/>
          <w:szCs w:val="24"/>
        </w:rPr>
        <w:t>混合集群下监控</w:t>
      </w:r>
      <w:r w:rsidR="007F7025" w:rsidRPr="007B630B">
        <w:rPr>
          <w:rFonts w:ascii="Times New Roman" w:hAnsi="Times New Roman" w:hint="eastAsia"/>
          <w:sz w:val="24"/>
          <w:szCs w:val="24"/>
        </w:rPr>
        <w:t>视频</w:t>
      </w:r>
      <w:r>
        <w:rPr>
          <w:rFonts w:ascii="Times New Roman" w:hAnsi="Times New Roman" w:hint="eastAsia"/>
          <w:sz w:val="24"/>
          <w:szCs w:val="24"/>
        </w:rPr>
        <w:t>离线</w:t>
      </w:r>
      <w:r w:rsidR="007F7025" w:rsidRPr="007B630B">
        <w:rPr>
          <w:rFonts w:ascii="Times New Roman" w:hAnsi="Times New Roman" w:hint="eastAsia"/>
          <w:sz w:val="24"/>
          <w:szCs w:val="24"/>
        </w:rPr>
        <w:t>处理任务时间预测模型</w:t>
      </w:r>
      <w:r>
        <w:rPr>
          <w:rFonts w:ascii="Times New Roman" w:hAnsi="Times New Roman" w:hint="eastAsia"/>
          <w:sz w:val="24"/>
          <w:szCs w:val="24"/>
        </w:rPr>
        <w:t>的基础上，提出并实现了基于</w:t>
      </w:r>
      <w:r>
        <w:rPr>
          <w:rFonts w:ascii="Times New Roman" w:hAnsi="Times New Roman" w:hint="eastAsia"/>
          <w:sz w:val="24"/>
          <w:szCs w:val="24"/>
        </w:rPr>
        <w:t>CTPM</w:t>
      </w:r>
      <w:r>
        <w:rPr>
          <w:rFonts w:ascii="Times New Roman" w:hAnsi="Times New Roman" w:hint="eastAsia"/>
          <w:sz w:val="24"/>
          <w:szCs w:val="24"/>
        </w:rPr>
        <w:t>时间预测模型的</w:t>
      </w:r>
      <w:r w:rsidR="007F7025">
        <w:rPr>
          <w:rFonts w:ascii="Times New Roman" w:hAnsi="Times New Roman" w:hint="eastAsia"/>
          <w:sz w:val="24"/>
          <w:szCs w:val="24"/>
        </w:rPr>
        <w:t>初始</w:t>
      </w:r>
      <w:r>
        <w:rPr>
          <w:rFonts w:ascii="Times New Roman" w:hAnsi="Times New Roman" w:hint="eastAsia"/>
          <w:sz w:val="24"/>
          <w:szCs w:val="24"/>
        </w:rPr>
        <w:t>视频</w:t>
      </w:r>
      <w:r w:rsidR="007F7025">
        <w:rPr>
          <w:rFonts w:ascii="Times New Roman" w:hAnsi="Times New Roman" w:hint="eastAsia"/>
          <w:sz w:val="24"/>
          <w:szCs w:val="24"/>
        </w:rPr>
        <w:t>数据</w:t>
      </w:r>
      <w:r>
        <w:rPr>
          <w:rFonts w:ascii="Times New Roman" w:hAnsi="Times New Roman" w:hint="eastAsia"/>
          <w:sz w:val="24"/>
          <w:szCs w:val="24"/>
        </w:rPr>
        <w:t>块初始</w:t>
      </w:r>
      <w:r w:rsidR="00CE2463">
        <w:rPr>
          <w:rFonts w:ascii="Times New Roman" w:hAnsi="Times New Roman" w:hint="eastAsia"/>
          <w:sz w:val="24"/>
          <w:szCs w:val="24"/>
        </w:rPr>
        <w:t>放置算法。该算法</w:t>
      </w:r>
      <w:r w:rsidR="007F7025">
        <w:rPr>
          <w:rFonts w:ascii="Times New Roman" w:hAnsi="Times New Roman" w:hint="eastAsia"/>
          <w:sz w:val="24"/>
          <w:szCs w:val="24"/>
        </w:rPr>
        <w:t>将同属于一个视频处理任务的视频数据块</w:t>
      </w:r>
      <w:r>
        <w:rPr>
          <w:rFonts w:ascii="Times New Roman" w:hAnsi="Times New Roman" w:hint="eastAsia"/>
          <w:sz w:val="24"/>
          <w:szCs w:val="24"/>
        </w:rPr>
        <w:t>所组成的集合</w:t>
      </w:r>
      <w:r>
        <w:rPr>
          <w:rFonts w:ascii="Times New Roman" w:hAnsi="Times New Roman" w:hint="eastAsia"/>
          <w:sz w:val="24"/>
          <w:szCs w:val="24"/>
        </w:rPr>
        <w:t>DBG</w:t>
      </w:r>
      <w:r w:rsidR="007F7025">
        <w:rPr>
          <w:rFonts w:ascii="Times New Roman" w:hAnsi="Times New Roman" w:hint="eastAsia"/>
          <w:sz w:val="24"/>
          <w:szCs w:val="24"/>
        </w:rPr>
        <w:t>作为基本的放置单位，</w:t>
      </w:r>
      <w:r>
        <w:rPr>
          <w:rFonts w:ascii="Times New Roman" w:hAnsi="Times New Roman" w:hint="eastAsia"/>
          <w:sz w:val="24"/>
          <w:szCs w:val="24"/>
        </w:rPr>
        <w:t>通过</w:t>
      </w:r>
      <w:r>
        <w:rPr>
          <w:rFonts w:ascii="Times New Roman" w:hAnsi="Times New Roman" w:hint="eastAsia"/>
          <w:sz w:val="24"/>
          <w:szCs w:val="24"/>
        </w:rPr>
        <w:t>CTPM</w:t>
      </w:r>
      <w:r>
        <w:rPr>
          <w:rFonts w:ascii="Times New Roman" w:hAnsi="Times New Roman" w:hint="eastAsia"/>
          <w:sz w:val="24"/>
          <w:szCs w:val="24"/>
        </w:rPr>
        <w:t>时间预测模型，预测每个</w:t>
      </w:r>
      <w:r>
        <w:rPr>
          <w:rFonts w:ascii="Times New Roman" w:hAnsi="Times New Roman" w:hint="eastAsia"/>
          <w:sz w:val="24"/>
          <w:szCs w:val="24"/>
        </w:rPr>
        <w:t>DBG</w:t>
      </w:r>
      <w:r>
        <w:rPr>
          <w:rFonts w:ascii="Times New Roman" w:hAnsi="Times New Roman" w:hint="eastAsia"/>
          <w:sz w:val="24"/>
          <w:szCs w:val="24"/>
        </w:rPr>
        <w:t>对应任务的</w:t>
      </w:r>
      <w:r w:rsidR="00DC6813">
        <w:rPr>
          <w:rFonts w:ascii="Times New Roman" w:hAnsi="Times New Roman" w:hint="eastAsia"/>
          <w:sz w:val="24"/>
          <w:szCs w:val="24"/>
        </w:rPr>
        <w:t>在标准</w:t>
      </w:r>
      <w:r w:rsidR="00DC6813">
        <w:rPr>
          <w:rFonts w:ascii="Times New Roman" w:hAnsi="Times New Roman" w:hint="eastAsia"/>
          <w:sz w:val="24"/>
          <w:szCs w:val="24"/>
        </w:rPr>
        <w:t>CPU</w:t>
      </w:r>
      <w:r w:rsidR="00DC6813">
        <w:rPr>
          <w:rFonts w:ascii="Times New Roman" w:hAnsi="Times New Roman" w:hint="eastAsia"/>
          <w:sz w:val="24"/>
          <w:szCs w:val="24"/>
        </w:rPr>
        <w:t>上的标准</w:t>
      </w:r>
      <w:r w:rsidR="00DC6813">
        <w:rPr>
          <w:rFonts w:ascii="Times New Roman" w:hAnsi="Times New Roman" w:hint="eastAsia"/>
          <w:sz w:val="24"/>
          <w:szCs w:val="24"/>
        </w:rPr>
        <w:t>CPU</w:t>
      </w:r>
      <w:r w:rsidR="00DC6813">
        <w:rPr>
          <w:rFonts w:ascii="Times New Roman" w:hAnsi="Times New Roman" w:hint="eastAsia"/>
          <w:sz w:val="24"/>
          <w:szCs w:val="24"/>
        </w:rPr>
        <w:t>消耗时间，按照该消耗时间，从大到小进行排序。然后依次将所对应</w:t>
      </w:r>
      <w:r w:rsidR="00DC6813">
        <w:rPr>
          <w:rFonts w:ascii="Times New Roman" w:hAnsi="Times New Roman" w:hint="eastAsia"/>
          <w:sz w:val="24"/>
          <w:szCs w:val="24"/>
        </w:rPr>
        <w:t>DBG</w:t>
      </w:r>
      <w:r w:rsidR="00DC6813">
        <w:rPr>
          <w:rFonts w:ascii="Times New Roman" w:hAnsi="Times New Roman" w:hint="eastAsia"/>
          <w:sz w:val="24"/>
          <w:szCs w:val="24"/>
        </w:rPr>
        <w:t>包含的</w:t>
      </w:r>
      <w:r w:rsidR="00DC6813">
        <w:rPr>
          <w:rFonts w:ascii="Times New Roman" w:hAnsi="Times New Roman" w:hint="eastAsia"/>
          <w:sz w:val="24"/>
          <w:szCs w:val="24"/>
        </w:rPr>
        <w:t>SVDB</w:t>
      </w:r>
      <w:r w:rsidR="00DC6813">
        <w:rPr>
          <w:rFonts w:ascii="Times New Roman" w:hAnsi="Times New Roman" w:hint="eastAsia"/>
          <w:sz w:val="24"/>
          <w:szCs w:val="24"/>
        </w:rPr>
        <w:t>分配给集群中负载最小的节点，指导所有的任务的分配完成为止。</w:t>
      </w:r>
    </w:p>
    <w:p w:rsidR="007F7025" w:rsidRPr="00B64F47" w:rsidRDefault="00DC6813" w:rsidP="00C10F5B">
      <w:pPr>
        <w:pStyle w:val="a5"/>
        <w:numPr>
          <w:ilvl w:val="0"/>
          <w:numId w:val="37"/>
        </w:numPr>
        <w:spacing w:line="400" w:lineRule="exact"/>
        <w:ind w:left="851" w:firstLineChars="0" w:hanging="431"/>
        <w:jc w:val="both"/>
        <w:rPr>
          <w:sz w:val="24"/>
        </w:rPr>
      </w:pPr>
      <w:r>
        <w:rPr>
          <w:rFonts w:hint="eastAsia"/>
          <w:sz w:val="24"/>
        </w:rPr>
        <w:t>基于</w:t>
      </w:r>
      <w:r>
        <w:rPr>
          <w:rFonts w:hint="eastAsia"/>
          <w:sz w:val="24"/>
        </w:rPr>
        <w:t>CTPM</w:t>
      </w:r>
      <w:r w:rsidR="00CE2463">
        <w:rPr>
          <w:rFonts w:hint="eastAsia"/>
          <w:sz w:val="24"/>
        </w:rPr>
        <w:t>时间预测模型的视频数据块迁移算法</w:t>
      </w:r>
    </w:p>
    <w:p w:rsidR="007F7025" w:rsidRDefault="00DC6813" w:rsidP="00AA011E">
      <w:pPr>
        <w:spacing w:line="400" w:lineRule="atLeast"/>
        <w:ind w:leftChars="202" w:left="424" w:firstLineChars="176" w:firstLine="422"/>
        <w:jc w:val="both"/>
        <w:rPr>
          <w:rFonts w:ascii="Times New Roman" w:hAnsi="Times New Roman"/>
          <w:sz w:val="24"/>
          <w:szCs w:val="24"/>
        </w:rPr>
      </w:pPr>
      <w:r>
        <w:rPr>
          <w:rFonts w:ascii="Times New Roman" w:hAnsi="Times New Roman" w:hint="eastAsia"/>
          <w:sz w:val="24"/>
          <w:szCs w:val="24"/>
        </w:rPr>
        <w:lastRenderedPageBreak/>
        <w:t>本文提出并实现了基于</w:t>
      </w:r>
      <w:r>
        <w:rPr>
          <w:rFonts w:ascii="Times New Roman" w:hAnsi="Times New Roman" w:hint="eastAsia"/>
          <w:sz w:val="24"/>
          <w:szCs w:val="24"/>
        </w:rPr>
        <w:t>CTPM</w:t>
      </w:r>
      <w:r>
        <w:rPr>
          <w:rFonts w:ascii="Times New Roman" w:hAnsi="Times New Roman" w:hint="eastAsia"/>
          <w:sz w:val="24"/>
          <w:szCs w:val="24"/>
        </w:rPr>
        <w:t>时间预测模型的视频数据块迁移</w:t>
      </w:r>
      <w:r w:rsidR="00CE2463">
        <w:rPr>
          <w:rFonts w:ascii="Times New Roman" w:hAnsi="Times New Roman" w:hint="eastAsia"/>
          <w:sz w:val="24"/>
          <w:szCs w:val="24"/>
        </w:rPr>
        <w:t>算法（</w:t>
      </w:r>
      <w:r>
        <w:rPr>
          <w:rFonts w:ascii="Times New Roman" w:hAnsi="Times New Roman" w:hint="eastAsia"/>
          <w:sz w:val="24"/>
          <w:szCs w:val="24"/>
        </w:rPr>
        <w:t>DRA</w:t>
      </w:r>
      <w:r w:rsidR="00CE2463">
        <w:rPr>
          <w:rFonts w:ascii="Times New Roman" w:hAnsi="Times New Roman" w:hint="eastAsia"/>
          <w:sz w:val="24"/>
          <w:szCs w:val="24"/>
        </w:rPr>
        <w:t>）</w:t>
      </w:r>
      <w:r w:rsidR="007F7025">
        <w:rPr>
          <w:rFonts w:ascii="Times New Roman" w:hAnsi="Times New Roman" w:hint="eastAsia"/>
          <w:sz w:val="24"/>
          <w:szCs w:val="24"/>
        </w:rPr>
        <w:t>。由于集群内计算节点的计算能力可能由于该节点上的负载情况不断的变化，需要对某些计算力突然变化的节点，进行数据迁移，保证集群负载均衡，提高集群的利用率。</w:t>
      </w:r>
      <w:r>
        <w:rPr>
          <w:rFonts w:ascii="Times New Roman" w:hAnsi="Times New Roman" w:hint="eastAsia"/>
          <w:sz w:val="24"/>
          <w:szCs w:val="24"/>
        </w:rPr>
        <w:t>DRA</w:t>
      </w:r>
      <w:r>
        <w:rPr>
          <w:rFonts w:ascii="Times New Roman" w:hAnsi="Times New Roman" w:hint="eastAsia"/>
          <w:sz w:val="24"/>
          <w:szCs w:val="24"/>
        </w:rPr>
        <w:t>算法工作计算集群中每个节点负载，找到集群中负载最大和负载最小的节点，并计算二者之间的差值的绝对者，然后假设将集群中负载最大的节点上</w:t>
      </w:r>
      <w:r>
        <w:rPr>
          <w:rFonts w:ascii="Times New Roman" w:hAnsi="Times New Roman" w:hint="eastAsia"/>
          <w:sz w:val="24"/>
          <w:szCs w:val="24"/>
        </w:rPr>
        <w:t>CPU</w:t>
      </w:r>
      <w:r>
        <w:rPr>
          <w:rFonts w:ascii="Times New Roman" w:hAnsi="Times New Roman" w:hint="eastAsia"/>
          <w:sz w:val="24"/>
          <w:szCs w:val="24"/>
        </w:rPr>
        <w:t>消耗时间最少的任务迁移到集群中负载最小的节点上之后，重新计算两个节点的负载，并再次计算二者的差值。如果两次差值的差值的绝对值大于预设的阈值，就进行数据迁移操作，否则放弃，然后继续寻找符合要求的节点，直到所有任务运行结束。</w:t>
      </w:r>
    </w:p>
    <w:p w:rsidR="007F7025" w:rsidRPr="00B64F47" w:rsidRDefault="00034A6D" w:rsidP="00C10F5B">
      <w:pPr>
        <w:pStyle w:val="a5"/>
        <w:numPr>
          <w:ilvl w:val="0"/>
          <w:numId w:val="37"/>
        </w:numPr>
        <w:spacing w:line="400" w:lineRule="exact"/>
        <w:ind w:left="851" w:firstLineChars="0" w:hanging="431"/>
        <w:jc w:val="both"/>
        <w:rPr>
          <w:sz w:val="24"/>
        </w:rPr>
      </w:pPr>
      <w:r>
        <w:rPr>
          <w:rFonts w:hint="eastAsia"/>
          <w:sz w:val="24"/>
        </w:rPr>
        <w:t>基于</w:t>
      </w:r>
      <w:r>
        <w:rPr>
          <w:rFonts w:hint="eastAsia"/>
          <w:sz w:val="24"/>
        </w:rPr>
        <w:t>Spark</w:t>
      </w:r>
      <w:r>
        <w:rPr>
          <w:rFonts w:hint="eastAsia"/>
          <w:sz w:val="24"/>
        </w:rPr>
        <w:t>分布式计算框架的离线视频浓缩算法</w:t>
      </w:r>
      <w:r w:rsidR="007F7025">
        <w:rPr>
          <w:rFonts w:hint="eastAsia"/>
          <w:sz w:val="24"/>
        </w:rPr>
        <w:t>验证系统</w:t>
      </w:r>
    </w:p>
    <w:p w:rsidR="007F7025" w:rsidRPr="00C744D3" w:rsidRDefault="007F7025" w:rsidP="00C744D3">
      <w:pPr>
        <w:spacing w:line="400" w:lineRule="atLeast"/>
        <w:ind w:leftChars="202" w:left="424" w:firstLineChars="176" w:firstLine="422"/>
        <w:jc w:val="both"/>
        <w:rPr>
          <w:rFonts w:ascii="Times New Roman" w:hAnsi="Times New Roman"/>
          <w:sz w:val="24"/>
          <w:szCs w:val="24"/>
        </w:rPr>
      </w:pPr>
      <w:r w:rsidRPr="00B64F47">
        <w:rPr>
          <w:rFonts w:ascii="Times New Roman" w:hAnsi="Times New Roman" w:hint="eastAsia"/>
          <w:sz w:val="24"/>
          <w:szCs w:val="24"/>
        </w:rPr>
        <w:t>基于以上提出的</w:t>
      </w:r>
      <w:r w:rsidR="00CE2463">
        <w:rPr>
          <w:rFonts w:ascii="Times New Roman" w:hAnsi="Times New Roman" w:hint="eastAsia"/>
          <w:sz w:val="24"/>
          <w:szCs w:val="24"/>
        </w:rPr>
        <w:t>数据放置算法和迁移算法</w:t>
      </w:r>
      <w:r>
        <w:rPr>
          <w:rFonts w:ascii="Times New Roman" w:hAnsi="Times New Roman" w:hint="eastAsia"/>
          <w:sz w:val="24"/>
          <w:szCs w:val="24"/>
        </w:rPr>
        <w:t>，实现了</w:t>
      </w:r>
      <w:r w:rsidR="00034A6D">
        <w:rPr>
          <w:rFonts w:ascii="Times New Roman" w:hAnsi="Times New Roman" w:hint="eastAsia"/>
          <w:sz w:val="24"/>
        </w:rPr>
        <w:t>基于</w:t>
      </w:r>
      <w:r w:rsidR="00034A6D">
        <w:rPr>
          <w:rFonts w:ascii="Times New Roman" w:hAnsi="Times New Roman" w:hint="eastAsia"/>
          <w:sz w:val="24"/>
        </w:rPr>
        <w:t>Spark</w:t>
      </w:r>
      <w:r w:rsidR="00034A6D">
        <w:rPr>
          <w:rFonts w:ascii="Times New Roman" w:hAnsi="Times New Roman" w:hint="eastAsia"/>
          <w:sz w:val="24"/>
        </w:rPr>
        <w:t>分布式计算框架的离线视频浓缩算法</w:t>
      </w:r>
      <w:r w:rsidRPr="00B64F47">
        <w:rPr>
          <w:rFonts w:ascii="Times New Roman" w:hAnsi="Times New Roman" w:hint="eastAsia"/>
          <w:sz w:val="24"/>
          <w:szCs w:val="24"/>
        </w:rPr>
        <w:t>，</w:t>
      </w:r>
      <w:r>
        <w:rPr>
          <w:rFonts w:ascii="Times New Roman" w:hAnsi="Times New Roman" w:hint="eastAsia"/>
          <w:sz w:val="24"/>
          <w:szCs w:val="24"/>
        </w:rPr>
        <w:t>使用车辆监控视频作为数据源，</w:t>
      </w:r>
      <w:r w:rsidR="00034A6D">
        <w:rPr>
          <w:rFonts w:ascii="Times New Roman" w:hAnsi="Times New Roman" w:hint="eastAsia"/>
          <w:sz w:val="24"/>
          <w:szCs w:val="24"/>
        </w:rPr>
        <w:t>对</w:t>
      </w:r>
      <w:r w:rsidR="00034A6D">
        <w:rPr>
          <w:rFonts w:ascii="Times New Roman" w:hAnsi="Times New Roman" w:hint="eastAsia"/>
          <w:sz w:val="24"/>
          <w:szCs w:val="24"/>
        </w:rPr>
        <w:t>IDPA</w:t>
      </w:r>
      <w:r w:rsidR="00034A6D">
        <w:rPr>
          <w:rFonts w:ascii="Times New Roman" w:hAnsi="Times New Roman" w:hint="eastAsia"/>
          <w:sz w:val="24"/>
          <w:szCs w:val="24"/>
        </w:rPr>
        <w:t>和</w:t>
      </w:r>
      <w:r w:rsidR="00034A6D">
        <w:rPr>
          <w:rFonts w:ascii="Times New Roman" w:hAnsi="Times New Roman" w:hint="eastAsia"/>
          <w:sz w:val="24"/>
          <w:szCs w:val="24"/>
        </w:rPr>
        <w:t>DRA</w:t>
      </w:r>
      <w:r w:rsidR="00034A6D">
        <w:rPr>
          <w:rFonts w:ascii="Times New Roman" w:hAnsi="Times New Roman" w:hint="eastAsia"/>
          <w:sz w:val="24"/>
          <w:szCs w:val="24"/>
        </w:rPr>
        <w:t>算法进行了验证</w:t>
      </w:r>
      <w:r w:rsidRPr="00B64F47">
        <w:rPr>
          <w:rFonts w:ascii="Times New Roman" w:hAnsi="Times New Roman" w:hint="eastAsia"/>
          <w:sz w:val="24"/>
          <w:szCs w:val="24"/>
        </w:rPr>
        <w:t>。</w:t>
      </w:r>
      <w:r>
        <w:rPr>
          <w:rFonts w:ascii="Times New Roman" w:hAnsi="Times New Roman" w:hint="eastAsia"/>
          <w:sz w:val="24"/>
          <w:szCs w:val="24"/>
        </w:rPr>
        <w:t>该系统使用</w:t>
      </w:r>
      <w:r>
        <w:rPr>
          <w:rFonts w:ascii="Times New Roman" w:hAnsi="Times New Roman" w:hint="eastAsia"/>
          <w:sz w:val="24"/>
          <w:szCs w:val="24"/>
        </w:rPr>
        <w:t>HDFS</w:t>
      </w:r>
      <w:r>
        <w:rPr>
          <w:rFonts w:ascii="Times New Roman" w:hAnsi="Times New Roman" w:hint="eastAsia"/>
          <w:sz w:val="24"/>
          <w:szCs w:val="24"/>
        </w:rPr>
        <w:t>作为分布式存储系统，</w:t>
      </w:r>
      <w:r w:rsidR="00034A6D">
        <w:rPr>
          <w:rFonts w:ascii="Times New Roman" w:hAnsi="Times New Roman" w:hint="eastAsia"/>
          <w:sz w:val="24"/>
          <w:szCs w:val="24"/>
        </w:rPr>
        <w:t>通过使用</w:t>
      </w:r>
      <w:r w:rsidR="00034A6D" w:rsidRPr="00E826FE">
        <w:rPr>
          <w:rFonts w:ascii="Times New Roman" w:hAnsi="Times New Roman" w:hint="eastAsia"/>
          <w:sz w:val="24"/>
          <w:szCs w:val="24"/>
        </w:rPr>
        <w:t>HDFS-385</w:t>
      </w:r>
      <w:r w:rsidR="00034A6D">
        <w:rPr>
          <w:rFonts w:ascii="Times New Roman" w:hAnsi="Times New Roman" w:hint="eastAsia"/>
          <w:sz w:val="24"/>
          <w:szCs w:val="24"/>
        </w:rPr>
        <w:t>和</w:t>
      </w:r>
      <w:r w:rsidR="00034A6D">
        <w:rPr>
          <w:rFonts w:ascii="Times New Roman" w:hAnsi="Times New Roman" w:hint="eastAsia"/>
          <w:sz w:val="24"/>
          <w:szCs w:val="24"/>
        </w:rPr>
        <w:t>HDFS-2576</w:t>
      </w:r>
      <w:r w:rsidR="00034A6D">
        <w:rPr>
          <w:rFonts w:ascii="Times New Roman" w:hAnsi="Times New Roman" w:hint="eastAsia"/>
          <w:sz w:val="24"/>
          <w:szCs w:val="24"/>
        </w:rPr>
        <w:t>的</w:t>
      </w:r>
      <w:r w:rsidR="00034A6D">
        <w:rPr>
          <w:rFonts w:ascii="Times New Roman" w:hAnsi="Times New Roman" w:hint="eastAsia"/>
          <w:sz w:val="24"/>
          <w:szCs w:val="24"/>
        </w:rPr>
        <w:t>Patch</w:t>
      </w:r>
      <w:r w:rsidR="00034A6D">
        <w:rPr>
          <w:rFonts w:ascii="Times New Roman" w:hAnsi="Times New Roman" w:hint="eastAsia"/>
          <w:sz w:val="24"/>
          <w:szCs w:val="24"/>
        </w:rPr>
        <w:t>实现了</w:t>
      </w:r>
      <w:r>
        <w:rPr>
          <w:rFonts w:ascii="Times New Roman" w:hAnsi="Times New Roman" w:hint="eastAsia"/>
          <w:sz w:val="24"/>
          <w:szCs w:val="24"/>
        </w:rPr>
        <w:t>使用</w:t>
      </w:r>
      <w:r w:rsidR="00034A6D">
        <w:rPr>
          <w:rFonts w:ascii="Times New Roman" w:hAnsi="Times New Roman" w:hint="eastAsia"/>
          <w:sz w:val="24"/>
          <w:szCs w:val="24"/>
        </w:rPr>
        <w:t>IDPA</w:t>
      </w:r>
      <w:r w:rsidR="00034A6D">
        <w:rPr>
          <w:rFonts w:ascii="Times New Roman" w:hAnsi="Times New Roman" w:hint="eastAsia"/>
          <w:sz w:val="24"/>
          <w:szCs w:val="24"/>
        </w:rPr>
        <w:t>和</w:t>
      </w:r>
      <w:r w:rsidR="00034A6D">
        <w:rPr>
          <w:rFonts w:ascii="Times New Roman" w:hAnsi="Times New Roman" w:hint="eastAsia"/>
          <w:sz w:val="24"/>
          <w:szCs w:val="24"/>
        </w:rPr>
        <w:t>DRA</w:t>
      </w:r>
      <w:r w:rsidR="00034A6D">
        <w:rPr>
          <w:rFonts w:ascii="Times New Roman" w:hAnsi="Times New Roman" w:hint="eastAsia"/>
          <w:sz w:val="24"/>
          <w:szCs w:val="24"/>
        </w:rPr>
        <w:t>算法，</w:t>
      </w:r>
      <w:r>
        <w:rPr>
          <w:rFonts w:ascii="Times New Roman" w:hAnsi="Times New Roman" w:hint="eastAsia"/>
          <w:sz w:val="24"/>
          <w:szCs w:val="24"/>
        </w:rPr>
        <w:t>Spark</w:t>
      </w:r>
      <w:r>
        <w:rPr>
          <w:rFonts w:ascii="Times New Roman" w:hAnsi="Times New Roman" w:hint="eastAsia"/>
          <w:sz w:val="24"/>
          <w:szCs w:val="24"/>
        </w:rPr>
        <w:t>作为分布式计算框架，当用户提交视频摘要任务后，会按照基于</w:t>
      </w:r>
      <w:r w:rsidR="00034A6D">
        <w:rPr>
          <w:rFonts w:ascii="Times New Roman" w:hAnsi="Times New Roman" w:hint="eastAsia"/>
          <w:sz w:val="24"/>
          <w:szCs w:val="24"/>
        </w:rPr>
        <w:t>CTPM</w:t>
      </w:r>
      <w:r>
        <w:rPr>
          <w:rFonts w:ascii="Times New Roman" w:hAnsi="Times New Roman" w:hint="eastAsia"/>
          <w:sz w:val="24"/>
          <w:szCs w:val="24"/>
        </w:rPr>
        <w:t>时间预测模型的</w:t>
      </w:r>
      <w:r w:rsidR="00034A6D">
        <w:rPr>
          <w:rFonts w:ascii="Times New Roman" w:hAnsi="Times New Roman" w:hint="eastAsia"/>
          <w:sz w:val="24"/>
          <w:szCs w:val="24"/>
        </w:rPr>
        <w:t>IDPA</w:t>
      </w:r>
      <w:r>
        <w:rPr>
          <w:rFonts w:ascii="Times New Roman" w:hAnsi="Times New Roman" w:hint="eastAsia"/>
          <w:sz w:val="24"/>
          <w:szCs w:val="24"/>
        </w:rPr>
        <w:t>数据放置策略和</w:t>
      </w:r>
      <w:r w:rsidR="00034A6D">
        <w:rPr>
          <w:rFonts w:ascii="Times New Roman" w:hAnsi="Times New Roman" w:hint="eastAsia"/>
          <w:sz w:val="24"/>
          <w:szCs w:val="24"/>
        </w:rPr>
        <w:t>DRA</w:t>
      </w:r>
      <w:r>
        <w:rPr>
          <w:rFonts w:ascii="Times New Roman" w:hAnsi="Times New Roman" w:hint="eastAsia"/>
          <w:sz w:val="24"/>
          <w:szCs w:val="24"/>
        </w:rPr>
        <w:t>迁移策略进行数据的放置和移动</w:t>
      </w:r>
      <w:r w:rsidR="00034A6D">
        <w:rPr>
          <w:rFonts w:ascii="Times New Roman" w:hAnsi="Times New Roman" w:hint="eastAsia"/>
          <w:sz w:val="24"/>
          <w:szCs w:val="24"/>
        </w:rPr>
        <w:t>，由于</w:t>
      </w:r>
      <w:r w:rsidR="00034A6D">
        <w:rPr>
          <w:rFonts w:ascii="Times New Roman" w:hAnsi="Times New Roman" w:hint="eastAsia"/>
          <w:sz w:val="24"/>
          <w:szCs w:val="24"/>
        </w:rPr>
        <w:t>SPARK</w:t>
      </w:r>
      <w:r w:rsidR="00034A6D">
        <w:rPr>
          <w:rFonts w:ascii="Times New Roman" w:hAnsi="Times New Roman" w:hint="eastAsia"/>
          <w:sz w:val="24"/>
          <w:szCs w:val="24"/>
        </w:rPr>
        <w:t>的数据本地化支持，优先将任务分配给存储该任务的节点，大大降低了集群内节点之间的网络传输，是集群负载均衡，大大减少任务处理的总时间</w:t>
      </w:r>
      <w:r w:rsidRPr="00B64F47">
        <w:rPr>
          <w:rFonts w:ascii="Times New Roman" w:hAnsi="Times New Roman" w:hint="eastAsia"/>
          <w:sz w:val="24"/>
          <w:szCs w:val="24"/>
        </w:rPr>
        <w:t>。</w:t>
      </w:r>
    </w:p>
    <w:p w:rsidR="003266E1" w:rsidRPr="003266E1" w:rsidRDefault="00890517" w:rsidP="003647B6">
      <w:pPr>
        <w:pStyle w:val="110"/>
        <w:spacing w:before="156" w:after="156"/>
        <w:rPr>
          <w:lang w:val="en-US" w:eastAsia="zh-CN"/>
        </w:rPr>
      </w:pPr>
      <w:bookmarkStart w:id="291" w:name="_Toc440442890"/>
      <w:bookmarkStart w:id="292" w:name="_Toc476847750"/>
      <w:r w:rsidRPr="003266E1">
        <w:rPr>
          <w:rFonts w:hint="eastAsia"/>
          <w:lang w:val="en-US" w:eastAsia="zh-CN"/>
        </w:rPr>
        <w:t>6</w:t>
      </w:r>
      <w:r w:rsidR="006D6F41" w:rsidRPr="003266E1">
        <w:rPr>
          <w:rFonts w:hint="eastAsia"/>
          <w:lang w:val="en-US" w:eastAsia="zh-CN"/>
        </w:rPr>
        <w:t>.2展望</w:t>
      </w:r>
      <w:bookmarkEnd w:id="291"/>
      <w:bookmarkEnd w:id="292"/>
    </w:p>
    <w:p w:rsidR="00D00F67" w:rsidRDefault="00034A6D" w:rsidP="00D00F67">
      <w:pPr>
        <w:adjustRightInd w:val="0"/>
        <w:snapToGrid w:val="0"/>
        <w:spacing w:line="400" w:lineRule="exact"/>
        <w:ind w:firstLineChars="177" w:firstLine="425"/>
        <w:textAlignment w:val="center"/>
        <w:rPr>
          <w:rFonts w:ascii="Times New Roman" w:hAnsi="Times New Roman"/>
          <w:sz w:val="24"/>
          <w:szCs w:val="24"/>
        </w:rPr>
      </w:pPr>
      <w:r>
        <w:rPr>
          <w:rFonts w:ascii="Times New Roman" w:hAnsi="Times New Roman" w:hint="eastAsia"/>
          <w:sz w:val="24"/>
          <w:szCs w:val="24"/>
        </w:rPr>
        <w:t>本文提出的数据放置算法可以优化的方向</w:t>
      </w:r>
      <w:r w:rsidR="006F4593">
        <w:rPr>
          <w:rFonts w:ascii="Times New Roman" w:hAnsi="Times New Roman" w:hint="eastAsia"/>
          <w:sz w:val="24"/>
          <w:szCs w:val="24"/>
        </w:rPr>
        <w:t>包括但不限于以下几点：</w:t>
      </w:r>
    </w:p>
    <w:p w:rsidR="00034A6D" w:rsidRPr="007F534D" w:rsidRDefault="00034A6D" w:rsidP="00C10F5B">
      <w:pPr>
        <w:pStyle w:val="a5"/>
        <w:numPr>
          <w:ilvl w:val="0"/>
          <w:numId w:val="38"/>
        </w:numPr>
        <w:spacing w:line="400" w:lineRule="exact"/>
        <w:ind w:left="851" w:firstLineChars="0" w:hanging="425"/>
        <w:jc w:val="both"/>
        <w:rPr>
          <w:sz w:val="24"/>
        </w:rPr>
      </w:pPr>
      <w:r>
        <w:rPr>
          <w:rFonts w:hint="eastAsia"/>
          <w:sz w:val="24"/>
        </w:rPr>
        <w:t>CTPM</w:t>
      </w:r>
      <w:r>
        <w:rPr>
          <w:rFonts w:hint="eastAsia"/>
          <w:sz w:val="24"/>
        </w:rPr>
        <w:t>时间预测模型的优化</w:t>
      </w:r>
      <w:r w:rsidR="006F4593">
        <w:rPr>
          <w:rFonts w:hint="eastAsia"/>
          <w:sz w:val="24"/>
        </w:rPr>
        <w:t>：</w:t>
      </w:r>
    </w:p>
    <w:p w:rsidR="006F4593" w:rsidRPr="007F534D" w:rsidRDefault="00034A6D" w:rsidP="00AA011E">
      <w:pPr>
        <w:adjustRightInd w:val="0"/>
        <w:snapToGrid w:val="0"/>
        <w:spacing w:line="400" w:lineRule="exact"/>
        <w:ind w:leftChars="202" w:left="424" w:firstLineChars="176" w:firstLine="422"/>
        <w:textAlignment w:val="center"/>
        <w:rPr>
          <w:rFonts w:ascii="Times New Roman" w:hAnsi="Times New Roman"/>
          <w:sz w:val="24"/>
          <w:szCs w:val="24"/>
        </w:rPr>
      </w:pPr>
      <w:r>
        <w:rPr>
          <w:rFonts w:ascii="Times New Roman" w:hAnsi="Times New Roman" w:hint="eastAsia"/>
          <w:sz w:val="24"/>
          <w:szCs w:val="24"/>
        </w:rPr>
        <w:t>目前</w:t>
      </w:r>
      <w:r>
        <w:rPr>
          <w:rFonts w:ascii="Times New Roman" w:hAnsi="Times New Roman" w:hint="eastAsia"/>
          <w:sz w:val="24"/>
          <w:szCs w:val="24"/>
        </w:rPr>
        <w:t>CTPM</w:t>
      </w:r>
      <w:r>
        <w:rPr>
          <w:rFonts w:ascii="Times New Roman" w:hAnsi="Times New Roman" w:hint="eastAsia"/>
          <w:sz w:val="24"/>
          <w:szCs w:val="24"/>
        </w:rPr>
        <w:t>模型仅仅考虑了视频数据块分辨率，视频数据块的帧率、视频数据块的时间长度、混合集群中节点的运算能力等四个因素的影响，</w:t>
      </w:r>
      <w:r w:rsidR="006550AE">
        <w:rPr>
          <w:rFonts w:ascii="Times New Roman" w:hAnsi="Times New Roman" w:hint="eastAsia"/>
          <w:sz w:val="24"/>
          <w:szCs w:val="24"/>
        </w:rPr>
        <w:t>未来靠考虑加入任务类型、视频数块所处时间段等因素对视频数块处理时间的影响，进一步增强</w:t>
      </w:r>
      <w:r w:rsidR="006550AE">
        <w:rPr>
          <w:rFonts w:ascii="Times New Roman" w:hAnsi="Times New Roman" w:hint="eastAsia"/>
          <w:sz w:val="24"/>
          <w:szCs w:val="24"/>
        </w:rPr>
        <w:t>CTPM</w:t>
      </w:r>
      <w:r w:rsidR="006550AE">
        <w:rPr>
          <w:rFonts w:ascii="Times New Roman" w:hAnsi="Times New Roman" w:hint="eastAsia"/>
          <w:sz w:val="24"/>
          <w:szCs w:val="24"/>
        </w:rPr>
        <w:t>时间预测模型的鲁棒性。</w:t>
      </w:r>
    </w:p>
    <w:p w:rsidR="006550AE" w:rsidRDefault="006550AE" w:rsidP="00C10F5B">
      <w:pPr>
        <w:pStyle w:val="a5"/>
        <w:numPr>
          <w:ilvl w:val="0"/>
          <w:numId w:val="38"/>
        </w:numPr>
        <w:spacing w:line="400" w:lineRule="exact"/>
        <w:ind w:left="851" w:firstLineChars="0" w:hanging="431"/>
        <w:jc w:val="both"/>
        <w:rPr>
          <w:sz w:val="24"/>
        </w:rPr>
      </w:pPr>
      <w:r>
        <w:rPr>
          <w:rFonts w:hint="eastAsia"/>
          <w:sz w:val="24"/>
        </w:rPr>
        <w:t>IDPA</w:t>
      </w:r>
      <w:r w:rsidR="007C198A">
        <w:rPr>
          <w:rFonts w:hint="eastAsia"/>
          <w:sz w:val="24"/>
        </w:rPr>
        <w:t>数据初始放算法</w:t>
      </w:r>
      <w:r>
        <w:rPr>
          <w:rFonts w:hint="eastAsia"/>
          <w:sz w:val="24"/>
        </w:rPr>
        <w:t>的优化</w:t>
      </w:r>
      <w:r w:rsidR="004750AD">
        <w:rPr>
          <w:rFonts w:hint="eastAsia"/>
          <w:sz w:val="24"/>
        </w:rPr>
        <w:t>：</w:t>
      </w:r>
    </w:p>
    <w:p w:rsidR="006550AE" w:rsidRDefault="006550AE" w:rsidP="00AA011E">
      <w:pPr>
        <w:adjustRightInd w:val="0"/>
        <w:snapToGrid w:val="0"/>
        <w:spacing w:line="400" w:lineRule="exact"/>
        <w:ind w:leftChars="202" w:left="424" w:firstLineChars="176" w:firstLine="422"/>
        <w:textAlignment w:val="center"/>
        <w:rPr>
          <w:rFonts w:ascii="Times New Roman" w:hAnsi="Times New Roman"/>
          <w:sz w:val="24"/>
          <w:szCs w:val="24"/>
        </w:rPr>
      </w:pPr>
      <w:r>
        <w:rPr>
          <w:rFonts w:ascii="Times New Roman" w:hAnsi="Times New Roman" w:hint="eastAsia"/>
          <w:sz w:val="24"/>
          <w:szCs w:val="24"/>
        </w:rPr>
        <w:t>目前</w:t>
      </w:r>
      <w:r>
        <w:rPr>
          <w:rFonts w:ascii="Times New Roman" w:hAnsi="Times New Roman" w:hint="eastAsia"/>
          <w:sz w:val="24"/>
          <w:szCs w:val="24"/>
        </w:rPr>
        <w:t>IDPA</w:t>
      </w:r>
      <w:r>
        <w:rPr>
          <w:rFonts w:ascii="Times New Roman" w:hAnsi="Times New Roman" w:hint="eastAsia"/>
          <w:sz w:val="24"/>
          <w:szCs w:val="24"/>
        </w:rPr>
        <w:t>仅仅在一种对节点存储空间要求较高的要求下实现的，未来可以考虑在节点存储空间有限的情况的下的放置研究，可以放置在距离该节点网络传输代价最小的节点的放置等解决方案，进一步增强</w:t>
      </w:r>
      <w:r>
        <w:rPr>
          <w:rFonts w:ascii="Times New Roman" w:hAnsi="Times New Roman" w:hint="eastAsia"/>
          <w:sz w:val="24"/>
          <w:szCs w:val="24"/>
        </w:rPr>
        <w:t>IDPA</w:t>
      </w:r>
      <w:r>
        <w:rPr>
          <w:rFonts w:ascii="Times New Roman" w:hAnsi="Times New Roman" w:hint="eastAsia"/>
          <w:sz w:val="24"/>
          <w:szCs w:val="24"/>
        </w:rPr>
        <w:t>算法的鲁棒性。</w:t>
      </w:r>
    </w:p>
    <w:p w:rsidR="006550AE" w:rsidRPr="006550AE" w:rsidRDefault="006550AE" w:rsidP="006550AE">
      <w:pPr>
        <w:adjustRightInd w:val="0"/>
        <w:snapToGrid w:val="0"/>
        <w:spacing w:line="400" w:lineRule="exact"/>
        <w:textAlignment w:val="center"/>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目前随着视频大数据时代的到来，</w:t>
      </w:r>
      <w:r w:rsidR="00B4016F">
        <w:rPr>
          <w:rFonts w:ascii="Times New Roman" w:hAnsi="Times New Roman" w:hint="eastAsia"/>
          <w:sz w:val="24"/>
          <w:szCs w:val="24"/>
        </w:rPr>
        <w:t>分布式</w:t>
      </w:r>
      <w:r>
        <w:rPr>
          <w:rFonts w:ascii="Times New Roman" w:hAnsi="Times New Roman" w:hint="eastAsia"/>
          <w:sz w:val="24"/>
          <w:szCs w:val="24"/>
        </w:rPr>
        <w:t>处理视频数据成为一种趋势。如何</w:t>
      </w:r>
      <w:r w:rsidR="00B4016F">
        <w:rPr>
          <w:rFonts w:ascii="Times New Roman" w:hAnsi="Times New Roman" w:hint="eastAsia"/>
          <w:sz w:val="24"/>
          <w:szCs w:val="24"/>
        </w:rPr>
        <w:t>高效的利用集群成为研究热点，分布式处理平台下数据放置策略的能够很好的解</w:t>
      </w:r>
      <w:r w:rsidR="00B4016F">
        <w:rPr>
          <w:rFonts w:ascii="Times New Roman" w:hAnsi="Times New Roman" w:hint="eastAsia"/>
          <w:sz w:val="24"/>
          <w:szCs w:val="24"/>
        </w:rPr>
        <w:lastRenderedPageBreak/>
        <w:t>决的分布式集群负载均衡的问题和集群内部大量网络传输的问题，成为提高集群利用率的一种重要解决方案。</w:t>
      </w:r>
    </w:p>
    <w:p w:rsidR="006F4593" w:rsidRDefault="006F4593" w:rsidP="006550AE">
      <w:pPr>
        <w:adjustRightInd w:val="0"/>
        <w:snapToGrid w:val="0"/>
        <w:spacing w:line="400" w:lineRule="exact"/>
        <w:ind w:firstLine="420"/>
        <w:textAlignment w:val="center"/>
        <w:rPr>
          <w:rFonts w:ascii="Times New Roman" w:hAnsi="Times New Roman"/>
          <w:sz w:val="24"/>
          <w:szCs w:val="24"/>
        </w:rPr>
      </w:pPr>
    </w:p>
    <w:p w:rsidR="008815F2" w:rsidRPr="00EE1EA8" w:rsidRDefault="008815F2" w:rsidP="008815F2">
      <w:pPr>
        <w:adjustRightInd w:val="0"/>
        <w:snapToGrid w:val="0"/>
        <w:ind w:firstLineChars="200" w:firstLine="480"/>
        <w:textAlignment w:val="center"/>
        <w:rPr>
          <w:rFonts w:ascii="Times New Roman" w:hAnsi="Times New Roman"/>
          <w:sz w:val="24"/>
          <w:szCs w:val="24"/>
        </w:rPr>
        <w:sectPr w:rsidR="008815F2" w:rsidRPr="00EE1EA8" w:rsidSect="00E955FE">
          <w:headerReference w:type="default" r:id="rId59"/>
          <w:pgSz w:w="11906" w:h="16838"/>
          <w:pgMar w:top="1440" w:right="1800" w:bottom="1440" w:left="1800" w:header="851" w:footer="992" w:gutter="0"/>
          <w:cols w:space="425"/>
          <w:docGrid w:type="lines" w:linePitch="312"/>
        </w:sectPr>
      </w:pPr>
    </w:p>
    <w:p w:rsidR="00F37FD4" w:rsidRPr="003C14E1" w:rsidRDefault="00DA322B" w:rsidP="00E059E0">
      <w:pPr>
        <w:pStyle w:val="1"/>
        <w:widowControl w:val="0"/>
        <w:snapToGrid/>
        <w:spacing w:after="624" w:line="400" w:lineRule="exact"/>
        <w:rPr>
          <w:rFonts w:cstheme="minorBidi"/>
          <w:lang w:val="en-US" w:eastAsia="zh-CN"/>
        </w:rPr>
      </w:pPr>
      <w:bookmarkStart w:id="293" w:name="_Toc440442891"/>
      <w:bookmarkStart w:id="294" w:name="_Toc476847751"/>
      <w:r w:rsidRPr="003C14E1">
        <w:rPr>
          <w:rFonts w:cstheme="minorBidi" w:hint="eastAsia"/>
          <w:lang w:val="en-US" w:eastAsia="zh-CN"/>
        </w:rPr>
        <w:lastRenderedPageBreak/>
        <w:t>参考文献</w:t>
      </w:r>
      <w:bookmarkEnd w:id="293"/>
      <w:bookmarkEnd w:id="294"/>
    </w:p>
    <w:p w:rsidR="003659D5" w:rsidRPr="00F4745C" w:rsidRDefault="003659D5"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295" w:name="_Ref470613098"/>
      <w:r w:rsidRPr="00F4745C">
        <w:rPr>
          <w:rFonts w:cstheme="minorBidi" w:hint="eastAsia"/>
          <w:sz w:val="24"/>
          <w:szCs w:val="21"/>
        </w:rPr>
        <w:t>巴丽娟</w:t>
      </w:r>
      <w:r w:rsidRPr="00F4745C">
        <w:rPr>
          <w:rFonts w:cstheme="minorBidi" w:hint="eastAsia"/>
          <w:sz w:val="24"/>
          <w:szCs w:val="21"/>
        </w:rPr>
        <w:t xml:space="preserve">. </w:t>
      </w:r>
      <w:r w:rsidRPr="00F4745C">
        <w:rPr>
          <w:rFonts w:cstheme="minorBidi" w:hint="eastAsia"/>
          <w:sz w:val="24"/>
          <w:szCs w:val="21"/>
        </w:rPr>
        <w:t>云存储虚拟化技术在视频监控中的应用</w:t>
      </w:r>
      <w:r w:rsidRPr="00F4745C">
        <w:rPr>
          <w:rFonts w:cstheme="minorBidi" w:hint="eastAsia"/>
          <w:sz w:val="24"/>
          <w:szCs w:val="21"/>
        </w:rPr>
        <w:t xml:space="preserve">[J]. </w:t>
      </w:r>
      <w:r w:rsidRPr="00F4745C">
        <w:rPr>
          <w:rFonts w:cstheme="minorBidi" w:hint="eastAsia"/>
          <w:sz w:val="24"/>
          <w:szCs w:val="21"/>
        </w:rPr>
        <w:t>中国安防</w:t>
      </w:r>
      <w:r w:rsidRPr="00F4745C">
        <w:rPr>
          <w:rFonts w:cstheme="minorBidi" w:hint="eastAsia"/>
          <w:sz w:val="24"/>
          <w:szCs w:val="21"/>
        </w:rPr>
        <w:t>, 2013(8):59-62.</w:t>
      </w:r>
      <w:bookmarkEnd w:id="295"/>
    </w:p>
    <w:p w:rsidR="00044D66" w:rsidRPr="00F4745C" w:rsidRDefault="00044D66"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296" w:name="_Ref470614792"/>
      <w:r w:rsidRPr="00F4745C">
        <w:rPr>
          <w:rFonts w:cstheme="minorBidi" w:hint="eastAsia"/>
          <w:sz w:val="24"/>
          <w:szCs w:val="21"/>
        </w:rPr>
        <w:t>黄铁军</w:t>
      </w:r>
      <w:r w:rsidRPr="00F4745C">
        <w:rPr>
          <w:rFonts w:cstheme="minorBidi" w:hint="eastAsia"/>
          <w:sz w:val="24"/>
          <w:szCs w:val="21"/>
        </w:rPr>
        <w:t xml:space="preserve">, </w:t>
      </w:r>
      <w:r w:rsidRPr="00F4745C">
        <w:rPr>
          <w:rFonts w:cstheme="minorBidi" w:hint="eastAsia"/>
          <w:sz w:val="24"/>
          <w:szCs w:val="21"/>
        </w:rPr>
        <w:t>郑锦</w:t>
      </w:r>
      <w:r w:rsidRPr="00F4745C">
        <w:rPr>
          <w:rFonts w:cstheme="minorBidi" w:hint="eastAsia"/>
          <w:sz w:val="24"/>
          <w:szCs w:val="21"/>
        </w:rPr>
        <w:t xml:space="preserve">, </w:t>
      </w:r>
      <w:r w:rsidRPr="00F4745C">
        <w:rPr>
          <w:rFonts w:cstheme="minorBidi" w:hint="eastAsia"/>
          <w:sz w:val="24"/>
          <w:szCs w:val="21"/>
        </w:rPr>
        <w:t>李波</w:t>
      </w:r>
      <w:r w:rsidRPr="00F4745C">
        <w:rPr>
          <w:rFonts w:cstheme="minorBidi" w:hint="eastAsia"/>
          <w:sz w:val="24"/>
          <w:szCs w:val="21"/>
        </w:rPr>
        <w:t>,</w:t>
      </w:r>
      <w:r w:rsidRPr="00F4745C">
        <w:rPr>
          <w:rFonts w:cstheme="minorBidi" w:hint="eastAsia"/>
          <w:sz w:val="24"/>
          <w:szCs w:val="21"/>
        </w:rPr>
        <w:t>等</w:t>
      </w:r>
      <w:r w:rsidRPr="00F4745C">
        <w:rPr>
          <w:rFonts w:cstheme="minorBidi" w:hint="eastAsia"/>
          <w:sz w:val="24"/>
          <w:szCs w:val="21"/>
        </w:rPr>
        <w:t xml:space="preserve">. </w:t>
      </w:r>
      <w:r w:rsidRPr="00F4745C">
        <w:rPr>
          <w:rFonts w:cstheme="minorBidi" w:hint="eastAsia"/>
          <w:sz w:val="24"/>
          <w:szCs w:val="21"/>
        </w:rPr>
        <w:t>多媒体技术研究</w:t>
      </w:r>
      <w:r w:rsidRPr="00F4745C">
        <w:rPr>
          <w:rFonts w:cstheme="minorBidi" w:hint="eastAsia"/>
          <w:sz w:val="24"/>
          <w:szCs w:val="21"/>
        </w:rPr>
        <w:t>:2013</w:t>
      </w:r>
      <w:r w:rsidRPr="00F4745C">
        <w:rPr>
          <w:rFonts w:cstheme="minorBidi" w:hint="eastAsia"/>
          <w:sz w:val="24"/>
          <w:szCs w:val="21"/>
        </w:rPr>
        <w:t>——面向智能视频监控的视觉感知与处理</w:t>
      </w:r>
      <w:r w:rsidRPr="00F4745C">
        <w:rPr>
          <w:rFonts w:cstheme="minorBidi" w:hint="eastAsia"/>
          <w:sz w:val="24"/>
          <w:szCs w:val="21"/>
        </w:rPr>
        <w:t xml:space="preserve">[J]. </w:t>
      </w:r>
      <w:r w:rsidRPr="00F4745C">
        <w:rPr>
          <w:rFonts w:cstheme="minorBidi" w:hint="eastAsia"/>
          <w:sz w:val="24"/>
          <w:szCs w:val="21"/>
        </w:rPr>
        <w:t>中国图象图形学报</w:t>
      </w:r>
      <w:r w:rsidRPr="00F4745C">
        <w:rPr>
          <w:rFonts w:cstheme="minorBidi" w:hint="eastAsia"/>
          <w:sz w:val="24"/>
          <w:szCs w:val="21"/>
        </w:rPr>
        <w:t>, 2014, 19(11):1539-1562.</w:t>
      </w:r>
      <w:bookmarkEnd w:id="296"/>
    </w:p>
    <w:p w:rsidR="00520033" w:rsidRPr="00F4745C" w:rsidRDefault="00BF07AA"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297" w:name="_Ref470615144"/>
      <w:r w:rsidRPr="00F4745C">
        <w:rPr>
          <w:rFonts w:cstheme="minorBidi"/>
          <w:sz w:val="24"/>
          <w:szCs w:val="21"/>
        </w:rPr>
        <w:t>Mahapatra A, Sa P K, Majhi B. A MULTI-VIEW VIDEO SYNOPSIS FRAMEWORK[C]// IEEE International Conference on Image Processing. IEEE, 2015:31-44.</w:t>
      </w:r>
      <w:bookmarkEnd w:id="297"/>
    </w:p>
    <w:p w:rsidR="00472E9C" w:rsidRPr="00F4745C" w:rsidRDefault="00472E9C"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298" w:name="_Ref475095888"/>
      <w:r w:rsidRPr="00F4745C">
        <w:rPr>
          <w:rFonts w:cstheme="minorBidi"/>
          <w:sz w:val="24"/>
          <w:szCs w:val="21"/>
        </w:rPr>
        <w:t>Xiaomeng Zhao, Huadong Ma, Haitao Zhang, Yi Tang, Yue Kou</w:t>
      </w:r>
      <w:r w:rsidRPr="00F4745C">
        <w:rPr>
          <w:rFonts w:cstheme="minorBidi" w:hint="eastAsia"/>
          <w:sz w:val="24"/>
          <w:szCs w:val="21"/>
        </w:rPr>
        <w:t xml:space="preserve">, </w:t>
      </w:r>
      <w:r w:rsidRPr="00F4745C">
        <w:rPr>
          <w:rFonts w:cstheme="minorBidi"/>
          <w:sz w:val="24"/>
          <w:szCs w:val="21"/>
        </w:rPr>
        <w:t>“HVPI: Extending Hadoop to Support Video Analytic Applications”</w:t>
      </w:r>
      <w:r w:rsidRPr="00F4745C">
        <w:rPr>
          <w:rFonts w:cstheme="minorBidi" w:hint="eastAsia"/>
          <w:sz w:val="24"/>
          <w:szCs w:val="21"/>
        </w:rPr>
        <w:t xml:space="preserve">, </w:t>
      </w:r>
      <w:r w:rsidRPr="00F4745C">
        <w:rPr>
          <w:rFonts w:cstheme="minorBidi"/>
          <w:sz w:val="24"/>
          <w:szCs w:val="21"/>
        </w:rPr>
        <w:t xml:space="preserve">IEEE </w:t>
      </w:r>
      <w:r w:rsidRPr="00F4745C">
        <w:rPr>
          <w:rFonts w:cstheme="minorBidi" w:hint="eastAsia"/>
          <w:sz w:val="24"/>
          <w:szCs w:val="21"/>
        </w:rPr>
        <w:t>8</w:t>
      </w:r>
      <w:r w:rsidRPr="00F4745C">
        <w:rPr>
          <w:rFonts w:cstheme="minorBidi"/>
          <w:sz w:val="24"/>
          <w:szCs w:val="21"/>
        </w:rPr>
        <w:t>th International Conference on Cloud Computing</w:t>
      </w:r>
      <w:r w:rsidRPr="00F4745C">
        <w:rPr>
          <w:rFonts w:cstheme="minorBidi" w:hint="eastAsia"/>
          <w:sz w:val="24"/>
          <w:szCs w:val="21"/>
        </w:rPr>
        <w:t xml:space="preserve"> (IEEE Cloud 2015), pp. </w:t>
      </w:r>
      <w:r w:rsidRPr="00F4745C">
        <w:rPr>
          <w:rFonts w:cstheme="minorBidi"/>
          <w:sz w:val="24"/>
          <w:szCs w:val="21"/>
        </w:rPr>
        <w:t>789 - 796</w:t>
      </w:r>
      <w:r w:rsidRPr="00F4745C">
        <w:rPr>
          <w:rFonts w:cstheme="minorBidi" w:hint="eastAsia"/>
          <w:sz w:val="24"/>
          <w:szCs w:val="21"/>
        </w:rPr>
        <w:t>.</w:t>
      </w:r>
      <w:bookmarkEnd w:id="298"/>
    </w:p>
    <w:p w:rsidR="00472E9C" w:rsidRPr="00F4745C" w:rsidRDefault="00472E9C"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299" w:name="_Ref475095900"/>
      <w:r w:rsidRPr="00F4745C">
        <w:rPr>
          <w:rFonts w:cstheme="minorBidi"/>
          <w:sz w:val="24"/>
          <w:szCs w:val="21"/>
        </w:rPr>
        <w:t>Haitao Zhang, Jin Yan, Yue Kou</w:t>
      </w:r>
      <w:r w:rsidRPr="00F4745C">
        <w:rPr>
          <w:rFonts w:cstheme="minorBidi" w:hint="eastAsia"/>
          <w:sz w:val="24"/>
          <w:szCs w:val="21"/>
        </w:rPr>
        <w:t xml:space="preserve">, </w:t>
      </w:r>
      <w:r w:rsidRPr="00F4745C">
        <w:rPr>
          <w:rFonts w:cstheme="minorBidi"/>
          <w:sz w:val="24"/>
          <w:szCs w:val="21"/>
        </w:rPr>
        <w:t>“Efficient Online Surveillance Video Processing based on Spark Framework”</w:t>
      </w:r>
      <w:r w:rsidRPr="00F4745C">
        <w:rPr>
          <w:rFonts w:cstheme="minorBidi" w:hint="eastAsia"/>
          <w:sz w:val="24"/>
          <w:szCs w:val="21"/>
        </w:rPr>
        <w:t>, International Conference on Big Data Computing and Communications (Bigcom 2016), 2016.</w:t>
      </w:r>
      <w:bookmarkEnd w:id="299"/>
    </w:p>
    <w:p w:rsidR="00520033" w:rsidRPr="00F4745C" w:rsidRDefault="00520033"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00" w:name="_Ref471220766"/>
      <w:r w:rsidRPr="00F4745C">
        <w:rPr>
          <w:rFonts w:cstheme="minorBidi" w:hint="eastAsia"/>
          <w:sz w:val="24"/>
          <w:szCs w:val="21"/>
        </w:rPr>
        <w:t>周艳慧</w:t>
      </w:r>
      <w:r w:rsidRPr="00F4745C">
        <w:rPr>
          <w:rFonts w:cstheme="minorBidi" w:hint="eastAsia"/>
          <w:sz w:val="24"/>
          <w:szCs w:val="21"/>
        </w:rPr>
        <w:t xml:space="preserve">, </w:t>
      </w:r>
      <w:r w:rsidRPr="00F4745C">
        <w:rPr>
          <w:rFonts w:cstheme="minorBidi" w:hint="eastAsia"/>
          <w:sz w:val="24"/>
          <w:szCs w:val="21"/>
        </w:rPr>
        <w:t>张凯</w:t>
      </w:r>
      <w:r w:rsidRPr="00F4745C">
        <w:rPr>
          <w:rFonts w:cstheme="minorBidi" w:hint="eastAsia"/>
          <w:sz w:val="24"/>
          <w:szCs w:val="21"/>
        </w:rPr>
        <w:t xml:space="preserve">. </w:t>
      </w:r>
      <w:r w:rsidRPr="00F4745C">
        <w:rPr>
          <w:rFonts w:cstheme="minorBidi" w:hint="eastAsia"/>
          <w:sz w:val="24"/>
          <w:szCs w:val="21"/>
        </w:rPr>
        <w:t>新的分布式任务调度算法</w:t>
      </w:r>
      <w:r w:rsidRPr="00F4745C">
        <w:rPr>
          <w:rFonts w:cstheme="minorBidi" w:hint="eastAsia"/>
          <w:sz w:val="24"/>
          <w:szCs w:val="21"/>
        </w:rPr>
        <w:t xml:space="preserve">[J]. </w:t>
      </w:r>
      <w:r w:rsidRPr="00F4745C">
        <w:rPr>
          <w:rFonts w:cstheme="minorBidi" w:hint="eastAsia"/>
          <w:sz w:val="24"/>
          <w:szCs w:val="21"/>
        </w:rPr>
        <w:t>计算机系统应用</w:t>
      </w:r>
      <w:r w:rsidRPr="00F4745C">
        <w:rPr>
          <w:rFonts w:cstheme="minorBidi" w:hint="eastAsia"/>
          <w:sz w:val="24"/>
          <w:szCs w:val="21"/>
        </w:rPr>
        <w:t>, 2008, 17(10):40-42.</w:t>
      </w:r>
      <w:bookmarkEnd w:id="300"/>
    </w:p>
    <w:p w:rsidR="0015288C" w:rsidRPr="00F4745C" w:rsidRDefault="0015288C"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01" w:name="_Ref470620599"/>
      <w:r w:rsidRPr="00F4745C">
        <w:rPr>
          <w:rFonts w:cstheme="minorBidi"/>
          <w:sz w:val="24"/>
          <w:szCs w:val="21"/>
        </w:rPr>
        <w:t>Agrawal D, Abbadi A E, Antony S, et al. Data Management Challenges in Cloud Computing Infrastructures[C]// Databases in Networked Information Systems, International Workshop, Dnis 2010, Aizu-Wakamatsu, Japan, March 29-31, 2010. Proceedings. 2010:1-10.</w:t>
      </w:r>
      <w:bookmarkEnd w:id="301"/>
    </w:p>
    <w:p w:rsidR="0015288C" w:rsidRPr="00F4745C" w:rsidRDefault="0015288C"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02" w:name="_Ref470620614"/>
      <w:r w:rsidRPr="00F4745C">
        <w:rPr>
          <w:rFonts w:cstheme="minorBidi"/>
          <w:sz w:val="24"/>
          <w:szCs w:val="21"/>
        </w:rPr>
        <w:t>Wei Q, Veeravalli B, Gong B, et al. CDRM: A Cost-Effective Dynamic Replication Management Scheme for Cloud Storage Cluster.[C]// IEEE International Conference on CLUSTER Computing. IEEE, 2010:188-196.</w:t>
      </w:r>
      <w:bookmarkEnd w:id="302"/>
    </w:p>
    <w:p w:rsidR="003D1157" w:rsidRPr="00F4745C" w:rsidRDefault="003D1157"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03" w:name="_Ref470621050"/>
      <w:r w:rsidRPr="00F4745C">
        <w:rPr>
          <w:rFonts w:cstheme="minorBidi" w:hint="eastAsia"/>
          <w:sz w:val="24"/>
          <w:szCs w:val="21"/>
        </w:rPr>
        <w:t>郭伟</w:t>
      </w:r>
      <w:r w:rsidRPr="00F4745C">
        <w:rPr>
          <w:rFonts w:cstheme="minorBidi" w:hint="eastAsia"/>
          <w:sz w:val="24"/>
          <w:szCs w:val="21"/>
        </w:rPr>
        <w:t xml:space="preserve">. </w:t>
      </w:r>
      <w:r w:rsidRPr="00F4745C">
        <w:rPr>
          <w:rFonts w:cstheme="minorBidi" w:hint="eastAsia"/>
          <w:sz w:val="24"/>
          <w:szCs w:val="21"/>
        </w:rPr>
        <w:t>云计算环境中数据放置及复制策略研究</w:t>
      </w:r>
      <w:r w:rsidRPr="00F4745C">
        <w:rPr>
          <w:rFonts w:cstheme="minorBidi" w:hint="eastAsia"/>
          <w:sz w:val="24"/>
          <w:szCs w:val="21"/>
        </w:rPr>
        <w:t xml:space="preserve">[D]. </w:t>
      </w:r>
      <w:r w:rsidRPr="00F4745C">
        <w:rPr>
          <w:rFonts w:cstheme="minorBidi" w:hint="eastAsia"/>
          <w:sz w:val="24"/>
          <w:szCs w:val="21"/>
        </w:rPr>
        <w:t>山东大学</w:t>
      </w:r>
      <w:r w:rsidRPr="00F4745C">
        <w:rPr>
          <w:rFonts w:cstheme="minorBidi" w:hint="eastAsia"/>
          <w:sz w:val="24"/>
          <w:szCs w:val="21"/>
        </w:rPr>
        <w:t>, 2015.</w:t>
      </w:r>
      <w:bookmarkEnd w:id="303"/>
    </w:p>
    <w:p w:rsidR="005F4F31" w:rsidRPr="00F4745C" w:rsidRDefault="005F4F31"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04" w:name="_Ref470530350"/>
      <w:r w:rsidRPr="00F4745C">
        <w:rPr>
          <w:rFonts w:cstheme="minorBidi" w:hint="eastAsia"/>
          <w:sz w:val="24"/>
          <w:szCs w:val="21"/>
        </w:rPr>
        <w:t>刘少伟</w:t>
      </w:r>
      <w:r w:rsidRPr="00F4745C">
        <w:rPr>
          <w:rFonts w:cstheme="minorBidi" w:hint="eastAsia"/>
          <w:sz w:val="24"/>
          <w:szCs w:val="21"/>
        </w:rPr>
        <w:t xml:space="preserve">, </w:t>
      </w:r>
      <w:r w:rsidRPr="00F4745C">
        <w:rPr>
          <w:rFonts w:cstheme="minorBidi" w:hint="eastAsia"/>
          <w:sz w:val="24"/>
          <w:szCs w:val="21"/>
        </w:rPr>
        <w:t>孔令梅</w:t>
      </w:r>
      <w:r w:rsidRPr="00F4745C">
        <w:rPr>
          <w:rFonts w:cstheme="minorBidi" w:hint="eastAsia"/>
          <w:sz w:val="24"/>
          <w:szCs w:val="21"/>
        </w:rPr>
        <w:t xml:space="preserve">, </w:t>
      </w:r>
      <w:r w:rsidRPr="00F4745C">
        <w:rPr>
          <w:rFonts w:cstheme="minorBidi" w:hint="eastAsia"/>
          <w:sz w:val="24"/>
          <w:szCs w:val="21"/>
        </w:rPr>
        <w:t>任开军</w:t>
      </w:r>
      <w:r w:rsidRPr="00F4745C">
        <w:rPr>
          <w:rFonts w:cstheme="minorBidi" w:hint="eastAsia"/>
          <w:sz w:val="24"/>
          <w:szCs w:val="21"/>
        </w:rPr>
        <w:t>,</w:t>
      </w:r>
      <w:r w:rsidRPr="00F4745C">
        <w:rPr>
          <w:rFonts w:cstheme="minorBidi" w:hint="eastAsia"/>
          <w:sz w:val="24"/>
          <w:szCs w:val="21"/>
        </w:rPr>
        <w:t>等</w:t>
      </w:r>
      <w:r w:rsidRPr="00F4745C">
        <w:rPr>
          <w:rFonts w:cstheme="minorBidi" w:hint="eastAsia"/>
          <w:sz w:val="24"/>
          <w:szCs w:val="21"/>
        </w:rPr>
        <w:t xml:space="preserve">. </w:t>
      </w:r>
      <w:bookmarkStart w:id="305" w:name="OLE_LINK1"/>
      <w:bookmarkStart w:id="306" w:name="OLE_LINK7"/>
      <w:bookmarkStart w:id="307" w:name="OLE_LINK12"/>
      <w:bookmarkStart w:id="308" w:name="OLE_LINK13"/>
      <w:r w:rsidRPr="00F4745C">
        <w:rPr>
          <w:rFonts w:cstheme="minorBidi" w:hint="eastAsia"/>
          <w:sz w:val="24"/>
          <w:szCs w:val="21"/>
        </w:rPr>
        <w:t>云环境下优化科学工作流执行性能的两阶段数据放置与任务调度策略</w:t>
      </w:r>
      <w:bookmarkEnd w:id="305"/>
      <w:bookmarkEnd w:id="306"/>
      <w:bookmarkEnd w:id="307"/>
      <w:bookmarkEnd w:id="308"/>
      <w:r w:rsidRPr="00F4745C">
        <w:rPr>
          <w:rFonts w:cstheme="minorBidi" w:hint="eastAsia"/>
          <w:sz w:val="24"/>
          <w:szCs w:val="21"/>
        </w:rPr>
        <w:t xml:space="preserve">[J]. </w:t>
      </w:r>
      <w:r w:rsidRPr="00F4745C">
        <w:rPr>
          <w:rFonts w:cstheme="minorBidi" w:hint="eastAsia"/>
          <w:sz w:val="24"/>
          <w:szCs w:val="21"/>
        </w:rPr>
        <w:t>计算机学报</w:t>
      </w:r>
      <w:r w:rsidRPr="00F4745C">
        <w:rPr>
          <w:rFonts w:cstheme="minorBidi" w:hint="eastAsia"/>
          <w:sz w:val="24"/>
          <w:szCs w:val="21"/>
        </w:rPr>
        <w:t>, 2011, 34(11):2121-2130.</w:t>
      </w:r>
      <w:bookmarkEnd w:id="304"/>
    </w:p>
    <w:p w:rsidR="005F4F31" w:rsidRPr="00F4745C" w:rsidRDefault="005F4F31"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09" w:name="_Ref470622751"/>
      <w:r w:rsidRPr="00F4745C">
        <w:rPr>
          <w:rFonts w:cstheme="minorBidi"/>
          <w:sz w:val="24"/>
          <w:szCs w:val="21"/>
        </w:rPr>
        <w:t>Poonthottam V P, Madhu Kumar S D. A Dynamic Data Placement Scheme for Hadoop Using Real-time Access Patterns[C]// International Conference on Advances in Computing, Communications and Informatics. 2013:225-229.</w:t>
      </w:r>
      <w:bookmarkEnd w:id="309"/>
    </w:p>
    <w:p w:rsidR="0077581F" w:rsidRPr="00F4745C" w:rsidRDefault="0077581F"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0" w:name="_Ref470623316"/>
      <w:r w:rsidRPr="00F4745C">
        <w:rPr>
          <w:rFonts w:cstheme="minorBidi"/>
          <w:sz w:val="24"/>
          <w:szCs w:val="21"/>
        </w:rPr>
        <w:t>Xie J, Yin S, Ruan X, et al. Improving MapReduce performance through data placement in heterogeneous Hadoop clusters[J]. IEEE International Symposium on Parallel &amp; Distributed Processing Workshops &amp;Phd Forum, 2010:1 - 9.</w:t>
      </w:r>
      <w:bookmarkEnd w:id="310"/>
    </w:p>
    <w:p w:rsidR="0077581F" w:rsidRPr="00F4745C" w:rsidRDefault="00F53C4D"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1" w:name="_Ref470623772"/>
      <w:r w:rsidRPr="00F4745C">
        <w:rPr>
          <w:rFonts w:cstheme="minorBidi"/>
          <w:sz w:val="24"/>
          <w:szCs w:val="21"/>
        </w:rPr>
        <w:t xml:space="preserve">Ubarhande V, Popescu A M, Gonz&amp;#, et al. Novel Data-Distribution Technique </w:t>
      </w:r>
      <w:r w:rsidRPr="00F4745C">
        <w:rPr>
          <w:rFonts w:cstheme="minorBidi"/>
          <w:sz w:val="24"/>
          <w:szCs w:val="21"/>
        </w:rPr>
        <w:lastRenderedPageBreak/>
        <w:t>for Hadoop in Heterogeneous Cloud Environments[C]// International Conference on Complex. IEEE, 2015:217-224.</w:t>
      </w:r>
      <w:bookmarkEnd w:id="311"/>
    </w:p>
    <w:p w:rsidR="00BF5DA7" w:rsidRPr="00F4745C" w:rsidRDefault="00BF5DA7"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2" w:name="_Ref470624953"/>
      <w:r w:rsidRPr="00F4745C">
        <w:rPr>
          <w:rFonts w:cstheme="minorBidi"/>
          <w:sz w:val="24"/>
          <w:szCs w:val="21"/>
        </w:rPr>
        <w:t>He Y, Lee R, Huai Y, et al. RCFile: A fast and space-efficient data placement structure in MapReduce-based warehouse systems[C]// IEEE, International Conference on Data Engineering. IEEE Computer Society, 2011:1199-1208.</w:t>
      </w:r>
      <w:bookmarkEnd w:id="312"/>
    </w:p>
    <w:p w:rsidR="00C21B6B" w:rsidRPr="00F4745C" w:rsidRDefault="00C21B6B"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3" w:name="_Ref470636760"/>
      <w:r w:rsidRPr="00F4745C">
        <w:rPr>
          <w:rFonts w:cstheme="minorBidi"/>
          <w:sz w:val="24"/>
          <w:szCs w:val="21"/>
        </w:rPr>
        <w:t>Xiong R, Luo J, Dong F. SLDP: A Novel Data Placement Strategy for Large-Scale Heterogeneous Hadoop Cluster[C]// International Conference on Advanced Cloud &amp; Big Data. IEEE, 2014:9-17.</w:t>
      </w:r>
      <w:bookmarkEnd w:id="313"/>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4" w:name="_Ref470529781"/>
      <w:r w:rsidRPr="00F4745C">
        <w:rPr>
          <w:rFonts w:cstheme="minorBidi"/>
          <w:sz w:val="24"/>
          <w:szCs w:val="21"/>
        </w:rPr>
        <w:t>Dean J, Ghemawat S. MapReduce: Simplified Data Processing on Large Clusters[J]. In Proceedings ofOperating Systems Design and Implementation, 2004, 51(1):107-113.</w:t>
      </w:r>
      <w:bookmarkEnd w:id="314"/>
    </w:p>
    <w:p w:rsidR="004B6772" w:rsidRPr="00F4745C" w:rsidRDefault="00F86221"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5" w:name="_Ref470529797"/>
      <w:r w:rsidRPr="00F4745C">
        <w:rPr>
          <w:rFonts w:cstheme="minorBidi" w:hint="eastAsia"/>
          <w:sz w:val="24"/>
          <w:szCs w:val="21"/>
        </w:rPr>
        <w:t>宋杰</w:t>
      </w:r>
      <w:r w:rsidRPr="00F4745C">
        <w:rPr>
          <w:rFonts w:cstheme="minorBidi" w:hint="eastAsia"/>
          <w:sz w:val="24"/>
          <w:szCs w:val="21"/>
        </w:rPr>
        <w:t>,</w:t>
      </w:r>
      <w:r w:rsidRPr="00F4745C">
        <w:rPr>
          <w:rFonts w:cstheme="minorBidi" w:hint="eastAsia"/>
          <w:sz w:val="24"/>
          <w:szCs w:val="21"/>
        </w:rPr>
        <w:t>刘雪冰</w:t>
      </w:r>
      <w:r w:rsidRPr="00F4745C">
        <w:rPr>
          <w:rFonts w:cstheme="minorBidi" w:hint="eastAsia"/>
          <w:sz w:val="24"/>
          <w:szCs w:val="21"/>
        </w:rPr>
        <w:t>,</w:t>
      </w:r>
      <w:r w:rsidR="004B6772" w:rsidRPr="00F4745C">
        <w:rPr>
          <w:rFonts w:cstheme="minorBidi" w:hint="eastAsia"/>
          <w:sz w:val="24"/>
          <w:szCs w:val="21"/>
        </w:rPr>
        <w:t>朱志良等</w:t>
      </w:r>
      <w:r w:rsidR="004B6772" w:rsidRPr="00F4745C">
        <w:rPr>
          <w:rFonts w:cstheme="minorBidi" w:hint="eastAsia"/>
          <w:sz w:val="24"/>
          <w:szCs w:val="21"/>
        </w:rPr>
        <w:t xml:space="preserve">. </w:t>
      </w:r>
      <w:r w:rsidR="004B6772" w:rsidRPr="00F4745C">
        <w:rPr>
          <w:rFonts w:cstheme="minorBidi" w:hint="eastAsia"/>
          <w:sz w:val="24"/>
          <w:szCs w:val="21"/>
        </w:rPr>
        <w:t>一种能效优化的</w:t>
      </w:r>
      <w:r w:rsidR="004B6772" w:rsidRPr="00F4745C">
        <w:rPr>
          <w:rFonts w:cstheme="minorBidi" w:hint="eastAsia"/>
          <w:sz w:val="24"/>
          <w:szCs w:val="21"/>
        </w:rPr>
        <w:t xml:space="preserve"> MapReduce </w:t>
      </w:r>
      <w:r w:rsidR="004B6772" w:rsidRPr="00F4745C">
        <w:rPr>
          <w:rFonts w:cstheme="minorBidi" w:hint="eastAsia"/>
          <w:sz w:val="24"/>
          <w:szCs w:val="21"/>
        </w:rPr>
        <w:t>资源比模型</w:t>
      </w:r>
      <w:r w:rsidR="004B6772" w:rsidRPr="00F4745C">
        <w:rPr>
          <w:rFonts w:cstheme="minorBidi" w:hint="eastAsia"/>
          <w:sz w:val="24"/>
          <w:szCs w:val="21"/>
        </w:rPr>
        <w:t xml:space="preserve">[J]. </w:t>
      </w:r>
      <w:r w:rsidRPr="00F4745C">
        <w:rPr>
          <w:rFonts w:cstheme="minorBidi" w:hint="eastAsia"/>
          <w:sz w:val="24"/>
          <w:szCs w:val="21"/>
        </w:rPr>
        <w:t>计算机学报</w:t>
      </w:r>
      <w:r w:rsidRPr="00F4745C">
        <w:rPr>
          <w:rFonts w:cstheme="minorBidi" w:hint="eastAsia"/>
          <w:sz w:val="24"/>
          <w:szCs w:val="21"/>
        </w:rPr>
        <w:t>,</w:t>
      </w:r>
      <w:r w:rsidR="004B6772" w:rsidRPr="00F4745C">
        <w:rPr>
          <w:rFonts w:cstheme="minorBidi" w:hint="eastAsia"/>
          <w:sz w:val="24"/>
          <w:szCs w:val="21"/>
        </w:rPr>
        <w:t>2015</w:t>
      </w:r>
      <w:r w:rsidRPr="00F4745C">
        <w:rPr>
          <w:rFonts w:cstheme="minorBidi" w:hint="eastAsia"/>
          <w:sz w:val="24"/>
          <w:szCs w:val="21"/>
        </w:rPr>
        <w:t>,</w:t>
      </w:r>
      <w:r w:rsidR="004B6772" w:rsidRPr="00F4745C">
        <w:rPr>
          <w:rFonts w:cstheme="minorBidi" w:hint="eastAsia"/>
          <w:sz w:val="24"/>
          <w:szCs w:val="21"/>
        </w:rPr>
        <w:t>38(1)</w:t>
      </w:r>
      <w:r w:rsidRPr="00F4745C">
        <w:rPr>
          <w:rFonts w:cstheme="minorBidi" w:hint="eastAsia"/>
          <w:sz w:val="24"/>
          <w:szCs w:val="21"/>
        </w:rPr>
        <w:t>:</w:t>
      </w:r>
      <w:r w:rsidR="004B6772" w:rsidRPr="00F4745C">
        <w:rPr>
          <w:rFonts w:cstheme="minorBidi" w:hint="eastAsia"/>
          <w:sz w:val="24"/>
          <w:szCs w:val="21"/>
        </w:rPr>
        <w:t>59-73.</w:t>
      </w:r>
      <w:bookmarkEnd w:id="315"/>
    </w:p>
    <w:p w:rsidR="004B6772" w:rsidRPr="00F4745C" w:rsidRDefault="00F86221"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6" w:name="_Ref470529812"/>
      <w:r w:rsidRPr="00F4745C">
        <w:rPr>
          <w:rFonts w:cstheme="minorBidi" w:hint="eastAsia"/>
          <w:sz w:val="24"/>
          <w:szCs w:val="21"/>
        </w:rPr>
        <w:t>李成华，张新访，</w:t>
      </w:r>
      <w:r w:rsidR="004B6772" w:rsidRPr="00F4745C">
        <w:rPr>
          <w:rFonts w:cstheme="minorBidi" w:hint="eastAsia"/>
          <w:sz w:val="24"/>
          <w:szCs w:val="21"/>
        </w:rPr>
        <w:t>金海等</w:t>
      </w:r>
      <w:r w:rsidR="004B6772" w:rsidRPr="00F4745C">
        <w:rPr>
          <w:rFonts w:cstheme="minorBidi" w:hint="eastAsia"/>
          <w:sz w:val="24"/>
          <w:szCs w:val="21"/>
        </w:rPr>
        <w:t>. MapReduce</w:t>
      </w:r>
      <w:r w:rsidR="004B6772" w:rsidRPr="00F4745C">
        <w:rPr>
          <w:rFonts w:cstheme="minorBidi" w:hint="eastAsia"/>
          <w:sz w:val="24"/>
          <w:szCs w:val="21"/>
        </w:rPr>
        <w:t>：新型的分布式并行计算编程模型</w:t>
      </w:r>
      <w:r w:rsidR="004B6772" w:rsidRPr="00F4745C">
        <w:rPr>
          <w:rFonts w:cstheme="minorBidi" w:hint="eastAsia"/>
          <w:sz w:val="24"/>
          <w:szCs w:val="21"/>
        </w:rPr>
        <w:t xml:space="preserve">[J]. </w:t>
      </w:r>
      <w:r w:rsidRPr="00F4745C">
        <w:rPr>
          <w:rFonts w:cstheme="minorBidi" w:hint="eastAsia"/>
          <w:sz w:val="24"/>
          <w:szCs w:val="21"/>
        </w:rPr>
        <w:t>计算机工程与科学</w:t>
      </w:r>
      <w:r w:rsidRPr="00F4745C">
        <w:rPr>
          <w:rFonts w:cstheme="minorBidi" w:hint="eastAsia"/>
          <w:sz w:val="24"/>
          <w:szCs w:val="21"/>
        </w:rPr>
        <w:t>,</w:t>
      </w:r>
      <w:r w:rsidR="004B6772" w:rsidRPr="00F4745C">
        <w:rPr>
          <w:rFonts w:cstheme="minorBidi" w:hint="eastAsia"/>
          <w:sz w:val="24"/>
          <w:szCs w:val="21"/>
        </w:rPr>
        <w:t>2011</w:t>
      </w:r>
      <w:r w:rsidRPr="00F4745C">
        <w:rPr>
          <w:rFonts w:cstheme="minorBidi" w:hint="eastAsia"/>
          <w:sz w:val="24"/>
          <w:szCs w:val="21"/>
        </w:rPr>
        <w:t>,</w:t>
      </w:r>
      <w:r w:rsidR="004B6772" w:rsidRPr="00F4745C">
        <w:rPr>
          <w:rFonts w:cstheme="minorBidi" w:hint="eastAsia"/>
          <w:sz w:val="24"/>
          <w:szCs w:val="21"/>
        </w:rPr>
        <w:t>190 33(3)</w:t>
      </w:r>
      <w:r w:rsidRPr="00F4745C">
        <w:rPr>
          <w:rFonts w:cstheme="minorBidi" w:hint="eastAsia"/>
          <w:sz w:val="24"/>
          <w:szCs w:val="21"/>
        </w:rPr>
        <w:t>:</w:t>
      </w:r>
      <w:r w:rsidR="004B6772" w:rsidRPr="00F4745C">
        <w:rPr>
          <w:rFonts w:cstheme="minorBidi" w:hint="eastAsia"/>
          <w:sz w:val="24"/>
          <w:szCs w:val="21"/>
        </w:rPr>
        <w:t>129-135.</w:t>
      </w:r>
      <w:bookmarkEnd w:id="316"/>
    </w:p>
    <w:p w:rsidR="00C72F0E" w:rsidRPr="00F4745C" w:rsidRDefault="00C72F0E"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7" w:name="_Ref471927287"/>
      <w:r w:rsidRPr="00F4745C">
        <w:rPr>
          <w:rFonts w:cstheme="minorBidi" w:hint="eastAsia"/>
          <w:sz w:val="24"/>
          <w:szCs w:val="21"/>
        </w:rPr>
        <w:t>许彬</w:t>
      </w:r>
      <w:r w:rsidRPr="00F4745C">
        <w:rPr>
          <w:rFonts w:cstheme="minorBidi" w:hint="eastAsia"/>
          <w:sz w:val="24"/>
          <w:szCs w:val="21"/>
        </w:rPr>
        <w:t xml:space="preserve">, </w:t>
      </w:r>
      <w:r w:rsidRPr="00F4745C">
        <w:rPr>
          <w:rFonts w:cstheme="minorBidi" w:hint="eastAsia"/>
          <w:sz w:val="24"/>
          <w:szCs w:val="21"/>
        </w:rPr>
        <w:t>张海涛</w:t>
      </w:r>
      <w:r w:rsidRPr="00F4745C">
        <w:rPr>
          <w:rFonts w:cstheme="minorBidi"/>
          <w:sz w:val="24"/>
          <w:szCs w:val="21"/>
        </w:rPr>
        <w:t>“</w:t>
      </w:r>
      <w:r w:rsidRPr="00F4745C">
        <w:rPr>
          <w:rFonts w:cstheme="minorBidi" w:hint="eastAsia"/>
          <w:sz w:val="24"/>
          <w:szCs w:val="21"/>
        </w:rPr>
        <w:t>一种高效地视频浓缩分布式处理实现方法</w:t>
      </w:r>
      <w:r w:rsidRPr="00F4745C">
        <w:rPr>
          <w:rFonts w:cstheme="minorBidi"/>
          <w:sz w:val="24"/>
          <w:szCs w:val="21"/>
        </w:rPr>
        <w:t>”</w:t>
      </w:r>
      <w:r w:rsidRPr="00F4745C">
        <w:rPr>
          <w:rFonts w:cstheme="minorBidi" w:hint="eastAsia"/>
          <w:sz w:val="24"/>
          <w:szCs w:val="21"/>
        </w:rPr>
        <w:t>中国科技论文在线</w:t>
      </w:r>
      <w:r w:rsidRPr="00F4745C">
        <w:rPr>
          <w:rFonts w:cstheme="minorBidi" w:hint="eastAsia"/>
          <w:sz w:val="24"/>
          <w:szCs w:val="21"/>
        </w:rPr>
        <w:t>, 2016</w:t>
      </w:r>
      <w:bookmarkEnd w:id="317"/>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8" w:name="_Ref470529832"/>
      <w:r w:rsidRPr="00F4745C">
        <w:rPr>
          <w:rFonts w:cstheme="minorBidi"/>
          <w:sz w:val="24"/>
          <w:szCs w:val="21"/>
        </w:rPr>
        <w:t>Yang S, Wu B. Large Scale Video Data Analysis Based on Spark[C]// International Conference on Cloud Computing and Big Data. IEEE, 2015:209-212.</w:t>
      </w:r>
      <w:bookmarkEnd w:id="318"/>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19" w:name="_Ref470530270"/>
      <w:r w:rsidRPr="00F4745C">
        <w:rPr>
          <w:rFonts w:cstheme="minorBidi"/>
          <w:sz w:val="24"/>
          <w:szCs w:val="21"/>
        </w:rPr>
        <w:t>Zaharia M. An Architecture for Fast and General Data Processing on Large Clusters[M]. Association for Computing Machinery and Morgan &amp; Claypool, 2013.</w:t>
      </w:r>
      <w:bookmarkEnd w:id="319"/>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20" w:name="_Ref470530545"/>
      <w:r w:rsidRPr="00F4745C">
        <w:rPr>
          <w:rFonts w:cstheme="minorBidi" w:hint="eastAsia"/>
          <w:sz w:val="24"/>
          <w:szCs w:val="21"/>
        </w:rPr>
        <w:t>高彦杰．</w:t>
      </w:r>
      <w:r w:rsidRPr="00F4745C">
        <w:rPr>
          <w:rFonts w:cstheme="minorBidi" w:hint="eastAsia"/>
          <w:sz w:val="24"/>
          <w:szCs w:val="21"/>
        </w:rPr>
        <w:t>Spark</w:t>
      </w:r>
      <w:r w:rsidR="00F86221" w:rsidRPr="00F4745C">
        <w:rPr>
          <w:rFonts w:cstheme="minorBidi" w:hint="eastAsia"/>
          <w:sz w:val="24"/>
          <w:szCs w:val="21"/>
        </w:rPr>
        <w:t>大数据处理</w:t>
      </w:r>
      <w:r w:rsidR="00F86221" w:rsidRPr="00F4745C">
        <w:rPr>
          <w:rFonts w:cstheme="minorBidi" w:hint="eastAsia"/>
          <w:sz w:val="24"/>
          <w:szCs w:val="21"/>
        </w:rPr>
        <w:t>:</w:t>
      </w:r>
      <w:r w:rsidR="00F86221" w:rsidRPr="00F4745C">
        <w:rPr>
          <w:rFonts w:cstheme="minorBidi" w:hint="eastAsia"/>
          <w:sz w:val="24"/>
          <w:szCs w:val="21"/>
        </w:rPr>
        <w:t>技术</w:t>
      </w:r>
      <w:r w:rsidRPr="00F4745C">
        <w:rPr>
          <w:rFonts w:cstheme="minorBidi" w:hint="eastAsia"/>
          <w:sz w:val="24"/>
          <w:szCs w:val="21"/>
        </w:rPr>
        <w:t>应用与性能优化</w:t>
      </w:r>
      <w:r w:rsidRPr="00F4745C">
        <w:rPr>
          <w:rFonts w:cstheme="minorBidi" w:hint="eastAsia"/>
          <w:sz w:val="24"/>
          <w:szCs w:val="21"/>
        </w:rPr>
        <w:t>[M]</w:t>
      </w:r>
      <w:r w:rsidR="00F86221" w:rsidRPr="00F4745C">
        <w:rPr>
          <w:rFonts w:cstheme="minorBidi" w:hint="eastAsia"/>
          <w:sz w:val="24"/>
          <w:szCs w:val="21"/>
        </w:rPr>
        <w:t>．北京</w:t>
      </w:r>
      <w:r w:rsidR="00F86221" w:rsidRPr="00F4745C">
        <w:rPr>
          <w:rFonts w:cstheme="minorBidi" w:hint="eastAsia"/>
          <w:sz w:val="24"/>
          <w:szCs w:val="21"/>
        </w:rPr>
        <w:t>:</w:t>
      </w:r>
      <w:r w:rsidR="00F86221" w:rsidRPr="00F4745C">
        <w:rPr>
          <w:rFonts w:cstheme="minorBidi" w:hint="eastAsia"/>
          <w:sz w:val="24"/>
          <w:szCs w:val="21"/>
        </w:rPr>
        <w:t>机械工业出版社</w:t>
      </w:r>
      <w:r w:rsidR="00F86221" w:rsidRPr="00F4745C">
        <w:rPr>
          <w:rFonts w:cstheme="minorBidi" w:hint="eastAsia"/>
          <w:sz w:val="24"/>
          <w:szCs w:val="21"/>
        </w:rPr>
        <w:t>,</w:t>
      </w:r>
      <w:r w:rsidRPr="00F4745C">
        <w:rPr>
          <w:rFonts w:cstheme="minorBidi" w:hint="eastAsia"/>
          <w:sz w:val="24"/>
          <w:szCs w:val="21"/>
        </w:rPr>
        <w:t>2014</w:t>
      </w:r>
      <w:r w:rsidR="00F86221" w:rsidRPr="00F4745C">
        <w:rPr>
          <w:rFonts w:cstheme="minorBidi" w:hint="eastAsia"/>
          <w:sz w:val="24"/>
          <w:szCs w:val="21"/>
        </w:rPr>
        <w:t>:</w:t>
      </w:r>
      <w:r w:rsidRPr="00F4745C">
        <w:rPr>
          <w:rFonts w:cstheme="minorBidi" w:hint="eastAsia"/>
          <w:sz w:val="24"/>
          <w:szCs w:val="21"/>
        </w:rPr>
        <w:t>25-30</w:t>
      </w:r>
      <w:bookmarkEnd w:id="320"/>
    </w:p>
    <w:p w:rsidR="005A46A6" w:rsidRPr="00F4745C" w:rsidRDefault="005A46A6"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21" w:name="_Ref470706298"/>
      <w:r w:rsidRPr="00F4745C">
        <w:rPr>
          <w:rFonts w:cstheme="minorBidi" w:hint="eastAsia"/>
          <w:sz w:val="24"/>
          <w:szCs w:val="21"/>
        </w:rPr>
        <w:t>陈惟康</w:t>
      </w:r>
      <w:r w:rsidR="00F86221" w:rsidRPr="00F4745C">
        <w:rPr>
          <w:rFonts w:cstheme="minorBidi" w:hint="eastAsia"/>
          <w:sz w:val="24"/>
          <w:szCs w:val="21"/>
        </w:rPr>
        <w:t>,</w:t>
      </w:r>
      <w:r w:rsidRPr="00F4745C">
        <w:rPr>
          <w:rFonts w:cstheme="minorBidi" w:hint="eastAsia"/>
          <w:sz w:val="24"/>
          <w:szCs w:val="21"/>
        </w:rPr>
        <w:t>杜松</w:t>
      </w:r>
      <w:r w:rsidRPr="00F4745C">
        <w:rPr>
          <w:rFonts w:cstheme="minorBidi" w:hint="eastAsia"/>
          <w:sz w:val="24"/>
          <w:szCs w:val="21"/>
        </w:rPr>
        <w:t xml:space="preserve">. </w:t>
      </w:r>
      <w:r w:rsidRPr="00F4745C">
        <w:rPr>
          <w:rFonts w:cstheme="minorBidi" w:hint="eastAsia"/>
          <w:sz w:val="24"/>
          <w:szCs w:val="21"/>
        </w:rPr>
        <w:t>分布式存储中数据放置策略的研究</w:t>
      </w:r>
      <w:r w:rsidRPr="00F4745C">
        <w:rPr>
          <w:rFonts w:cstheme="minorBidi" w:hint="eastAsia"/>
          <w:sz w:val="24"/>
          <w:szCs w:val="21"/>
        </w:rPr>
        <w:t xml:space="preserve">[J]. </w:t>
      </w:r>
      <w:r w:rsidRPr="00F4745C">
        <w:rPr>
          <w:rFonts w:cstheme="minorBidi" w:hint="eastAsia"/>
          <w:sz w:val="24"/>
          <w:szCs w:val="21"/>
        </w:rPr>
        <w:t>计算机应用与软件</w:t>
      </w:r>
      <w:r w:rsidRPr="00F4745C">
        <w:rPr>
          <w:rFonts w:cstheme="minorBidi" w:hint="eastAsia"/>
          <w:sz w:val="24"/>
          <w:szCs w:val="21"/>
        </w:rPr>
        <w:t>, 2009, 26(1):6-8.</w:t>
      </w:r>
      <w:bookmarkEnd w:id="321"/>
    </w:p>
    <w:p w:rsidR="007C586B" w:rsidRPr="00F4745C" w:rsidRDefault="007C586B"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22" w:name="_Ref470708306"/>
      <w:r w:rsidRPr="00F4745C">
        <w:rPr>
          <w:rFonts w:cstheme="minorBidi" w:hint="eastAsia"/>
          <w:sz w:val="24"/>
          <w:szCs w:val="21"/>
        </w:rPr>
        <w:t>Fagin R,Lotem A,Naor M</w:t>
      </w:r>
      <w:r w:rsidRPr="00F4745C">
        <w:rPr>
          <w:rFonts w:cstheme="minorBidi" w:hint="eastAsia"/>
          <w:sz w:val="24"/>
          <w:szCs w:val="21"/>
        </w:rPr>
        <w:t>．</w:t>
      </w:r>
      <w:r w:rsidRPr="00F4745C">
        <w:rPr>
          <w:rFonts w:cstheme="minorBidi" w:hint="eastAsia"/>
          <w:sz w:val="24"/>
          <w:szCs w:val="21"/>
        </w:rPr>
        <w:t>Optimal Aggregation Algorithms for Middleware[C]</w:t>
      </w:r>
      <w:r w:rsidRPr="00F4745C">
        <w:rPr>
          <w:rFonts w:cstheme="minorBidi" w:hint="eastAsia"/>
          <w:sz w:val="24"/>
          <w:szCs w:val="21"/>
        </w:rPr>
        <w:t>．</w:t>
      </w:r>
      <w:r w:rsidRPr="00F4745C">
        <w:rPr>
          <w:rFonts w:cstheme="minorBidi" w:hint="eastAsia"/>
          <w:sz w:val="24"/>
          <w:szCs w:val="21"/>
        </w:rPr>
        <w:t>In Proc</w:t>
      </w:r>
      <w:r w:rsidRPr="00F4745C">
        <w:rPr>
          <w:rFonts w:cstheme="minorBidi" w:hint="eastAsia"/>
          <w:sz w:val="24"/>
          <w:szCs w:val="21"/>
        </w:rPr>
        <w:t>．</w:t>
      </w:r>
      <w:r w:rsidRPr="00F4745C">
        <w:rPr>
          <w:rFonts w:cstheme="minorBidi" w:hint="eastAsia"/>
          <w:sz w:val="24"/>
          <w:szCs w:val="21"/>
        </w:rPr>
        <w:t>PODS,2001</w:t>
      </w:r>
      <w:r w:rsidRPr="00F4745C">
        <w:rPr>
          <w:rFonts w:cstheme="minorBidi" w:hint="eastAsia"/>
          <w:sz w:val="24"/>
          <w:szCs w:val="21"/>
        </w:rPr>
        <w:t>．</w:t>
      </w:r>
      <w:bookmarkEnd w:id="322"/>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23" w:name="_Ref470530582"/>
      <w:r w:rsidRPr="00F4745C">
        <w:rPr>
          <w:rFonts w:cstheme="minorBidi"/>
          <w:sz w:val="24"/>
          <w:szCs w:val="21"/>
        </w:rPr>
        <w:t>Zhipeng Gao, Yinghao Qin, Kun Niu. An effective merge strategy based hierarchy for improving small file problem on HDFS[C]// 2016 4th International Conference on Cloud Computing and Intelligence Systems (CCIS). 2016.</w:t>
      </w:r>
      <w:bookmarkEnd w:id="323"/>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24" w:name="_Ref470530638"/>
      <w:r w:rsidRPr="00F4745C">
        <w:rPr>
          <w:rFonts w:cstheme="minorBidi" w:hint="eastAsia"/>
          <w:sz w:val="24"/>
          <w:szCs w:val="21"/>
        </w:rPr>
        <w:t>袁国武</w:t>
      </w:r>
      <w:r w:rsidRPr="00F4745C">
        <w:rPr>
          <w:rFonts w:cstheme="minorBidi" w:hint="eastAsia"/>
          <w:sz w:val="24"/>
          <w:szCs w:val="21"/>
        </w:rPr>
        <w:t xml:space="preserve">. </w:t>
      </w:r>
      <w:r w:rsidRPr="00F4745C">
        <w:rPr>
          <w:rFonts w:cstheme="minorBidi" w:hint="eastAsia"/>
          <w:sz w:val="24"/>
          <w:szCs w:val="21"/>
        </w:rPr>
        <w:t>智能视频监控中的运动目标检测和跟踪算法研究</w:t>
      </w:r>
      <w:r w:rsidRPr="00F4745C">
        <w:rPr>
          <w:rFonts w:cstheme="minorBidi" w:hint="eastAsia"/>
          <w:sz w:val="24"/>
          <w:szCs w:val="21"/>
        </w:rPr>
        <w:t xml:space="preserve">[D]. </w:t>
      </w:r>
      <w:r w:rsidRPr="00F4745C">
        <w:rPr>
          <w:rFonts w:cstheme="minorBidi" w:hint="eastAsia"/>
          <w:sz w:val="24"/>
          <w:szCs w:val="21"/>
        </w:rPr>
        <w:t>云南大学</w:t>
      </w:r>
      <w:r w:rsidRPr="00F4745C">
        <w:rPr>
          <w:rFonts w:cstheme="minorBidi" w:hint="eastAsia"/>
          <w:sz w:val="24"/>
          <w:szCs w:val="21"/>
        </w:rPr>
        <w:t>, 2012.</w:t>
      </w:r>
      <w:bookmarkEnd w:id="324"/>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25" w:name="_Ref470530652"/>
      <w:r w:rsidRPr="00F4745C">
        <w:rPr>
          <w:rFonts w:cstheme="minorBidi"/>
          <w:sz w:val="24"/>
          <w:szCs w:val="21"/>
        </w:rPr>
        <w:lastRenderedPageBreak/>
        <w:t>Zhu F, Zhao C, Cheng J. ECLC: Edge character and latency connection enhanced inter-frame difference algorithm for real-time outdoor surveillance[C]// Sixth International Conference on Distributed Smart Cameras. 2012:1-6.</w:t>
      </w:r>
      <w:bookmarkEnd w:id="325"/>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26" w:name="_Ref470530671"/>
      <w:r w:rsidRPr="00F4745C">
        <w:rPr>
          <w:rFonts w:cstheme="minorBidi"/>
          <w:sz w:val="24"/>
          <w:szCs w:val="21"/>
        </w:rPr>
        <w:t xml:space="preserve">Barnich O, Van D M. </w:t>
      </w:r>
      <w:bookmarkStart w:id="327" w:name="OLE_LINK161"/>
      <w:bookmarkStart w:id="328" w:name="OLE_LINK162"/>
      <w:r w:rsidRPr="00F4745C">
        <w:rPr>
          <w:rFonts w:cstheme="minorBidi"/>
          <w:sz w:val="24"/>
          <w:szCs w:val="21"/>
        </w:rPr>
        <w:t>ViBe: a universal background subtraction algorithm for video sequences</w:t>
      </w:r>
      <w:bookmarkEnd w:id="327"/>
      <w:bookmarkEnd w:id="328"/>
      <w:r w:rsidRPr="00F4745C">
        <w:rPr>
          <w:rFonts w:cstheme="minorBidi"/>
          <w:sz w:val="24"/>
          <w:szCs w:val="21"/>
        </w:rPr>
        <w:t>[J]. IEEETransactions on Image Processing A Publication of the IEEE Signal Processing Society, 2011, 20(6):1709-24.</w:t>
      </w:r>
      <w:bookmarkEnd w:id="326"/>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29" w:name="_Ref470530674"/>
      <w:r w:rsidRPr="00F4745C">
        <w:rPr>
          <w:rFonts w:cstheme="minorBidi"/>
          <w:sz w:val="24"/>
          <w:szCs w:val="21"/>
        </w:rPr>
        <w:t>T. Bouwmans, F. El Baf, and B. Vachon, “Statistical backgroundmodeling for foreground detection: A survey,” in Handbook of PatternRecognition and Computer Vision (Volume 4). Singapore: WorldScientific, Jan. 2010, ch. 3, pp. 181–199.</w:t>
      </w:r>
      <w:bookmarkEnd w:id="329"/>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0" w:name="_Ref470530675"/>
      <w:r w:rsidRPr="00F4745C">
        <w:rPr>
          <w:rFonts w:cstheme="minorBidi"/>
          <w:sz w:val="24"/>
          <w:szCs w:val="21"/>
        </w:rPr>
        <w:t>S. Elhabian, K. El-Sayed, and S. Ahmed, “Moving object detection inspatial domain using background removal techniques—State-of-art,”Recent Pat. Comput. Sci., vol. 1, pp. 32–54, Jan. 2008.</w:t>
      </w:r>
      <w:bookmarkEnd w:id="330"/>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1" w:name="_Ref470530702"/>
      <w:r w:rsidRPr="00F4745C">
        <w:rPr>
          <w:rFonts w:cstheme="minorBidi"/>
          <w:sz w:val="24"/>
          <w:szCs w:val="21"/>
        </w:rPr>
        <w:t>Xu J, Li J. Moving Target Tracking Algorithm Based on Scale Invariant Optical Flow Method[C]// International Conference on Information Science and Control Engineering. IEEE Computer Society, 2016:468-472.</w:t>
      </w:r>
      <w:bookmarkEnd w:id="331"/>
    </w:p>
    <w:p w:rsidR="004B6772" w:rsidRPr="00F4745C" w:rsidRDefault="004B67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2" w:name="_Ref470530703"/>
      <w:r w:rsidRPr="00F4745C">
        <w:rPr>
          <w:rFonts w:cstheme="minorBidi"/>
          <w:sz w:val="24"/>
          <w:szCs w:val="21"/>
        </w:rPr>
        <w:t>Wen-Ping J I, Guo B L, Ding G G. Detecting Traffic Volume Statistics Based on Virtual Coil with Optical Flow Method[J]. Computer Simulation, 2004, 21(1):109-117.</w:t>
      </w:r>
      <w:bookmarkEnd w:id="332"/>
    </w:p>
    <w:p w:rsidR="004B6772" w:rsidRPr="00F4745C" w:rsidRDefault="00F86221"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3" w:name="_Ref470530721"/>
      <w:r w:rsidRPr="00F4745C">
        <w:rPr>
          <w:rFonts w:cstheme="minorBidi" w:hint="eastAsia"/>
          <w:sz w:val="24"/>
          <w:szCs w:val="21"/>
        </w:rPr>
        <w:t>黄凯奇</w:t>
      </w:r>
      <w:r w:rsidRPr="00F4745C">
        <w:rPr>
          <w:rFonts w:cstheme="minorBidi" w:hint="eastAsia"/>
          <w:sz w:val="24"/>
          <w:szCs w:val="21"/>
        </w:rPr>
        <w:t>,</w:t>
      </w:r>
      <w:r w:rsidRPr="00F4745C">
        <w:rPr>
          <w:rFonts w:cstheme="minorBidi" w:hint="eastAsia"/>
          <w:sz w:val="24"/>
          <w:szCs w:val="21"/>
        </w:rPr>
        <w:t>陈晓棠</w:t>
      </w:r>
      <w:r w:rsidRPr="00F4745C">
        <w:rPr>
          <w:rFonts w:cstheme="minorBidi" w:hint="eastAsia"/>
          <w:sz w:val="24"/>
          <w:szCs w:val="21"/>
        </w:rPr>
        <w:t>,</w:t>
      </w:r>
      <w:r w:rsidR="004B6772" w:rsidRPr="00F4745C">
        <w:rPr>
          <w:rFonts w:cstheme="minorBidi" w:hint="eastAsia"/>
          <w:sz w:val="24"/>
          <w:szCs w:val="21"/>
        </w:rPr>
        <w:t>康运峰等</w:t>
      </w:r>
      <w:r w:rsidR="004B6772" w:rsidRPr="00F4745C">
        <w:rPr>
          <w:rFonts w:cstheme="minorBidi" w:hint="eastAsia"/>
          <w:sz w:val="24"/>
          <w:szCs w:val="21"/>
        </w:rPr>
        <w:t xml:space="preserve">. </w:t>
      </w:r>
      <w:r w:rsidR="004B6772" w:rsidRPr="00F4745C">
        <w:rPr>
          <w:rFonts w:cstheme="minorBidi" w:hint="eastAsia"/>
          <w:sz w:val="24"/>
          <w:szCs w:val="21"/>
        </w:rPr>
        <w:t>智能视频监控技术</w:t>
      </w:r>
      <w:r w:rsidR="004B6772" w:rsidRPr="00F4745C">
        <w:rPr>
          <w:rFonts w:cstheme="minorBidi" w:hint="eastAsia"/>
          <w:sz w:val="24"/>
          <w:szCs w:val="21"/>
        </w:rPr>
        <w:t xml:space="preserve">[J]. </w:t>
      </w:r>
      <w:r w:rsidRPr="00F4745C">
        <w:rPr>
          <w:rFonts w:cstheme="minorBidi" w:hint="eastAsia"/>
          <w:sz w:val="24"/>
          <w:szCs w:val="21"/>
        </w:rPr>
        <w:t>计算机学报</w:t>
      </w:r>
      <w:r w:rsidRPr="00F4745C">
        <w:rPr>
          <w:rFonts w:cstheme="minorBidi" w:hint="eastAsia"/>
          <w:sz w:val="24"/>
          <w:szCs w:val="21"/>
        </w:rPr>
        <w:t>,</w:t>
      </w:r>
      <w:r w:rsidR="004B6772" w:rsidRPr="00F4745C">
        <w:rPr>
          <w:rFonts w:cstheme="minorBidi" w:hint="eastAsia"/>
          <w:sz w:val="24"/>
          <w:szCs w:val="21"/>
        </w:rPr>
        <w:t>2015</w:t>
      </w:r>
      <w:r w:rsidRPr="00F4745C">
        <w:rPr>
          <w:rFonts w:cstheme="minorBidi" w:hint="eastAsia"/>
          <w:sz w:val="24"/>
          <w:szCs w:val="21"/>
        </w:rPr>
        <w:t>,</w:t>
      </w:r>
      <w:r w:rsidR="004B6772" w:rsidRPr="00F4745C">
        <w:rPr>
          <w:rFonts w:cstheme="minorBidi" w:hint="eastAsia"/>
          <w:sz w:val="24"/>
          <w:szCs w:val="21"/>
        </w:rPr>
        <w:t>38(6)</w:t>
      </w:r>
      <w:r w:rsidRPr="00F4745C">
        <w:rPr>
          <w:rFonts w:cstheme="minorBidi" w:hint="eastAsia"/>
          <w:sz w:val="24"/>
          <w:szCs w:val="21"/>
        </w:rPr>
        <w:t>:</w:t>
      </w:r>
      <w:r w:rsidR="004B6772" w:rsidRPr="00F4745C">
        <w:rPr>
          <w:rFonts w:cstheme="minorBidi" w:hint="eastAsia"/>
          <w:sz w:val="24"/>
          <w:szCs w:val="21"/>
        </w:rPr>
        <w:t xml:space="preserve"> 1093-1118.</w:t>
      </w:r>
      <w:bookmarkEnd w:id="333"/>
    </w:p>
    <w:p w:rsidR="00686072" w:rsidRPr="00F4745C" w:rsidRDefault="00F86221"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4" w:name="_Ref470530793"/>
      <w:r w:rsidRPr="00F4745C">
        <w:rPr>
          <w:rFonts w:cstheme="minorBidi" w:hint="eastAsia"/>
          <w:sz w:val="24"/>
          <w:szCs w:val="21"/>
        </w:rPr>
        <w:t>王娟</w:t>
      </w:r>
      <w:r w:rsidRPr="00F4745C">
        <w:rPr>
          <w:rFonts w:cstheme="minorBidi" w:hint="eastAsia"/>
          <w:sz w:val="24"/>
          <w:szCs w:val="21"/>
        </w:rPr>
        <w:t>,</w:t>
      </w:r>
      <w:r w:rsidRPr="00F4745C">
        <w:rPr>
          <w:rFonts w:cstheme="minorBidi" w:hint="eastAsia"/>
          <w:sz w:val="24"/>
          <w:szCs w:val="21"/>
        </w:rPr>
        <w:t>蒋兴浩</w:t>
      </w:r>
      <w:r w:rsidRPr="00F4745C">
        <w:rPr>
          <w:rFonts w:cstheme="minorBidi" w:hint="eastAsia"/>
          <w:sz w:val="24"/>
          <w:szCs w:val="21"/>
        </w:rPr>
        <w:t>,</w:t>
      </w:r>
      <w:r w:rsidR="004B6772" w:rsidRPr="00F4745C">
        <w:rPr>
          <w:rFonts w:cstheme="minorBidi" w:hint="eastAsia"/>
          <w:sz w:val="24"/>
          <w:szCs w:val="21"/>
        </w:rPr>
        <w:t>孙锬锋</w:t>
      </w:r>
      <w:r w:rsidR="004B6772" w:rsidRPr="00F4745C">
        <w:rPr>
          <w:rFonts w:cstheme="minorBidi" w:hint="eastAsia"/>
          <w:sz w:val="24"/>
          <w:szCs w:val="21"/>
        </w:rPr>
        <w:t xml:space="preserve">. </w:t>
      </w:r>
      <w:r w:rsidR="004B6772" w:rsidRPr="00F4745C">
        <w:rPr>
          <w:rFonts w:cstheme="minorBidi" w:hint="eastAsia"/>
          <w:sz w:val="24"/>
          <w:szCs w:val="21"/>
        </w:rPr>
        <w:t>视频摘要技术综述</w:t>
      </w:r>
      <w:r w:rsidR="004B6772" w:rsidRPr="00F4745C">
        <w:rPr>
          <w:rFonts w:cstheme="minorBidi" w:hint="eastAsia"/>
          <w:sz w:val="24"/>
          <w:szCs w:val="21"/>
        </w:rPr>
        <w:t xml:space="preserve">[J]. </w:t>
      </w:r>
      <w:r w:rsidRPr="00F4745C">
        <w:rPr>
          <w:rFonts w:cstheme="minorBidi" w:hint="eastAsia"/>
          <w:sz w:val="24"/>
          <w:szCs w:val="21"/>
        </w:rPr>
        <w:t>中国图象图形学报</w:t>
      </w:r>
      <w:r w:rsidRPr="00F4745C">
        <w:rPr>
          <w:rFonts w:cstheme="minorBidi" w:hint="eastAsia"/>
          <w:sz w:val="24"/>
          <w:szCs w:val="21"/>
        </w:rPr>
        <w:t>,</w:t>
      </w:r>
      <w:r w:rsidR="004B6772" w:rsidRPr="00F4745C">
        <w:rPr>
          <w:rFonts w:cstheme="minorBidi" w:hint="eastAsia"/>
          <w:sz w:val="24"/>
          <w:szCs w:val="21"/>
        </w:rPr>
        <w:t>2014</w:t>
      </w:r>
      <w:r w:rsidRPr="00F4745C">
        <w:rPr>
          <w:rFonts w:cstheme="minorBidi" w:hint="eastAsia"/>
          <w:sz w:val="24"/>
          <w:szCs w:val="21"/>
        </w:rPr>
        <w:t>,</w:t>
      </w:r>
      <w:r w:rsidR="004B6772" w:rsidRPr="00F4745C">
        <w:rPr>
          <w:rFonts w:cstheme="minorBidi" w:hint="eastAsia"/>
          <w:sz w:val="24"/>
          <w:szCs w:val="21"/>
        </w:rPr>
        <w:t xml:space="preserve"> 19(12)</w:t>
      </w:r>
      <w:r w:rsidRPr="00F4745C">
        <w:rPr>
          <w:rFonts w:cstheme="minorBidi" w:hint="eastAsia"/>
          <w:sz w:val="24"/>
          <w:szCs w:val="21"/>
        </w:rPr>
        <w:t>:</w:t>
      </w:r>
      <w:r w:rsidR="004B6772" w:rsidRPr="00F4745C">
        <w:rPr>
          <w:rFonts w:cstheme="minorBidi" w:hint="eastAsia"/>
          <w:sz w:val="24"/>
          <w:szCs w:val="21"/>
        </w:rPr>
        <w:t xml:space="preserve"> 1685-1695.</w:t>
      </w:r>
      <w:bookmarkEnd w:id="334"/>
    </w:p>
    <w:p w:rsidR="00686072" w:rsidRPr="00F4745C" w:rsidRDefault="0068607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5" w:name="_Ref474953195"/>
      <w:r w:rsidRPr="00F4745C">
        <w:rPr>
          <w:rFonts w:cstheme="minorBidi" w:hint="eastAsia"/>
          <w:sz w:val="24"/>
          <w:szCs w:val="21"/>
        </w:rPr>
        <w:t>宋飞斌</w:t>
      </w:r>
      <w:r w:rsidRPr="00F4745C">
        <w:rPr>
          <w:rFonts w:cstheme="minorBidi" w:hint="eastAsia"/>
          <w:sz w:val="24"/>
          <w:szCs w:val="21"/>
        </w:rPr>
        <w:t xml:space="preserve">. </w:t>
      </w:r>
      <w:r w:rsidRPr="00F4745C">
        <w:rPr>
          <w:rFonts w:cstheme="minorBidi" w:hint="eastAsia"/>
          <w:sz w:val="24"/>
          <w:szCs w:val="21"/>
        </w:rPr>
        <w:t>电信全球眼业务智能化部署方案探讨</w:t>
      </w:r>
      <w:r w:rsidRPr="00F4745C">
        <w:rPr>
          <w:rFonts w:cstheme="minorBidi" w:hint="eastAsia"/>
          <w:sz w:val="24"/>
          <w:szCs w:val="21"/>
        </w:rPr>
        <w:t xml:space="preserve">[J]. </w:t>
      </w:r>
      <w:r w:rsidRPr="00F4745C">
        <w:rPr>
          <w:rFonts w:cstheme="minorBidi" w:hint="eastAsia"/>
          <w:sz w:val="24"/>
          <w:szCs w:val="21"/>
        </w:rPr>
        <w:t>电信技术</w:t>
      </w:r>
      <w:r w:rsidRPr="00F4745C">
        <w:rPr>
          <w:rFonts w:cstheme="minorBidi" w:hint="eastAsia"/>
          <w:sz w:val="24"/>
          <w:szCs w:val="21"/>
        </w:rPr>
        <w:t>, 2015, 1(7):75-80.</w:t>
      </w:r>
      <w:bookmarkEnd w:id="335"/>
    </w:p>
    <w:p w:rsidR="00F86221" w:rsidRPr="00F4745C" w:rsidRDefault="00F86221"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6" w:name="_Ref470708767"/>
      <w:r w:rsidRPr="00F4745C">
        <w:rPr>
          <w:rFonts w:cstheme="minorBidi"/>
          <w:sz w:val="24"/>
          <w:szCs w:val="21"/>
        </w:rPr>
        <w:t>ITU-T H.626 standard, “Architectural requirements for visualof surveillance,” 2011.</w:t>
      </w:r>
      <w:bookmarkEnd w:id="336"/>
    </w:p>
    <w:p w:rsidR="00CB7CC2" w:rsidRPr="00F4745C" w:rsidRDefault="00CB7CC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7" w:name="_Ref471927109"/>
      <w:r w:rsidRPr="00F4745C">
        <w:rPr>
          <w:rFonts w:cstheme="minorBidi"/>
          <w:sz w:val="24"/>
          <w:szCs w:val="21"/>
        </w:rPr>
        <w:t>Haitao Zhang, Bin Xu, Jin Yan, Lujie Liu, Huadong Ma</w:t>
      </w:r>
      <w:r w:rsidRPr="00F4745C">
        <w:rPr>
          <w:rFonts w:cstheme="minorBidi" w:hint="eastAsia"/>
          <w:sz w:val="24"/>
          <w:szCs w:val="21"/>
        </w:rPr>
        <w:t>.</w:t>
      </w:r>
      <w:r w:rsidRPr="00F4745C">
        <w:rPr>
          <w:rFonts w:cstheme="minorBidi"/>
          <w:sz w:val="24"/>
          <w:szCs w:val="21"/>
        </w:rPr>
        <w:t xml:space="preserve"> “Proactive Data Placement for Surveillance Video Processing in Heterogeneous Cluster,”201</w:t>
      </w:r>
      <w:r w:rsidRPr="00F4745C">
        <w:rPr>
          <w:rFonts w:cstheme="minorBidi" w:hint="eastAsia"/>
          <w:sz w:val="24"/>
          <w:szCs w:val="21"/>
        </w:rPr>
        <w:t>6</w:t>
      </w:r>
      <w:r w:rsidRPr="00F4745C">
        <w:rPr>
          <w:rFonts w:cstheme="minorBidi"/>
          <w:sz w:val="24"/>
          <w:szCs w:val="21"/>
        </w:rPr>
        <w:t xml:space="preserve"> IEEE 8th IEEE International Conference on Cloud Computing Technology and Science, IEEE, 201</w:t>
      </w:r>
      <w:r w:rsidRPr="00F4745C">
        <w:rPr>
          <w:rFonts w:cstheme="minorBidi" w:hint="eastAsia"/>
          <w:sz w:val="24"/>
          <w:szCs w:val="21"/>
        </w:rPr>
        <w:t>6</w:t>
      </w:r>
      <w:bookmarkEnd w:id="337"/>
    </w:p>
    <w:p w:rsidR="00216FB2" w:rsidRPr="00F4745C" w:rsidRDefault="00216FB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8" w:name="_Ref471223998"/>
      <w:r w:rsidRPr="00F4745C">
        <w:rPr>
          <w:rFonts w:cstheme="minorBidi"/>
          <w:sz w:val="24"/>
          <w:szCs w:val="21"/>
        </w:rPr>
        <w:t>Design a pluggable interface to place replicas of blocks in HDFS</w:t>
      </w:r>
      <w:r w:rsidRPr="00F4745C">
        <w:rPr>
          <w:rFonts w:cstheme="minorBidi" w:hint="eastAsia"/>
          <w:sz w:val="24"/>
          <w:szCs w:val="21"/>
        </w:rPr>
        <w:t>,</w:t>
      </w:r>
      <w:r w:rsidRPr="00F4745C">
        <w:rPr>
          <w:rFonts w:cstheme="minorBidi"/>
          <w:sz w:val="24"/>
          <w:szCs w:val="21"/>
        </w:rPr>
        <w:t>https://issues.apache.org/jira/browse/HDFS-</w:t>
      </w:r>
      <w:r w:rsidRPr="00F4745C">
        <w:rPr>
          <w:rFonts w:cstheme="minorBidi" w:hint="eastAsia"/>
          <w:sz w:val="24"/>
          <w:szCs w:val="21"/>
        </w:rPr>
        <w:t>385,2016</w:t>
      </w:r>
      <w:bookmarkEnd w:id="338"/>
    </w:p>
    <w:p w:rsidR="00216FB2" w:rsidRPr="00F4745C" w:rsidRDefault="00216FB2" w:rsidP="00F4745C">
      <w:pPr>
        <w:pStyle w:val="a5"/>
        <w:widowControl w:val="0"/>
        <w:numPr>
          <w:ilvl w:val="0"/>
          <w:numId w:val="15"/>
        </w:numPr>
        <w:spacing w:before="326" w:line="400" w:lineRule="atLeast"/>
        <w:ind w:left="420" w:firstLineChars="0"/>
        <w:contextualSpacing/>
        <w:jc w:val="both"/>
        <w:rPr>
          <w:rFonts w:cstheme="minorBidi"/>
          <w:sz w:val="24"/>
          <w:szCs w:val="21"/>
        </w:rPr>
      </w:pPr>
      <w:bookmarkStart w:id="339" w:name="_Ref471224016"/>
      <w:r w:rsidRPr="00F4745C">
        <w:rPr>
          <w:rFonts w:cstheme="minorBidi"/>
          <w:sz w:val="24"/>
          <w:szCs w:val="21"/>
        </w:rPr>
        <w:t xml:space="preserve">Namenode should have a favored nodes hint to enable clients to have control over </w:t>
      </w:r>
      <w:r w:rsidRPr="00F4745C">
        <w:rPr>
          <w:rFonts w:cstheme="minorBidi"/>
          <w:sz w:val="24"/>
          <w:szCs w:val="21"/>
        </w:rPr>
        <w:lastRenderedPageBreak/>
        <w:t>block placement</w:t>
      </w:r>
      <w:r w:rsidRPr="00F4745C">
        <w:rPr>
          <w:rFonts w:cstheme="minorBidi" w:hint="eastAsia"/>
          <w:sz w:val="24"/>
          <w:szCs w:val="21"/>
        </w:rPr>
        <w:t>,</w:t>
      </w:r>
      <w:r w:rsidRPr="00F4745C">
        <w:rPr>
          <w:rFonts w:cstheme="minorBidi"/>
          <w:sz w:val="24"/>
          <w:szCs w:val="21"/>
        </w:rPr>
        <w:t>https://issues.apache.org/jira/browse/HDFS-</w:t>
      </w:r>
      <w:r w:rsidRPr="00F4745C">
        <w:rPr>
          <w:rFonts w:cstheme="minorBidi" w:hint="eastAsia"/>
          <w:sz w:val="24"/>
          <w:szCs w:val="21"/>
        </w:rPr>
        <w:t>2576,2016</w:t>
      </w:r>
      <w:bookmarkEnd w:id="339"/>
    </w:p>
    <w:p w:rsidR="002D4A53" w:rsidRDefault="00BC6597" w:rsidP="00F4745C">
      <w:pPr>
        <w:pStyle w:val="a5"/>
        <w:widowControl w:val="0"/>
        <w:numPr>
          <w:ilvl w:val="0"/>
          <w:numId w:val="15"/>
        </w:numPr>
        <w:spacing w:before="326" w:line="400" w:lineRule="atLeast"/>
        <w:ind w:left="420" w:firstLineChars="0"/>
        <w:contextualSpacing/>
        <w:jc w:val="both"/>
        <w:rPr>
          <w:rFonts w:cstheme="minorBidi"/>
          <w:sz w:val="24"/>
          <w:szCs w:val="21"/>
        </w:rPr>
        <w:sectPr w:rsidR="002D4A53" w:rsidSect="00E955FE">
          <w:headerReference w:type="default" r:id="rId60"/>
          <w:pgSz w:w="11906" w:h="16838"/>
          <w:pgMar w:top="1440" w:right="1800" w:bottom="1440" w:left="1800" w:header="851" w:footer="992" w:gutter="0"/>
          <w:cols w:space="425"/>
          <w:docGrid w:type="lines" w:linePitch="312"/>
        </w:sectPr>
      </w:pPr>
      <w:r w:rsidRPr="00F4745C">
        <w:rPr>
          <w:rFonts w:cstheme="minorBidi"/>
          <w:sz w:val="24"/>
          <w:szCs w:val="21"/>
        </w:rPr>
        <w:br w:type="page"/>
      </w:r>
    </w:p>
    <w:p w:rsidR="00F37FD4" w:rsidRPr="003C14E1" w:rsidRDefault="003266E1" w:rsidP="00E059E0">
      <w:pPr>
        <w:pStyle w:val="1"/>
        <w:widowControl w:val="0"/>
        <w:snapToGrid/>
        <w:spacing w:after="624" w:line="400" w:lineRule="exact"/>
        <w:rPr>
          <w:rFonts w:cstheme="minorBidi"/>
          <w:lang w:val="en-US" w:eastAsia="zh-CN"/>
        </w:rPr>
      </w:pPr>
      <w:bookmarkStart w:id="340" w:name="_Toc444855230"/>
      <w:bookmarkStart w:id="341" w:name="_Toc476847752"/>
      <w:bookmarkStart w:id="342" w:name="_Toc440442892"/>
      <w:r w:rsidRPr="003C14E1">
        <w:rPr>
          <w:rFonts w:cstheme="minorBidi" w:hint="eastAsia"/>
          <w:lang w:val="en-US" w:eastAsia="zh-CN"/>
        </w:rPr>
        <w:lastRenderedPageBreak/>
        <w:t>攻读硕士学位期间的主要研究成果</w:t>
      </w:r>
      <w:bookmarkEnd w:id="340"/>
      <w:bookmarkEnd w:id="341"/>
    </w:p>
    <w:p w:rsidR="003266E1" w:rsidRPr="002659FD" w:rsidRDefault="003266E1" w:rsidP="00430BD6">
      <w:pPr>
        <w:pStyle w:val="a5"/>
        <w:widowControl w:val="0"/>
        <w:numPr>
          <w:ilvl w:val="0"/>
          <w:numId w:val="41"/>
        </w:numPr>
        <w:spacing w:before="326" w:line="400" w:lineRule="atLeast"/>
        <w:ind w:left="426" w:firstLineChars="0"/>
        <w:contextualSpacing/>
        <w:jc w:val="both"/>
        <w:rPr>
          <w:rFonts w:cstheme="minorBidi"/>
          <w:sz w:val="24"/>
          <w:szCs w:val="21"/>
        </w:rPr>
      </w:pPr>
      <w:bookmarkStart w:id="343" w:name="OLE_LINK188"/>
      <w:bookmarkStart w:id="344" w:name="OLE_LINK189"/>
      <w:r w:rsidRPr="002659FD">
        <w:rPr>
          <w:rFonts w:cstheme="minorBidi" w:hint="eastAsia"/>
          <w:sz w:val="24"/>
          <w:szCs w:val="21"/>
        </w:rPr>
        <w:t>许彬</w:t>
      </w:r>
      <w:r w:rsidRPr="002659FD">
        <w:rPr>
          <w:rFonts w:cstheme="minorBidi" w:hint="eastAsia"/>
          <w:sz w:val="24"/>
          <w:szCs w:val="21"/>
        </w:rPr>
        <w:t xml:space="preserve">, </w:t>
      </w:r>
      <w:r w:rsidRPr="002659FD">
        <w:rPr>
          <w:rFonts w:cstheme="minorBidi" w:hint="eastAsia"/>
          <w:sz w:val="24"/>
          <w:szCs w:val="21"/>
        </w:rPr>
        <w:t>张海涛</w:t>
      </w:r>
      <w:r w:rsidRPr="002659FD">
        <w:rPr>
          <w:rFonts w:cstheme="minorBidi"/>
          <w:sz w:val="24"/>
          <w:szCs w:val="21"/>
        </w:rPr>
        <w:t>“</w:t>
      </w:r>
      <w:r w:rsidRPr="002659FD">
        <w:rPr>
          <w:rFonts w:cstheme="minorBidi" w:hint="eastAsia"/>
          <w:sz w:val="24"/>
          <w:szCs w:val="21"/>
        </w:rPr>
        <w:t>一种高效地视频浓缩分布式处理实现方法</w:t>
      </w:r>
      <w:r w:rsidRPr="002659FD">
        <w:rPr>
          <w:rFonts w:cstheme="minorBidi"/>
          <w:sz w:val="24"/>
          <w:szCs w:val="21"/>
        </w:rPr>
        <w:t>”</w:t>
      </w:r>
      <w:r w:rsidRPr="002659FD">
        <w:rPr>
          <w:rFonts w:cstheme="minorBidi" w:hint="eastAsia"/>
          <w:sz w:val="24"/>
          <w:szCs w:val="21"/>
        </w:rPr>
        <w:t>中国科技论文在线</w:t>
      </w:r>
      <w:r w:rsidRPr="002659FD">
        <w:rPr>
          <w:rFonts w:cstheme="minorBidi" w:hint="eastAsia"/>
          <w:sz w:val="24"/>
          <w:szCs w:val="21"/>
        </w:rPr>
        <w:t>, 2016</w:t>
      </w:r>
    </w:p>
    <w:p w:rsidR="003266E1" w:rsidRPr="002659FD" w:rsidRDefault="003266E1" w:rsidP="00430BD6">
      <w:pPr>
        <w:pStyle w:val="a5"/>
        <w:widowControl w:val="0"/>
        <w:numPr>
          <w:ilvl w:val="0"/>
          <w:numId w:val="41"/>
        </w:numPr>
        <w:spacing w:before="326" w:line="400" w:lineRule="atLeast"/>
        <w:ind w:left="420" w:firstLineChars="0"/>
        <w:contextualSpacing/>
        <w:jc w:val="both"/>
        <w:rPr>
          <w:rFonts w:cstheme="minorBidi"/>
          <w:sz w:val="24"/>
          <w:szCs w:val="21"/>
        </w:rPr>
      </w:pPr>
      <w:r w:rsidRPr="002659FD">
        <w:rPr>
          <w:rFonts w:cstheme="minorBidi"/>
          <w:sz w:val="24"/>
          <w:szCs w:val="21"/>
        </w:rPr>
        <w:t>Haitao Zhang, Bin Xu, Jin Yan, Lujie Liu, Huadong Ma</w:t>
      </w:r>
      <w:r w:rsidRPr="002659FD">
        <w:rPr>
          <w:rFonts w:cstheme="minorBidi" w:hint="eastAsia"/>
          <w:sz w:val="24"/>
          <w:szCs w:val="21"/>
        </w:rPr>
        <w:t>.</w:t>
      </w:r>
      <w:r w:rsidRPr="002659FD">
        <w:rPr>
          <w:rFonts w:cstheme="minorBidi"/>
          <w:sz w:val="24"/>
          <w:szCs w:val="21"/>
        </w:rPr>
        <w:t xml:space="preserve"> “Proactive Data Placement for Surveillance Video Processing in Heterogeneous Cluster,”2</w:t>
      </w:r>
      <w:r w:rsidR="00AA011E" w:rsidRPr="002659FD">
        <w:rPr>
          <w:rFonts w:cstheme="minorBidi"/>
          <w:sz w:val="24"/>
          <w:szCs w:val="21"/>
        </w:rPr>
        <w:t>01</w:t>
      </w:r>
      <w:r w:rsidR="00AA011E" w:rsidRPr="002659FD">
        <w:rPr>
          <w:rFonts w:cstheme="minorBidi" w:hint="eastAsia"/>
          <w:sz w:val="24"/>
          <w:szCs w:val="21"/>
        </w:rPr>
        <w:t>6</w:t>
      </w:r>
      <w:r w:rsidRPr="002659FD">
        <w:rPr>
          <w:rFonts w:cstheme="minorBidi"/>
          <w:sz w:val="24"/>
          <w:szCs w:val="21"/>
        </w:rPr>
        <w:t xml:space="preserve"> IEEE </w:t>
      </w:r>
      <w:r w:rsidR="009D02C8" w:rsidRPr="002659FD">
        <w:rPr>
          <w:rFonts w:cstheme="minorBidi"/>
          <w:sz w:val="24"/>
          <w:szCs w:val="21"/>
        </w:rPr>
        <w:t>8th IEEE International Conference on Cloud Computing Technology and Science</w:t>
      </w:r>
      <w:r w:rsidRPr="002659FD">
        <w:rPr>
          <w:rFonts w:cstheme="minorBidi"/>
          <w:sz w:val="24"/>
          <w:szCs w:val="21"/>
        </w:rPr>
        <w:t>, IEEE, 201</w:t>
      </w:r>
      <w:r w:rsidR="009D02C8" w:rsidRPr="002659FD">
        <w:rPr>
          <w:rFonts w:cstheme="minorBidi" w:hint="eastAsia"/>
          <w:sz w:val="24"/>
          <w:szCs w:val="21"/>
        </w:rPr>
        <w:t>6</w:t>
      </w:r>
    </w:p>
    <w:p w:rsidR="009D02C8" w:rsidRPr="002659FD" w:rsidRDefault="009D02C8" w:rsidP="00430BD6">
      <w:pPr>
        <w:pStyle w:val="a5"/>
        <w:widowControl w:val="0"/>
        <w:numPr>
          <w:ilvl w:val="0"/>
          <w:numId w:val="41"/>
        </w:numPr>
        <w:spacing w:before="326" w:line="400" w:lineRule="atLeast"/>
        <w:ind w:left="420" w:firstLineChars="0"/>
        <w:contextualSpacing/>
        <w:jc w:val="both"/>
        <w:rPr>
          <w:rFonts w:cstheme="minorBidi"/>
          <w:sz w:val="24"/>
          <w:szCs w:val="21"/>
        </w:rPr>
      </w:pPr>
      <w:r w:rsidRPr="002659FD">
        <w:rPr>
          <w:rFonts w:cstheme="minorBidi" w:hint="eastAsia"/>
          <w:sz w:val="24"/>
          <w:szCs w:val="21"/>
        </w:rPr>
        <w:t>许彬</w:t>
      </w:r>
      <w:r w:rsidR="003266E1" w:rsidRPr="002659FD">
        <w:rPr>
          <w:rFonts w:cstheme="minorBidi" w:hint="eastAsia"/>
          <w:sz w:val="24"/>
          <w:szCs w:val="21"/>
        </w:rPr>
        <w:t xml:space="preserve">, </w:t>
      </w:r>
      <w:r w:rsidRPr="002659FD">
        <w:rPr>
          <w:rFonts w:cstheme="minorBidi" w:hint="eastAsia"/>
          <w:sz w:val="24"/>
          <w:szCs w:val="21"/>
        </w:rPr>
        <w:t>张海涛</w:t>
      </w:r>
      <w:r w:rsidR="003266E1" w:rsidRPr="002659FD">
        <w:rPr>
          <w:rFonts w:cstheme="minorBidi" w:hint="eastAsia"/>
          <w:sz w:val="24"/>
          <w:szCs w:val="21"/>
        </w:rPr>
        <w:t xml:space="preserve">, </w:t>
      </w:r>
      <w:r w:rsidRPr="002659FD">
        <w:rPr>
          <w:rFonts w:cstheme="minorBidi" w:hint="eastAsia"/>
          <w:sz w:val="24"/>
          <w:szCs w:val="21"/>
        </w:rPr>
        <w:t>胡豆豆</w:t>
      </w:r>
      <w:r w:rsidRPr="002659FD">
        <w:rPr>
          <w:rFonts w:cstheme="minorBidi"/>
          <w:sz w:val="24"/>
          <w:szCs w:val="21"/>
        </w:rPr>
        <w:t>”</w:t>
      </w:r>
      <w:r w:rsidRPr="002659FD">
        <w:rPr>
          <w:rFonts w:cstheme="minorBidi" w:hint="eastAsia"/>
          <w:sz w:val="24"/>
          <w:szCs w:val="21"/>
        </w:rPr>
        <w:t>云计算平台中监控视频摘要任务调度方法研究</w:t>
      </w:r>
      <w:r w:rsidRPr="002659FD">
        <w:rPr>
          <w:rFonts w:cstheme="minorBidi"/>
          <w:sz w:val="24"/>
          <w:szCs w:val="21"/>
        </w:rPr>
        <w:t>”</w:t>
      </w:r>
      <w:r w:rsidRPr="002659FD">
        <w:rPr>
          <w:rFonts w:cstheme="minorBidi" w:hint="eastAsia"/>
          <w:sz w:val="24"/>
          <w:szCs w:val="21"/>
        </w:rPr>
        <w:tab/>
      </w:r>
      <w:r w:rsidRPr="002659FD">
        <w:rPr>
          <w:rFonts w:cstheme="minorBidi" w:hint="eastAsia"/>
          <w:sz w:val="24"/>
          <w:szCs w:val="21"/>
        </w:rPr>
        <w:t>计算机应用与软件，</w:t>
      </w:r>
      <w:r w:rsidR="00460FC9" w:rsidRPr="002659FD">
        <w:rPr>
          <w:rFonts w:cstheme="minorBidi" w:hint="eastAsia"/>
          <w:sz w:val="24"/>
          <w:szCs w:val="21"/>
        </w:rPr>
        <w:t>录用待发表</w:t>
      </w:r>
    </w:p>
    <w:p w:rsidR="002D4A53" w:rsidRDefault="00A9189A" w:rsidP="00430BD6">
      <w:pPr>
        <w:pStyle w:val="a5"/>
        <w:widowControl w:val="0"/>
        <w:numPr>
          <w:ilvl w:val="0"/>
          <w:numId w:val="41"/>
        </w:numPr>
        <w:spacing w:before="326" w:line="400" w:lineRule="atLeast"/>
        <w:ind w:left="420" w:firstLineChars="0"/>
        <w:contextualSpacing/>
        <w:jc w:val="both"/>
        <w:rPr>
          <w:rFonts w:cstheme="minorBidi"/>
          <w:sz w:val="24"/>
          <w:szCs w:val="21"/>
        </w:rPr>
      </w:pPr>
      <w:r w:rsidRPr="002659FD">
        <w:rPr>
          <w:rFonts w:cstheme="minorBidi" w:hint="eastAsia"/>
          <w:sz w:val="24"/>
          <w:szCs w:val="21"/>
        </w:rPr>
        <w:t xml:space="preserve">Yi Tang, Haitao Zhang, Bin Xu, </w:t>
      </w:r>
      <w:r w:rsidRPr="002659FD">
        <w:rPr>
          <w:rFonts w:cstheme="minorBidi"/>
          <w:sz w:val="24"/>
          <w:szCs w:val="21"/>
        </w:rPr>
        <w:t>“Metadata Organization and Retrieval withAttribute Tree for Large-Scale Tra</w:t>
      </w:r>
      <w:r w:rsidRPr="002659FD">
        <w:rPr>
          <w:rFonts w:cstheme="minorBidi" w:hint="eastAsia"/>
          <w:sz w:val="24"/>
          <w:szCs w:val="21"/>
        </w:rPr>
        <w:t>ffi</w:t>
      </w:r>
      <w:r w:rsidRPr="002659FD">
        <w:rPr>
          <w:rFonts w:cstheme="minorBidi"/>
          <w:sz w:val="24"/>
          <w:szCs w:val="21"/>
        </w:rPr>
        <w:t>cSurveillance Videos”</w:t>
      </w:r>
      <w:r w:rsidRPr="002659FD">
        <w:rPr>
          <w:rFonts w:cstheme="minorBidi" w:hint="eastAsia"/>
          <w:sz w:val="24"/>
          <w:szCs w:val="21"/>
        </w:rPr>
        <w:t xml:space="preserve">, </w:t>
      </w:r>
      <w:r w:rsidRPr="002659FD">
        <w:rPr>
          <w:rFonts w:cstheme="minorBidi"/>
          <w:sz w:val="24"/>
          <w:szCs w:val="21"/>
        </w:rPr>
        <w:t xml:space="preserve">The 1st </w:t>
      </w:r>
      <w:r w:rsidRPr="002659FD">
        <w:rPr>
          <w:rFonts w:cstheme="minorBidi" w:hint="eastAsia"/>
          <w:sz w:val="24"/>
          <w:szCs w:val="21"/>
        </w:rPr>
        <w:t>International Conference on Big Data Computing and Communications (Bigcom 2015), 2015</w:t>
      </w:r>
      <w:bookmarkEnd w:id="343"/>
      <w:bookmarkEnd w:id="344"/>
    </w:p>
    <w:p w:rsidR="002D4A53" w:rsidRDefault="002D4A53" w:rsidP="002D4A53">
      <w:pPr>
        <w:widowControl w:val="0"/>
        <w:spacing w:before="326" w:line="400" w:lineRule="atLeast"/>
        <w:contextualSpacing/>
        <w:jc w:val="both"/>
        <w:rPr>
          <w:rFonts w:cstheme="minorBidi"/>
          <w:sz w:val="24"/>
          <w:szCs w:val="21"/>
        </w:rPr>
      </w:pPr>
    </w:p>
    <w:p w:rsidR="002D4A53" w:rsidRPr="002D4A53" w:rsidRDefault="002D4A53" w:rsidP="002D4A53">
      <w:pPr>
        <w:widowControl w:val="0"/>
        <w:spacing w:before="326" w:line="400" w:lineRule="atLeast"/>
        <w:contextualSpacing/>
        <w:jc w:val="both"/>
        <w:rPr>
          <w:rFonts w:cstheme="minorBidi"/>
          <w:sz w:val="24"/>
          <w:szCs w:val="21"/>
        </w:rPr>
        <w:sectPr w:rsidR="002D4A53" w:rsidRPr="002D4A53" w:rsidSect="00E955FE">
          <w:pgSz w:w="11906" w:h="16838"/>
          <w:pgMar w:top="1440" w:right="1800" w:bottom="1440" w:left="1800" w:header="851" w:footer="992" w:gutter="0"/>
          <w:cols w:space="425"/>
          <w:docGrid w:type="lines" w:linePitch="312"/>
        </w:sectPr>
      </w:pPr>
    </w:p>
    <w:p w:rsidR="00270940" w:rsidRPr="00EE1EA8" w:rsidRDefault="00270940" w:rsidP="00E059E0">
      <w:pPr>
        <w:pStyle w:val="1"/>
        <w:spacing w:after="624"/>
      </w:pPr>
      <w:bookmarkStart w:id="345" w:name="_Toc476847753"/>
      <w:r w:rsidRPr="00EE1EA8">
        <w:rPr>
          <w:rFonts w:hint="eastAsia"/>
        </w:rPr>
        <w:lastRenderedPageBreak/>
        <w:t>致谢</w:t>
      </w:r>
      <w:bookmarkEnd w:id="342"/>
      <w:bookmarkEnd w:id="345"/>
    </w:p>
    <w:p w:rsidR="00270940" w:rsidRPr="00EE1EA8" w:rsidRDefault="00270940" w:rsidP="00694EC4">
      <w:pPr>
        <w:spacing w:line="400" w:lineRule="exact"/>
        <w:ind w:firstLineChars="200" w:firstLine="480"/>
        <w:rPr>
          <w:rFonts w:ascii="Times New Roman" w:hAnsi="Times New Roman"/>
          <w:sz w:val="24"/>
        </w:rPr>
      </w:pPr>
      <w:r w:rsidRPr="00EE1EA8">
        <w:rPr>
          <w:rFonts w:ascii="Times New Roman" w:hAnsi="Times New Roman" w:hint="eastAsia"/>
          <w:sz w:val="24"/>
        </w:rPr>
        <w:t>时光</w:t>
      </w:r>
      <w:r w:rsidR="00A047E1" w:rsidRPr="00EE1EA8">
        <w:rPr>
          <w:rFonts w:ascii="Times New Roman" w:hAnsi="Times New Roman" w:hint="eastAsia"/>
          <w:sz w:val="24"/>
        </w:rPr>
        <w:t>匆匆，转眼间</w:t>
      </w:r>
      <w:r w:rsidR="00A450DF" w:rsidRPr="00EE1EA8">
        <w:rPr>
          <w:rFonts w:ascii="Times New Roman" w:hAnsi="Times New Roman" w:hint="eastAsia"/>
          <w:sz w:val="24"/>
        </w:rPr>
        <w:t>两年半</w:t>
      </w:r>
      <w:r w:rsidR="00A047E1" w:rsidRPr="00EE1EA8">
        <w:rPr>
          <w:rFonts w:ascii="Times New Roman" w:hAnsi="Times New Roman"/>
          <w:sz w:val="24"/>
        </w:rPr>
        <w:t>的</w:t>
      </w:r>
      <w:r w:rsidRPr="00EE1EA8">
        <w:rPr>
          <w:rFonts w:ascii="Times New Roman" w:hAnsi="Times New Roman" w:hint="eastAsia"/>
          <w:sz w:val="24"/>
        </w:rPr>
        <w:t>研究生生活即将结束，回想拿着研究生录取通知书，</w:t>
      </w:r>
      <w:r w:rsidR="00A047E1" w:rsidRPr="00EE1EA8">
        <w:rPr>
          <w:rFonts w:ascii="Times New Roman" w:hAnsi="Times New Roman" w:hint="eastAsia"/>
          <w:sz w:val="24"/>
        </w:rPr>
        <w:t>第一次</w:t>
      </w:r>
      <w:r w:rsidR="00A047E1" w:rsidRPr="00EE1EA8">
        <w:rPr>
          <w:rFonts w:ascii="Times New Roman" w:hAnsi="Times New Roman"/>
          <w:sz w:val="24"/>
        </w:rPr>
        <w:t>走进北京邮电大学的校园</w:t>
      </w:r>
      <w:r w:rsidR="00A047E1" w:rsidRPr="00EE1EA8">
        <w:rPr>
          <w:rFonts w:ascii="Times New Roman" w:hAnsi="Times New Roman" w:hint="eastAsia"/>
          <w:sz w:val="24"/>
        </w:rPr>
        <w:t>，徜徉在学校主干道上时的喜悦，仿佛就像昨天</w:t>
      </w:r>
      <w:r w:rsidRPr="00EE1EA8">
        <w:rPr>
          <w:rFonts w:ascii="Times New Roman" w:hAnsi="Times New Roman" w:hint="eastAsia"/>
          <w:sz w:val="24"/>
        </w:rPr>
        <w:t>。借此论文完成之际，向帮助和关心过我的老师、同学和家人表示由衷的感谢。</w:t>
      </w:r>
    </w:p>
    <w:p w:rsidR="00FE50FD" w:rsidRPr="00EE1EA8" w:rsidRDefault="00A047E1" w:rsidP="00694EC4">
      <w:pPr>
        <w:spacing w:line="400" w:lineRule="exact"/>
        <w:ind w:firstLineChars="200" w:firstLine="480"/>
        <w:rPr>
          <w:rFonts w:ascii="Times New Roman" w:hAnsi="Times New Roman"/>
          <w:sz w:val="24"/>
        </w:rPr>
      </w:pPr>
      <w:r w:rsidRPr="00EE1EA8">
        <w:rPr>
          <w:rFonts w:ascii="Times New Roman" w:hAnsi="Times New Roman" w:hint="eastAsia"/>
          <w:sz w:val="24"/>
        </w:rPr>
        <w:t>首先感谢我的学</w:t>
      </w:r>
      <w:r w:rsidR="00270940" w:rsidRPr="00EE1EA8">
        <w:rPr>
          <w:rFonts w:ascii="Times New Roman" w:hAnsi="Times New Roman" w:hint="eastAsia"/>
          <w:sz w:val="24"/>
        </w:rPr>
        <w:t>校北京邮电大学，为我提供了良好的学</w:t>
      </w:r>
      <w:r w:rsidRPr="00EE1EA8">
        <w:rPr>
          <w:rFonts w:ascii="Times New Roman" w:hAnsi="Times New Roman" w:hint="eastAsia"/>
          <w:sz w:val="24"/>
        </w:rPr>
        <w:t>习</w:t>
      </w:r>
      <w:r w:rsidR="00270940" w:rsidRPr="00EE1EA8">
        <w:rPr>
          <w:rFonts w:ascii="Times New Roman" w:hAnsi="Times New Roman" w:hint="eastAsia"/>
          <w:sz w:val="24"/>
        </w:rPr>
        <w:t>环境和科研氛围。</w:t>
      </w:r>
      <w:r w:rsidR="00FE50FD" w:rsidRPr="00EE1EA8">
        <w:rPr>
          <w:rFonts w:ascii="Times New Roman" w:hAnsi="Times New Roman"/>
          <w:sz w:val="24"/>
          <w:szCs w:val="24"/>
        </w:rPr>
        <w:t>在这离别之际，尽管依依不舍，却很珍惜，因为</w:t>
      </w:r>
      <w:r w:rsidR="00FE50FD" w:rsidRPr="00EE1EA8">
        <w:rPr>
          <w:rFonts w:ascii="Times New Roman" w:hAnsi="Times New Roman" w:hint="eastAsia"/>
          <w:sz w:val="24"/>
          <w:szCs w:val="24"/>
        </w:rPr>
        <w:t>这是</w:t>
      </w:r>
      <w:r w:rsidR="00FE50FD" w:rsidRPr="00EE1EA8">
        <w:rPr>
          <w:rFonts w:ascii="Times New Roman" w:hAnsi="Times New Roman"/>
          <w:sz w:val="24"/>
          <w:szCs w:val="24"/>
        </w:rPr>
        <w:t>在我的生命中</w:t>
      </w:r>
      <w:r w:rsidR="00FE50FD" w:rsidRPr="00EE1EA8">
        <w:rPr>
          <w:rFonts w:ascii="Times New Roman" w:hAnsi="Times New Roman" w:hint="eastAsia"/>
          <w:sz w:val="24"/>
          <w:szCs w:val="24"/>
        </w:rPr>
        <w:t>最后的</w:t>
      </w:r>
      <w:r w:rsidR="00FE50FD" w:rsidRPr="00EE1EA8">
        <w:rPr>
          <w:rFonts w:ascii="Times New Roman" w:hAnsi="Times New Roman"/>
          <w:sz w:val="24"/>
          <w:szCs w:val="24"/>
        </w:rPr>
        <w:t>一段校园时光。</w:t>
      </w:r>
    </w:p>
    <w:p w:rsidR="00096010" w:rsidRDefault="00096010" w:rsidP="00694EC4">
      <w:pPr>
        <w:spacing w:line="400" w:lineRule="exact"/>
        <w:ind w:firstLineChars="200" w:firstLine="480"/>
        <w:rPr>
          <w:rFonts w:ascii="Times New Roman" w:hAnsi="Times New Roman"/>
          <w:sz w:val="24"/>
        </w:rPr>
      </w:pPr>
      <w:r>
        <w:rPr>
          <w:rFonts w:ascii="Times New Roman" w:hAnsi="Times New Roman" w:hint="eastAsia"/>
          <w:sz w:val="24"/>
        </w:rPr>
        <w:t>感谢</w:t>
      </w:r>
      <w:r w:rsidRPr="00096010">
        <w:rPr>
          <w:rFonts w:ascii="Times New Roman" w:hAnsi="Times New Roman" w:hint="eastAsia"/>
          <w:sz w:val="24"/>
        </w:rPr>
        <w:t>我的导师李文生老师。感谢您在我的学习和生活中给予无微不至的帮助和关怀。</w:t>
      </w:r>
      <w:r w:rsidR="00A9622A">
        <w:rPr>
          <w:rFonts w:ascii="Times New Roman" w:hAnsi="Times New Roman" w:hint="eastAsia"/>
          <w:sz w:val="24"/>
        </w:rPr>
        <w:t>感谢您对我的每一次耐心的指导。</w:t>
      </w:r>
      <w:r w:rsidRPr="00096010">
        <w:rPr>
          <w:rFonts w:ascii="Times New Roman" w:hAnsi="Times New Roman" w:hint="eastAsia"/>
          <w:sz w:val="24"/>
        </w:rPr>
        <w:t>您对待工作的敬业</w:t>
      </w:r>
      <w:r>
        <w:rPr>
          <w:rFonts w:ascii="Times New Roman" w:hAnsi="Times New Roman" w:hint="eastAsia"/>
          <w:sz w:val="24"/>
        </w:rPr>
        <w:t>精神和严谨的治学态度都将激励我在今后的学习工作中不断努力，不敢懈怠。</w:t>
      </w:r>
    </w:p>
    <w:p w:rsidR="00270940" w:rsidRPr="00EE1EA8" w:rsidRDefault="00270940" w:rsidP="00694EC4">
      <w:pPr>
        <w:spacing w:line="400" w:lineRule="exact"/>
        <w:ind w:firstLineChars="200" w:firstLine="480"/>
        <w:rPr>
          <w:rFonts w:ascii="Times New Roman" w:hAnsi="Times New Roman"/>
          <w:sz w:val="24"/>
        </w:rPr>
      </w:pPr>
      <w:r w:rsidRPr="00EE1EA8">
        <w:rPr>
          <w:rFonts w:ascii="Times New Roman" w:hAnsi="Times New Roman" w:hint="eastAsia"/>
          <w:sz w:val="24"/>
        </w:rPr>
        <w:t>感谢</w:t>
      </w:r>
      <w:r w:rsidR="00F10AE9">
        <w:rPr>
          <w:rFonts w:ascii="Times New Roman" w:hAnsi="Times New Roman" w:hint="eastAsia"/>
          <w:sz w:val="24"/>
        </w:rPr>
        <w:t>张海涛</w:t>
      </w:r>
      <w:r w:rsidR="00FD32FA">
        <w:rPr>
          <w:rFonts w:ascii="Times New Roman" w:hAnsi="Times New Roman" w:hint="eastAsia"/>
          <w:sz w:val="24"/>
        </w:rPr>
        <w:t>老师</w:t>
      </w:r>
      <w:r w:rsidRPr="00EE1EA8">
        <w:rPr>
          <w:rFonts w:ascii="Times New Roman" w:hAnsi="Times New Roman" w:hint="eastAsia"/>
          <w:sz w:val="24"/>
        </w:rPr>
        <w:t>对我的培养和认可。正是在</w:t>
      </w:r>
      <w:r w:rsidR="00B142FB">
        <w:rPr>
          <w:rFonts w:ascii="Times New Roman" w:hAnsi="Times New Roman" w:hint="eastAsia"/>
          <w:sz w:val="24"/>
        </w:rPr>
        <w:t>张</w:t>
      </w:r>
      <w:r w:rsidRPr="00EE1EA8">
        <w:rPr>
          <w:rFonts w:ascii="Times New Roman" w:hAnsi="Times New Roman" w:hint="eastAsia"/>
          <w:sz w:val="24"/>
        </w:rPr>
        <w:t>老</w:t>
      </w:r>
      <w:r w:rsidR="00F10AE9">
        <w:rPr>
          <w:rFonts w:ascii="Times New Roman" w:hAnsi="Times New Roman" w:hint="eastAsia"/>
          <w:sz w:val="24"/>
        </w:rPr>
        <w:t>师</w:t>
      </w:r>
      <w:r w:rsidR="00FE50FD" w:rsidRPr="00EE1EA8">
        <w:rPr>
          <w:rFonts w:ascii="Times New Roman" w:hAnsi="Times New Roman" w:hint="eastAsia"/>
          <w:sz w:val="24"/>
        </w:rPr>
        <w:t>的悉心指导和帮助下，论文的研究和撰写顺利完成。感谢</w:t>
      </w:r>
      <w:r w:rsidR="00D86688">
        <w:rPr>
          <w:rFonts w:ascii="Times New Roman" w:hAnsi="Times New Roman" w:hint="eastAsia"/>
          <w:sz w:val="24"/>
        </w:rPr>
        <w:t>张</w:t>
      </w:r>
      <w:r w:rsidR="00FE50FD" w:rsidRPr="00EE1EA8">
        <w:rPr>
          <w:rFonts w:ascii="Times New Roman" w:hAnsi="Times New Roman" w:hint="eastAsia"/>
          <w:sz w:val="24"/>
        </w:rPr>
        <w:t>老师</w:t>
      </w:r>
      <w:r w:rsidRPr="00EE1EA8">
        <w:rPr>
          <w:rFonts w:ascii="Times New Roman" w:hAnsi="Times New Roman" w:hint="eastAsia"/>
          <w:sz w:val="24"/>
        </w:rPr>
        <w:t>，让我在研究生期间有如此多机会学习和掌握更多的新理论、新知识，能力得到了极大的提高。</w:t>
      </w:r>
    </w:p>
    <w:p w:rsidR="00B4016F" w:rsidRDefault="00270940" w:rsidP="00694EC4">
      <w:pPr>
        <w:spacing w:line="400" w:lineRule="exact"/>
        <w:ind w:firstLineChars="200" w:firstLine="480"/>
        <w:rPr>
          <w:rFonts w:ascii="Times New Roman" w:hAnsi="Times New Roman"/>
          <w:sz w:val="24"/>
        </w:rPr>
      </w:pPr>
      <w:r w:rsidRPr="00EE1EA8">
        <w:rPr>
          <w:rFonts w:ascii="Times New Roman" w:hAnsi="Times New Roman" w:hint="eastAsia"/>
          <w:sz w:val="24"/>
        </w:rPr>
        <w:t>感谢</w:t>
      </w:r>
      <w:r w:rsidR="00FE50FD" w:rsidRPr="00EE1EA8">
        <w:rPr>
          <w:rFonts w:ascii="Times New Roman" w:hAnsi="Times New Roman" w:hint="eastAsia"/>
          <w:sz w:val="24"/>
        </w:rPr>
        <w:t>实验室</w:t>
      </w:r>
      <w:r w:rsidRPr="00EE1EA8">
        <w:rPr>
          <w:rFonts w:ascii="Times New Roman" w:hAnsi="Times New Roman" w:hint="eastAsia"/>
          <w:sz w:val="24"/>
        </w:rPr>
        <w:t>师兄和师姐</w:t>
      </w:r>
      <w:r w:rsidR="00FE50FD" w:rsidRPr="00EE1EA8">
        <w:rPr>
          <w:rFonts w:ascii="Times New Roman" w:hAnsi="Times New Roman" w:hint="eastAsia"/>
          <w:sz w:val="24"/>
        </w:rPr>
        <w:t>们</w:t>
      </w:r>
      <w:r w:rsidRPr="00EE1EA8">
        <w:rPr>
          <w:rFonts w:ascii="Times New Roman" w:hAnsi="Times New Roman" w:hint="eastAsia"/>
          <w:sz w:val="24"/>
        </w:rPr>
        <w:t>对我的指导、鼓励和帮助。感谢</w:t>
      </w:r>
      <w:r w:rsidR="006F0C5E">
        <w:rPr>
          <w:rFonts w:ascii="Times New Roman" w:hAnsi="Times New Roman" w:hint="eastAsia"/>
          <w:sz w:val="24"/>
        </w:rPr>
        <w:t>付广平</w:t>
      </w:r>
      <w:r w:rsidR="00B4016F">
        <w:rPr>
          <w:rFonts w:ascii="Times New Roman" w:hAnsi="Times New Roman" w:hint="eastAsia"/>
          <w:sz w:val="24"/>
        </w:rPr>
        <w:t>、唐毅、</w:t>
      </w:r>
      <w:r w:rsidR="006F0C5E">
        <w:rPr>
          <w:rFonts w:ascii="Times New Roman" w:hAnsi="Times New Roman" w:hint="eastAsia"/>
          <w:sz w:val="24"/>
        </w:rPr>
        <w:t>赵梦琪、</w:t>
      </w:r>
      <w:r w:rsidR="00B4016F">
        <w:rPr>
          <w:rFonts w:ascii="Times New Roman" w:hAnsi="Times New Roman" w:hint="eastAsia"/>
          <w:sz w:val="24"/>
        </w:rPr>
        <w:t>姜哲</w:t>
      </w:r>
      <w:r w:rsidR="006F0C5E">
        <w:rPr>
          <w:rFonts w:ascii="Times New Roman" w:hAnsi="Times New Roman" w:hint="eastAsia"/>
          <w:sz w:val="24"/>
        </w:rPr>
        <w:t>、骆亮亮</w:t>
      </w:r>
      <w:r w:rsidR="00FE50FD" w:rsidRPr="00EE1EA8">
        <w:rPr>
          <w:rFonts w:ascii="Times New Roman" w:hAnsi="Times New Roman" w:hint="eastAsia"/>
          <w:sz w:val="24"/>
        </w:rPr>
        <w:t>等</w:t>
      </w:r>
      <w:r w:rsidRPr="00EE1EA8">
        <w:rPr>
          <w:rFonts w:ascii="Times New Roman" w:hAnsi="Times New Roman" w:hint="eastAsia"/>
          <w:sz w:val="24"/>
        </w:rPr>
        <w:t>同学的帮助。</w:t>
      </w:r>
    </w:p>
    <w:p w:rsidR="009D5B87" w:rsidRPr="00B32782" w:rsidRDefault="000E24F9" w:rsidP="00694EC4">
      <w:pPr>
        <w:spacing w:line="400" w:lineRule="exact"/>
        <w:ind w:firstLineChars="200" w:firstLine="480"/>
        <w:rPr>
          <w:rFonts w:ascii="Times New Roman" w:hAnsi="Times New Roman"/>
          <w:sz w:val="24"/>
          <w:szCs w:val="24"/>
        </w:rPr>
      </w:pPr>
      <w:r w:rsidRPr="00EE1EA8">
        <w:rPr>
          <w:rFonts w:ascii="Times New Roman" w:hAnsi="Times New Roman" w:hint="eastAsia"/>
          <w:sz w:val="24"/>
        </w:rPr>
        <w:t>感谢父母</w:t>
      </w:r>
      <w:r w:rsidR="00FE50FD" w:rsidRPr="00EE1EA8">
        <w:rPr>
          <w:rFonts w:ascii="Times New Roman" w:hAnsi="Times New Roman" w:hint="eastAsia"/>
          <w:sz w:val="24"/>
        </w:rPr>
        <w:t>以及</w:t>
      </w:r>
      <w:r w:rsidRPr="00EE1EA8">
        <w:rPr>
          <w:rFonts w:ascii="Times New Roman" w:hAnsi="Times New Roman" w:hint="eastAsia"/>
          <w:sz w:val="24"/>
        </w:rPr>
        <w:t>家人一直以来对我的</w:t>
      </w:r>
      <w:r w:rsidR="00FE50FD" w:rsidRPr="00EE1EA8">
        <w:rPr>
          <w:rFonts w:ascii="Times New Roman" w:hAnsi="Times New Roman" w:hint="eastAsia"/>
          <w:sz w:val="24"/>
        </w:rPr>
        <w:t>帮助，</w:t>
      </w:r>
      <w:r w:rsidR="00FE50FD" w:rsidRPr="00EE1EA8">
        <w:rPr>
          <w:rFonts w:ascii="Times New Roman" w:hAnsi="Times New Roman"/>
          <w:sz w:val="24"/>
          <w:szCs w:val="24"/>
        </w:rPr>
        <w:t>感谢你们竭尽所能地为我提供良好的学习环境，给予了我健康的体魄，诚朴正直的品质，这些都是我受益终身的财富。</w:t>
      </w:r>
    </w:p>
    <w:sectPr w:rsidR="009D5B87" w:rsidRPr="00B32782" w:rsidSect="00E955FE">
      <w:headerReference w:type="default" r:id="rId61"/>
      <w:pgSz w:w="11906" w:h="16838"/>
      <w:pgMar w:top="1440" w:right="1800" w:bottom="1440" w:left="1800" w:header="851" w:footer="992" w:gutter="0"/>
      <w:cols w:space="425"/>
      <w:docGrid w:type="lines"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1" w:author="Sky123.Org" w:date="2017-03-10T10:48:00Z" w:initials="S">
    <w:p w:rsidR="003514C0" w:rsidRDefault="003514C0">
      <w:pPr>
        <w:pStyle w:val="af1"/>
        <w:rPr>
          <w:rFonts w:hint="eastAsia"/>
          <w:lang w:eastAsia="zh-CN"/>
        </w:rPr>
      </w:pPr>
      <w:r>
        <w:rPr>
          <w:rStyle w:val="af0"/>
        </w:rPr>
        <w:annotationRef/>
      </w:r>
      <w:r>
        <w:rPr>
          <w:lang w:eastAsia="zh-CN"/>
        </w:rPr>
        <w:t>L</w:t>
      </w:r>
      <w:r>
        <w:rPr>
          <w:rFonts w:hint="eastAsia"/>
          <w:lang w:eastAsia="zh-CN"/>
        </w:rPr>
        <w:t xml:space="preserve">oad </w:t>
      </w:r>
      <w:r>
        <w:rPr>
          <w:rFonts w:hint="eastAsia"/>
          <w:lang w:eastAsia="zh-CN"/>
        </w:rPr>
        <w:t>和</w:t>
      </w:r>
      <w:r>
        <w:rPr>
          <w:rFonts w:hint="eastAsia"/>
          <w:lang w:eastAsia="zh-CN"/>
        </w:rPr>
        <w:t>balanced</w:t>
      </w:r>
      <w:r>
        <w:rPr>
          <w:rFonts w:hint="eastAsia"/>
          <w:lang w:eastAsia="zh-CN"/>
        </w:rPr>
        <w:t>之间加一个横线</w:t>
      </w:r>
    </w:p>
  </w:comment>
  <w:comment w:id="35" w:author="Sky123.Org" w:date="2017-03-10T10:50:00Z" w:initials="S">
    <w:p w:rsidR="003514C0" w:rsidRDefault="003514C0">
      <w:pPr>
        <w:pStyle w:val="af1"/>
        <w:rPr>
          <w:rFonts w:hint="eastAsia"/>
          <w:lang w:eastAsia="zh-CN"/>
        </w:rPr>
      </w:pPr>
      <w:r>
        <w:rPr>
          <w:rStyle w:val="af0"/>
        </w:rPr>
        <w:annotationRef/>
      </w:r>
      <w:r>
        <w:rPr>
          <w:lang w:eastAsia="zh-CN"/>
        </w:rPr>
        <w:t>A</w:t>
      </w:r>
      <w:r>
        <w:rPr>
          <w:rFonts w:hint="eastAsia"/>
          <w:lang w:eastAsia="zh-CN"/>
        </w:rPr>
        <w:t>ll nodes</w:t>
      </w:r>
      <w:r>
        <w:rPr>
          <w:rFonts w:hint="eastAsia"/>
          <w:lang w:eastAsia="zh-CN"/>
        </w:rPr>
        <w:t>改进资源利用率，不通，改写</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04897" w:rsidRDefault="00504897" w:rsidP="009031F7">
      <w:pPr>
        <w:ind w:firstLine="560"/>
      </w:pPr>
      <w:r>
        <w:separator/>
      </w:r>
    </w:p>
    <w:p w:rsidR="00504897" w:rsidRDefault="00504897"/>
  </w:endnote>
  <w:endnote w:type="continuationSeparator" w:id="1">
    <w:p w:rsidR="00504897" w:rsidRDefault="00504897" w:rsidP="009031F7">
      <w:pPr>
        <w:ind w:firstLine="560"/>
      </w:pPr>
      <w:r>
        <w:continuationSeparator/>
      </w:r>
    </w:p>
    <w:p w:rsidR="00504897" w:rsidRDefault="0050489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fixed"/>
    <w:sig w:usb0="00000000" w:usb1="080E0000" w:usb2="00000010" w:usb3="00000000" w:csb0="00040000" w:csb1="00000000"/>
  </w:font>
  <w:font w:name="Calibri Light">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116CD9" w:rsidRDefault="00C14B20" w:rsidP="00C7131B">
    <w:pPr>
      <w:pStyle w:val="a8"/>
      <w:ind w:firstLine="360"/>
      <w:jc w:val="center"/>
      <w:rPr>
        <w:rFonts w:ascii="Times New Roman" w:hAnsi="Times New Roman"/>
        <w:sz w:val="21"/>
        <w:szCs w:val="21"/>
        <w:lang w:eastAsia="zh-CN"/>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311CCD" w:rsidRDefault="00C14B20" w:rsidP="00311CCD">
    <w:pPr>
      <w:pStyle w:val="a8"/>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7F0391" w:rsidRDefault="00311CCD" w:rsidP="007F0391">
    <w:pPr>
      <w:pStyle w:val="a8"/>
      <w:ind w:firstLine="360"/>
      <w:jc w:val="center"/>
      <w:rPr>
        <w:lang w:eastAsia="zh-CN"/>
      </w:rPr>
    </w:pPr>
    <w:r w:rsidRPr="00311CCD">
      <w:rPr>
        <w:lang w:eastAsia="zh-CN"/>
      </w:rPr>
      <w:t>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311CCD" w:rsidRDefault="00311CCD" w:rsidP="00311CCD">
    <w:pPr>
      <w:pStyle w:val="a8"/>
      <w:jc w:val="center"/>
    </w:pPr>
    <w:r w:rsidRPr="00311CCD">
      <w:t>II</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D51F7B" w:rsidRDefault="00F37C77" w:rsidP="00C7131B">
    <w:pPr>
      <w:pStyle w:val="a8"/>
      <w:ind w:firstLine="420"/>
      <w:jc w:val="center"/>
      <w:rPr>
        <w:rFonts w:ascii="Times New Roman" w:hAnsi="Times New Roman"/>
        <w:sz w:val="21"/>
        <w:szCs w:val="21"/>
      </w:rPr>
    </w:pPr>
    <w:r w:rsidRPr="00D51F7B">
      <w:rPr>
        <w:rFonts w:ascii="Times New Roman" w:hAnsi="Times New Roman"/>
        <w:sz w:val="21"/>
        <w:szCs w:val="21"/>
      </w:rPr>
      <w:fldChar w:fldCharType="begin"/>
    </w:r>
    <w:r w:rsidR="00C14B20" w:rsidRPr="00D51F7B">
      <w:rPr>
        <w:rFonts w:ascii="Times New Roman" w:hAnsi="Times New Roman"/>
        <w:sz w:val="21"/>
        <w:szCs w:val="21"/>
      </w:rPr>
      <w:instrText xml:space="preserve"> PAGE   \* MERGEFORMAT </w:instrText>
    </w:r>
    <w:r w:rsidRPr="00D51F7B">
      <w:rPr>
        <w:rFonts w:ascii="Times New Roman" w:hAnsi="Times New Roman"/>
        <w:sz w:val="21"/>
        <w:szCs w:val="21"/>
      </w:rPr>
      <w:fldChar w:fldCharType="separate"/>
    </w:r>
    <w:r w:rsidR="003514C0" w:rsidRPr="003514C0">
      <w:rPr>
        <w:rFonts w:ascii="Times New Roman" w:hAnsi="Times New Roman"/>
        <w:noProof/>
        <w:sz w:val="21"/>
        <w:szCs w:val="21"/>
        <w:lang w:val="zh-CN"/>
      </w:rPr>
      <w:t>50</w:t>
    </w:r>
    <w:r w:rsidRPr="00D51F7B">
      <w:rPr>
        <w:rFonts w:ascii="Times New Roman" w:hAnsi="Times New Roman"/>
        <w:sz w:val="21"/>
        <w:szCs w:val="21"/>
      </w:rPr>
      <w:fldChar w:fldCharType="end"/>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C7131B" w:rsidRDefault="00F37C77" w:rsidP="000C0E10">
    <w:pPr>
      <w:pStyle w:val="a8"/>
      <w:ind w:firstLine="420"/>
      <w:jc w:val="center"/>
      <w:rPr>
        <w:sz w:val="21"/>
        <w:szCs w:val="21"/>
      </w:rPr>
    </w:pPr>
    <w:r w:rsidRPr="00C7131B">
      <w:rPr>
        <w:rFonts w:ascii="Times New Roman" w:hAnsi="Times New Roman"/>
        <w:sz w:val="21"/>
        <w:szCs w:val="21"/>
      </w:rPr>
      <w:fldChar w:fldCharType="begin"/>
    </w:r>
    <w:r w:rsidR="00C14B20" w:rsidRPr="00C7131B">
      <w:rPr>
        <w:rFonts w:ascii="Times New Roman" w:hAnsi="Times New Roman"/>
        <w:sz w:val="21"/>
        <w:szCs w:val="21"/>
      </w:rPr>
      <w:instrText xml:space="preserve"> PAGE   \* MERGEFORMAT </w:instrText>
    </w:r>
    <w:r w:rsidRPr="00C7131B">
      <w:rPr>
        <w:rFonts w:ascii="Times New Roman" w:hAnsi="Times New Roman"/>
        <w:sz w:val="21"/>
        <w:szCs w:val="21"/>
      </w:rPr>
      <w:fldChar w:fldCharType="separate"/>
    </w:r>
    <w:r w:rsidR="003514C0" w:rsidRPr="003514C0">
      <w:rPr>
        <w:rFonts w:ascii="Times New Roman" w:hAnsi="Times New Roman"/>
        <w:noProof/>
        <w:sz w:val="21"/>
        <w:szCs w:val="21"/>
        <w:lang w:val="zh-CN"/>
      </w:rPr>
      <w:t>51</w:t>
    </w:r>
    <w:r w:rsidRPr="00C7131B">
      <w:rPr>
        <w:rFonts w:ascii="Times New Roman" w:hAnsi="Times New Roman"/>
        <w:sz w:val="21"/>
        <w:szCs w:val="21"/>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04897" w:rsidRDefault="00504897" w:rsidP="009031F7">
      <w:pPr>
        <w:ind w:firstLine="560"/>
      </w:pPr>
      <w:r>
        <w:separator/>
      </w:r>
    </w:p>
    <w:p w:rsidR="00504897" w:rsidRDefault="00504897"/>
  </w:footnote>
  <w:footnote w:type="continuationSeparator" w:id="1">
    <w:p w:rsidR="00504897" w:rsidRDefault="00504897" w:rsidP="009031F7">
      <w:pPr>
        <w:ind w:firstLine="560"/>
      </w:pPr>
      <w:r>
        <w:continuationSeparator/>
      </w:r>
    </w:p>
    <w:p w:rsidR="00504897" w:rsidRDefault="0050489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Default="00C14B20" w:rsidP="006F4593">
    <w:pPr>
      <w:pStyle w:val="a7"/>
      <w:pBdr>
        <w:bottom w:val="none" w:sz="0" w:space="0" w:color="auto"/>
      </w:pBdr>
      <w:ind w:firstLine="360"/>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1461D3" w:rsidRDefault="00C14B20" w:rsidP="001461D3">
    <w:pPr>
      <w:pStyle w:val="a7"/>
    </w:pPr>
    <w:r w:rsidRPr="001461D3">
      <w:rPr>
        <w:rFonts w:hint="eastAsia"/>
      </w:rPr>
      <w:t>第四章云平台中视频数据放置策略研究</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2003C2" w:rsidRDefault="00C14B20" w:rsidP="002003C2">
    <w:pPr>
      <w:pStyle w:val="a7"/>
      <w:ind w:firstLine="360"/>
      <w:rPr>
        <w:lang w:eastAsia="zh-CN"/>
      </w:rPr>
    </w:pPr>
    <w:r>
      <w:rPr>
        <w:rFonts w:hint="eastAsia"/>
        <w:lang w:eastAsia="zh-CN"/>
      </w:rPr>
      <w:t>第五章系统功能及性能测试</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2003C2" w:rsidRDefault="00C14B20" w:rsidP="002003C2">
    <w:pPr>
      <w:pStyle w:val="a7"/>
      <w:ind w:firstLine="360"/>
      <w:rPr>
        <w:lang w:eastAsia="zh-CN"/>
      </w:rPr>
    </w:pPr>
    <w:r>
      <w:rPr>
        <w:rFonts w:hint="eastAsia"/>
        <w:lang w:eastAsia="zh-CN"/>
      </w:rPr>
      <w:t>第六章</w:t>
    </w:r>
    <w:r>
      <w:rPr>
        <w:rFonts w:cstheme="minorBidi" w:hint="eastAsia"/>
        <w:lang w:val="en-US" w:eastAsia="zh-CN"/>
      </w:rPr>
      <w:t>总结与展望</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2D4A53" w:rsidRDefault="00C14B20" w:rsidP="002D4A53">
    <w:pPr>
      <w:pStyle w:val="a7"/>
    </w:pPr>
    <w:r w:rsidRPr="002D4A53">
      <w:rPr>
        <w:rFonts w:hint="eastAsia"/>
        <w:lang w:eastAsia="zh-CN"/>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2D4A53" w:rsidRDefault="00C14B20" w:rsidP="002D4A53">
    <w:pPr>
      <w:pStyle w:val="a7"/>
    </w:pPr>
    <w:r>
      <w:rPr>
        <w:rFonts w:hint="eastAsia"/>
        <w:lang w:eastAsia="zh-CN"/>
      </w:rPr>
      <w:t>致谢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Default="00C14B20" w:rsidP="006F4593">
    <w:pPr>
      <w:pStyle w:val="a7"/>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3C7BD7" w:rsidRDefault="00C14B20" w:rsidP="003C7BD7">
    <w:pPr>
      <w:pStyle w:val="a7"/>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3C7BD7" w:rsidRDefault="00C14B20" w:rsidP="003C7BD7">
    <w:pPr>
      <w:pStyle w:val="a7"/>
      <w:ind w:firstLine="360"/>
      <w:rPr>
        <w:lang w:eastAsia="zh-CN"/>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3C7BD7" w:rsidRDefault="00C14B20" w:rsidP="003C7BD7">
    <w:pPr>
      <w:pStyle w:val="a7"/>
      <w:ind w:firstLine="360"/>
      <w:rPr>
        <w:lang w:eastAsia="zh-CN"/>
      </w:rPr>
    </w:pPr>
    <w:r>
      <w:rPr>
        <w:rFonts w:hint="eastAsia"/>
        <w:lang w:eastAsia="zh-CN"/>
      </w:rPr>
      <w:t>目录</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434B31" w:rsidRDefault="00C14B20" w:rsidP="00434B31">
    <w:pPr>
      <w:pStyle w:val="a7"/>
      <w:ind w:firstLine="360"/>
    </w:pPr>
    <w:r>
      <w:rPr>
        <w:rFonts w:hint="eastAsia"/>
      </w:rPr>
      <w:t>北京邮电大学</w:t>
    </w:r>
    <w:r>
      <w:rPr>
        <w:rFonts w:hint="eastAsia"/>
        <w:lang w:eastAsia="zh-CN"/>
      </w:rPr>
      <w:t>工学</w:t>
    </w:r>
    <w:r>
      <w:t>硕士毕业论文</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3C7BD7" w:rsidRDefault="00C14B20" w:rsidP="003C7BD7">
    <w:pPr>
      <w:pStyle w:val="a7"/>
      <w:ind w:firstLine="360"/>
      <w:rPr>
        <w:lang w:eastAsia="zh-CN"/>
      </w:rPr>
    </w:pPr>
    <w:r>
      <w:rPr>
        <w:rFonts w:hint="eastAsia"/>
        <w:lang w:eastAsia="zh-CN"/>
      </w:rPr>
      <w:t>第一章绪论</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E955FE" w:rsidRDefault="00C14B20" w:rsidP="0060627A">
    <w:pPr>
      <w:pStyle w:val="a7"/>
      <w:ind w:firstLine="360"/>
      <w:rPr>
        <w:lang w:eastAsia="zh-CN"/>
      </w:rPr>
    </w:pPr>
    <w:r>
      <w:rPr>
        <w:rFonts w:hint="eastAsia"/>
        <w:lang w:eastAsia="zh-CN"/>
      </w:rPr>
      <w:t>第二章相关技术</w:t>
    </w:r>
    <w:r w:rsidRPr="003D7927">
      <w:rPr>
        <w:rFonts w:hint="eastAsia"/>
        <w:lang w:eastAsia="zh-CN"/>
      </w:rPr>
      <w:t>介绍</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B20" w:rsidRPr="001461D3" w:rsidRDefault="00C14B20" w:rsidP="001461D3">
    <w:pPr>
      <w:pStyle w:val="a7"/>
    </w:pPr>
    <w:r w:rsidRPr="001461D3">
      <w:rPr>
        <w:rFonts w:hint="eastAsia"/>
      </w:rPr>
      <w:t>第三章监控视频离线分布式处理系统架构</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D1373C"/>
    <w:multiLevelType w:val="hybridMultilevel"/>
    <w:tmpl w:val="9300E06C"/>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45C7F70"/>
    <w:multiLevelType w:val="multilevel"/>
    <w:tmpl w:val="8F0683E8"/>
    <w:lvl w:ilvl="0">
      <w:start w:val="2"/>
      <w:numFmt w:val="decimal"/>
      <w:lvlText w:val="%1"/>
      <w:lvlJc w:val="left"/>
      <w:pPr>
        <w:ind w:left="390" w:hanging="390"/>
      </w:pPr>
      <w:rPr>
        <w:rFonts w:hint="default"/>
      </w:rPr>
    </w:lvl>
    <w:lvl w:ilvl="1">
      <w:start w:val="2"/>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5F12566"/>
    <w:multiLevelType w:val="hybridMultilevel"/>
    <w:tmpl w:val="9300E06C"/>
    <w:lvl w:ilvl="0" w:tplc="E12C06E0">
      <w:start w:val="1"/>
      <w:numFmt w:val="decimal"/>
      <w:lvlText w:val="(%1)"/>
      <w:lvlJc w:val="left"/>
      <w:pPr>
        <w:ind w:left="1258"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6E106AB"/>
    <w:multiLevelType w:val="hybridMultilevel"/>
    <w:tmpl w:val="8CC4CEF4"/>
    <w:lvl w:ilvl="0" w:tplc="2C46C754">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AB62CA6"/>
    <w:multiLevelType w:val="hybridMultilevel"/>
    <w:tmpl w:val="0C6E3C18"/>
    <w:lvl w:ilvl="0" w:tplc="507AECD4">
      <w:start w:val="1"/>
      <w:numFmt w:val="decimal"/>
      <w:lvlText w:val="（%1）"/>
      <w:lvlJc w:val="left"/>
      <w:pPr>
        <w:ind w:left="156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0FD16BD4"/>
    <w:multiLevelType w:val="hybridMultilevel"/>
    <w:tmpl w:val="9300E06C"/>
    <w:lvl w:ilvl="0" w:tplc="E12C06E0">
      <w:start w:val="1"/>
      <w:numFmt w:val="decimal"/>
      <w:lvlText w:val="(%1)"/>
      <w:lvlJc w:val="left"/>
      <w:pPr>
        <w:ind w:left="1258"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48F6E18"/>
    <w:multiLevelType w:val="hybridMultilevel"/>
    <w:tmpl w:val="DA3CE858"/>
    <w:lvl w:ilvl="0" w:tplc="C51EA43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4F418A4"/>
    <w:multiLevelType w:val="hybridMultilevel"/>
    <w:tmpl w:val="55B45AD6"/>
    <w:lvl w:ilvl="0" w:tplc="B7642DD2">
      <w:start w:val="1"/>
      <w:numFmt w:val="decimal"/>
      <w:lvlText w:val="%1．"/>
      <w:lvlJc w:val="left"/>
      <w:pPr>
        <w:ind w:left="0" w:firstLine="0"/>
      </w:pPr>
      <w:rPr>
        <w:rFonts w:ascii="Calibri" w:hAnsi="Calibri" w:hint="default"/>
        <w:b w:val="0"/>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70F55D3"/>
    <w:multiLevelType w:val="hybridMultilevel"/>
    <w:tmpl w:val="B0727D6A"/>
    <w:lvl w:ilvl="0" w:tplc="E65C10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0127F79"/>
    <w:multiLevelType w:val="hybridMultilevel"/>
    <w:tmpl w:val="19FC62FC"/>
    <w:lvl w:ilvl="0" w:tplc="7CF67C1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1015C78"/>
    <w:multiLevelType w:val="hybridMultilevel"/>
    <w:tmpl w:val="5372B93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24321BC"/>
    <w:multiLevelType w:val="hybridMultilevel"/>
    <w:tmpl w:val="DA5211C4"/>
    <w:lvl w:ilvl="0" w:tplc="B5645100">
      <w:start w:val="1"/>
      <w:numFmt w:val="decimal"/>
      <w:lvlText w:val="（%1）"/>
      <w:lvlJc w:val="left"/>
      <w:pPr>
        <w:ind w:left="1624" w:hanging="720"/>
      </w:pPr>
      <w:rPr>
        <w:rFonts w:hint="default"/>
      </w:rPr>
    </w:lvl>
    <w:lvl w:ilvl="1" w:tplc="04090019" w:tentative="1">
      <w:start w:val="1"/>
      <w:numFmt w:val="lowerLetter"/>
      <w:lvlText w:val="%2)"/>
      <w:lvlJc w:val="left"/>
      <w:pPr>
        <w:ind w:left="1744" w:hanging="420"/>
      </w:pPr>
    </w:lvl>
    <w:lvl w:ilvl="2" w:tplc="0409001B" w:tentative="1">
      <w:start w:val="1"/>
      <w:numFmt w:val="lowerRoman"/>
      <w:lvlText w:val="%3."/>
      <w:lvlJc w:val="right"/>
      <w:pPr>
        <w:ind w:left="2164" w:hanging="420"/>
      </w:pPr>
    </w:lvl>
    <w:lvl w:ilvl="3" w:tplc="0409000F" w:tentative="1">
      <w:start w:val="1"/>
      <w:numFmt w:val="decimal"/>
      <w:lvlText w:val="%4."/>
      <w:lvlJc w:val="left"/>
      <w:pPr>
        <w:ind w:left="2584" w:hanging="420"/>
      </w:pPr>
    </w:lvl>
    <w:lvl w:ilvl="4" w:tplc="04090019" w:tentative="1">
      <w:start w:val="1"/>
      <w:numFmt w:val="lowerLetter"/>
      <w:lvlText w:val="%5)"/>
      <w:lvlJc w:val="left"/>
      <w:pPr>
        <w:ind w:left="3004" w:hanging="420"/>
      </w:pPr>
    </w:lvl>
    <w:lvl w:ilvl="5" w:tplc="0409001B" w:tentative="1">
      <w:start w:val="1"/>
      <w:numFmt w:val="lowerRoman"/>
      <w:lvlText w:val="%6."/>
      <w:lvlJc w:val="right"/>
      <w:pPr>
        <w:ind w:left="3424" w:hanging="420"/>
      </w:pPr>
    </w:lvl>
    <w:lvl w:ilvl="6" w:tplc="0409000F" w:tentative="1">
      <w:start w:val="1"/>
      <w:numFmt w:val="decimal"/>
      <w:lvlText w:val="%7."/>
      <w:lvlJc w:val="left"/>
      <w:pPr>
        <w:ind w:left="3844" w:hanging="420"/>
      </w:pPr>
    </w:lvl>
    <w:lvl w:ilvl="7" w:tplc="04090019" w:tentative="1">
      <w:start w:val="1"/>
      <w:numFmt w:val="lowerLetter"/>
      <w:lvlText w:val="%8)"/>
      <w:lvlJc w:val="left"/>
      <w:pPr>
        <w:ind w:left="4264" w:hanging="420"/>
      </w:pPr>
    </w:lvl>
    <w:lvl w:ilvl="8" w:tplc="0409001B" w:tentative="1">
      <w:start w:val="1"/>
      <w:numFmt w:val="lowerRoman"/>
      <w:lvlText w:val="%9."/>
      <w:lvlJc w:val="right"/>
      <w:pPr>
        <w:ind w:left="4684" w:hanging="420"/>
      </w:pPr>
    </w:lvl>
  </w:abstractNum>
  <w:abstractNum w:abstractNumId="12">
    <w:nsid w:val="234D0BE5"/>
    <w:multiLevelType w:val="hybridMultilevel"/>
    <w:tmpl w:val="65B42D2C"/>
    <w:lvl w:ilvl="0" w:tplc="9ACACE14">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743477"/>
    <w:multiLevelType w:val="hybridMultilevel"/>
    <w:tmpl w:val="9300E06C"/>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8323F85"/>
    <w:multiLevelType w:val="hybridMultilevel"/>
    <w:tmpl w:val="13A29C3C"/>
    <w:lvl w:ilvl="0" w:tplc="325A289A">
      <w:start w:val="1"/>
      <w:numFmt w:val="decimal"/>
      <w:lvlText w:val="[%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B424731"/>
    <w:multiLevelType w:val="hybridMultilevel"/>
    <w:tmpl w:val="A052E47A"/>
    <w:lvl w:ilvl="0" w:tplc="682485EE">
      <w:start w:val="1"/>
      <w:numFmt w:val="decimal"/>
      <w:lvlText w:val="（%1）"/>
      <w:lvlJc w:val="left"/>
      <w:pPr>
        <w:ind w:left="1400" w:hanging="720"/>
      </w:pPr>
      <w:rPr>
        <w:rFonts w:hint="default"/>
      </w:rPr>
    </w:lvl>
    <w:lvl w:ilvl="1" w:tplc="04090019" w:tentative="1">
      <w:start w:val="1"/>
      <w:numFmt w:val="lowerLetter"/>
      <w:lvlText w:val="%2)"/>
      <w:lvlJc w:val="left"/>
      <w:pPr>
        <w:ind w:left="1520" w:hanging="420"/>
      </w:pPr>
    </w:lvl>
    <w:lvl w:ilvl="2" w:tplc="0409001B" w:tentative="1">
      <w:start w:val="1"/>
      <w:numFmt w:val="lowerRoman"/>
      <w:lvlText w:val="%3."/>
      <w:lvlJc w:val="right"/>
      <w:pPr>
        <w:ind w:left="1940" w:hanging="420"/>
      </w:pPr>
    </w:lvl>
    <w:lvl w:ilvl="3" w:tplc="0409000F" w:tentative="1">
      <w:start w:val="1"/>
      <w:numFmt w:val="decimal"/>
      <w:lvlText w:val="%4."/>
      <w:lvlJc w:val="left"/>
      <w:pPr>
        <w:ind w:left="2360" w:hanging="420"/>
      </w:pPr>
    </w:lvl>
    <w:lvl w:ilvl="4" w:tplc="04090019" w:tentative="1">
      <w:start w:val="1"/>
      <w:numFmt w:val="lowerLetter"/>
      <w:lvlText w:val="%5)"/>
      <w:lvlJc w:val="left"/>
      <w:pPr>
        <w:ind w:left="2780" w:hanging="420"/>
      </w:pPr>
    </w:lvl>
    <w:lvl w:ilvl="5" w:tplc="0409001B" w:tentative="1">
      <w:start w:val="1"/>
      <w:numFmt w:val="lowerRoman"/>
      <w:lvlText w:val="%6."/>
      <w:lvlJc w:val="right"/>
      <w:pPr>
        <w:ind w:left="3200" w:hanging="420"/>
      </w:pPr>
    </w:lvl>
    <w:lvl w:ilvl="6" w:tplc="0409000F" w:tentative="1">
      <w:start w:val="1"/>
      <w:numFmt w:val="decimal"/>
      <w:lvlText w:val="%7."/>
      <w:lvlJc w:val="left"/>
      <w:pPr>
        <w:ind w:left="3620" w:hanging="420"/>
      </w:pPr>
    </w:lvl>
    <w:lvl w:ilvl="7" w:tplc="04090019" w:tentative="1">
      <w:start w:val="1"/>
      <w:numFmt w:val="lowerLetter"/>
      <w:lvlText w:val="%8)"/>
      <w:lvlJc w:val="left"/>
      <w:pPr>
        <w:ind w:left="4040" w:hanging="420"/>
      </w:pPr>
    </w:lvl>
    <w:lvl w:ilvl="8" w:tplc="0409001B" w:tentative="1">
      <w:start w:val="1"/>
      <w:numFmt w:val="lowerRoman"/>
      <w:lvlText w:val="%9."/>
      <w:lvlJc w:val="right"/>
      <w:pPr>
        <w:ind w:left="4460" w:hanging="420"/>
      </w:pPr>
    </w:lvl>
  </w:abstractNum>
  <w:abstractNum w:abstractNumId="16">
    <w:nsid w:val="2F714AF1"/>
    <w:multiLevelType w:val="hybridMultilevel"/>
    <w:tmpl w:val="28E0966E"/>
    <w:lvl w:ilvl="0" w:tplc="04C0B178">
      <w:start w:val="1"/>
      <w:numFmt w:val="decimal"/>
      <w:lvlText w:val="（%1）"/>
      <w:lvlJc w:val="center"/>
      <w:pPr>
        <w:ind w:left="480" w:hanging="42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7">
    <w:nsid w:val="31D616A2"/>
    <w:multiLevelType w:val="hybridMultilevel"/>
    <w:tmpl w:val="9300E06C"/>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ED4096D"/>
    <w:multiLevelType w:val="hybridMultilevel"/>
    <w:tmpl w:val="9300E06C"/>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F8E6B6B"/>
    <w:multiLevelType w:val="hybridMultilevel"/>
    <w:tmpl w:val="9300E06C"/>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4C74A58"/>
    <w:multiLevelType w:val="hybridMultilevel"/>
    <w:tmpl w:val="C5AC0BC2"/>
    <w:lvl w:ilvl="0" w:tplc="C14409EC">
      <w:start w:val="1"/>
      <w:numFmt w:val="decimal"/>
      <w:lvlText w:val="%1."/>
      <w:lvlJc w:val="left"/>
      <w:pPr>
        <w:ind w:left="780"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985431A"/>
    <w:multiLevelType w:val="hybridMultilevel"/>
    <w:tmpl w:val="9300E06C"/>
    <w:lvl w:ilvl="0" w:tplc="E12C06E0">
      <w:start w:val="1"/>
      <w:numFmt w:val="decimal"/>
      <w:lvlText w:val="(%1)"/>
      <w:lvlJc w:val="left"/>
      <w:pPr>
        <w:ind w:left="1258"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50F47308"/>
    <w:multiLevelType w:val="hybridMultilevel"/>
    <w:tmpl w:val="9300E06C"/>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51382183"/>
    <w:multiLevelType w:val="hybridMultilevel"/>
    <w:tmpl w:val="B0867E3C"/>
    <w:lvl w:ilvl="0" w:tplc="507AEC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537B4C08"/>
    <w:multiLevelType w:val="hybridMultilevel"/>
    <w:tmpl w:val="9300E06C"/>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557F2D1A"/>
    <w:multiLevelType w:val="hybridMultilevel"/>
    <w:tmpl w:val="DCA899FA"/>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596C553F"/>
    <w:multiLevelType w:val="hybridMultilevel"/>
    <w:tmpl w:val="7B6EBD28"/>
    <w:lvl w:ilvl="0" w:tplc="A9C8EBE0">
      <w:start w:val="1"/>
      <w:numFmt w:val="japaneseCounting"/>
      <w:lvlText w:val="第%1章"/>
      <w:lvlJc w:val="left"/>
      <w:pPr>
        <w:ind w:left="3887" w:hanging="1335"/>
      </w:pPr>
      <w:rPr>
        <w:rFonts w:hint="default"/>
      </w:rPr>
    </w:lvl>
    <w:lvl w:ilvl="1" w:tplc="04090019" w:tentative="1">
      <w:start w:val="1"/>
      <w:numFmt w:val="lowerLetter"/>
      <w:lvlText w:val="%2)"/>
      <w:lvlJc w:val="left"/>
      <w:pPr>
        <w:ind w:left="3392" w:hanging="420"/>
      </w:pPr>
    </w:lvl>
    <w:lvl w:ilvl="2" w:tplc="0409001B" w:tentative="1">
      <w:start w:val="1"/>
      <w:numFmt w:val="lowerRoman"/>
      <w:lvlText w:val="%3."/>
      <w:lvlJc w:val="right"/>
      <w:pPr>
        <w:ind w:left="3812" w:hanging="420"/>
      </w:pPr>
    </w:lvl>
    <w:lvl w:ilvl="3" w:tplc="0409000F" w:tentative="1">
      <w:start w:val="1"/>
      <w:numFmt w:val="decimal"/>
      <w:lvlText w:val="%4."/>
      <w:lvlJc w:val="left"/>
      <w:pPr>
        <w:ind w:left="4232" w:hanging="420"/>
      </w:pPr>
    </w:lvl>
    <w:lvl w:ilvl="4" w:tplc="04090019" w:tentative="1">
      <w:start w:val="1"/>
      <w:numFmt w:val="lowerLetter"/>
      <w:lvlText w:val="%5)"/>
      <w:lvlJc w:val="left"/>
      <w:pPr>
        <w:ind w:left="4652" w:hanging="420"/>
      </w:pPr>
    </w:lvl>
    <w:lvl w:ilvl="5" w:tplc="0409001B" w:tentative="1">
      <w:start w:val="1"/>
      <w:numFmt w:val="lowerRoman"/>
      <w:lvlText w:val="%6."/>
      <w:lvlJc w:val="right"/>
      <w:pPr>
        <w:ind w:left="5072" w:hanging="420"/>
      </w:pPr>
    </w:lvl>
    <w:lvl w:ilvl="6" w:tplc="0409000F" w:tentative="1">
      <w:start w:val="1"/>
      <w:numFmt w:val="decimal"/>
      <w:lvlText w:val="%7."/>
      <w:lvlJc w:val="left"/>
      <w:pPr>
        <w:ind w:left="5492" w:hanging="420"/>
      </w:pPr>
    </w:lvl>
    <w:lvl w:ilvl="7" w:tplc="04090019" w:tentative="1">
      <w:start w:val="1"/>
      <w:numFmt w:val="lowerLetter"/>
      <w:lvlText w:val="%8)"/>
      <w:lvlJc w:val="left"/>
      <w:pPr>
        <w:ind w:left="5912" w:hanging="420"/>
      </w:pPr>
    </w:lvl>
    <w:lvl w:ilvl="8" w:tplc="0409001B" w:tentative="1">
      <w:start w:val="1"/>
      <w:numFmt w:val="lowerRoman"/>
      <w:lvlText w:val="%9."/>
      <w:lvlJc w:val="right"/>
      <w:pPr>
        <w:ind w:left="6332" w:hanging="420"/>
      </w:pPr>
    </w:lvl>
  </w:abstractNum>
  <w:abstractNum w:abstractNumId="27">
    <w:nsid w:val="5BDF539F"/>
    <w:multiLevelType w:val="hybridMultilevel"/>
    <w:tmpl w:val="28E0966E"/>
    <w:lvl w:ilvl="0" w:tplc="04C0B178">
      <w:start w:val="1"/>
      <w:numFmt w:val="decimal"/>
      <w:lvlText w:val="（%1）"/>
      <w:lvlJc w:val="center"/>
      <w:pPr>
        <w:ind w:left="480" w:hanging="42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8">
    <w:nsid w:val="5DF41D92"/>
    <w:multiLevelType w:val="hybridMultilevel"/>
    <w:tmpl w:val="28E0966E"/>
    <w:lvl w:ilvl="0" w:tplc="04C0B178">
      <w:start w:val="1"/>
      <w:numFmt w:val="decimal"/>
      <w:lvlText w:val="（%1）"/>
      <w:lvlJc w:val="center"/>
      <w:pPr>
        <w:ind w:left="480" w:hanging="42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9">
    <w:nsid w:val="5E7B6708"/>
    <w:multiLevelType w:val="hybridMultilevel"/>
    <w:tmpl w:val="9300E06C"/>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5F18693A"/>
    <w:multiLevelType w:val="hybridMultilevel"/>
    <w:tmpl w:val="9300E06C"/>
    <w:lvl w:ilvl="0" w:tplc="E12C06E0">
      <w:start w:val="1"/>
      <w:numFmt w:val="decimal"/>
      <w:lvlText w:val="(%1)"/>
      <w:lvlJc w:val="left"/>
      <w:pPr>
        <w:ind w:left="1258"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5F807B07"/>
    <w:multiLevelType w:val="hybridMultilevel"/>
    <w:tmpl w:val="1E783030"/>
    <w:lvl w:ilvl="0" w:tplc="9AAE979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363130F"/>
    <w:multiLevelType w:val="hybridMultilevel"/>
    <w:tmpl w:val="E72AD04C"/>
    <w:lvl w:ilvl="0" w:tplc="4A18F7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66BE5E94"/>
    <w:multiLevelType w:val="hybridMultilevel"/>
    <w:tmpl w:val="9300E06C"/>
    <w:lvl w:ilvl="0" w:tplc="E12C06E0">
      <w:start w:val="1"/>
      <w:numFmt w:val="decimal"/>
      <w:lvlText w:val="(%1)"/>
      <w:lvlJc w:val="left"/>
      <w:pPr>
        <w:ind w:left="1110"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67DB19F3"/>
    <w:multiLevelType w:val="hybridMultilevel"/>
    <w:tmpl w:val="0A40862C"/>
    <w:lvl w:ilvl="0" w:tplc="CD9C74EC">
      <w:start w:val="1"/>
      <w:numFmt w:val="decimal"/>
      <w:lvlText w:val="%1."/>
      <w:lvlJc w:val="left"/>
      <w:pPr>
        <w:ind w:left="785" w:hanging="36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5">
    <w:nsid w:val="6C1F25A1"/>
    <w:multiLevelType w:val="hybridMultilevel"/>
    <w:tmpl w:val="77F440F4"/>
    <w:lvl w:ilvl="0" w:tplc="507AECD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nsid w:val="6C886B88"/>
    <w:multiLevelType w:val="hybridMultilevel"/>
    <w:tmpl w:val="FBFC8C0E"/>
    <w:lvl w:ilvl="0" w:tplc="C14409EC">
      <w:start w:val="1"/>
      <w:numFmt w:val="decimal"/>
      <w:lvlText w:val="%1."/>
      <w:lvlJc w:val="left"/>
      <w:pPr>
        <w:ind w:left="780"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2127481"/>
    <w:multiLevelType w:val="hybridMultilevel"/>
    <w:tmpl w:val="9300E06C"/>
    <w:lvl w:ilvl="0" w:tplc="E12C06E0">
      <w:start w:val="1"/>
      <w:numFmt w:val="decimal"/>
      <w:lvlText w:val="(%1)"/>
      <w:lvlJc w:val="left"/>
      <w:pPr>
        <w:ind w:left="1258" w:hanging="69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72EA5C74"/>
    <w:multiLevelType w:val="hybridMultilevel"/>
    <w:tmpl w:val="13A29C3C"/>
    <w:lvl w:ilvl="0" w:tplc="325A289A">
      <w:start w:val="1"/>
      <w:numFmt w:val="decimal"/>
      <w:lvlText w:val="[%1]"/>
      <w:lvlJc w:val="left"/>
      <w:pPr>
        <w:ind w:left="562"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D481864"/>
    <w:multiLevelType w:val="hybridMultilevel"/>
    <w:tmpl w:val="CFC2EF4C"/>
    <w:lvl w:ilvl="0" w:tplc="C14409EC">
      <w:start w:val="1"/>
      <w:numFmt w:val="decimal"/>
      <w:lvlText w:val="%1."/>
      <w:lvlJc w:val="left"/>
      <w:pPr>
        <w:ind w:left="780" w:hanging="360"/>
      </w:pPr>
      <w:rPr>
        <w:rFonts w:hint="default"/>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E4B4677"/>
    <w:multiLevelType w:val="hybridMultilevel"/>
    <w:tmpl w:val="79CE587A"/>
    <w:lvl w:ilvl="0" w:tplc="C14409EC">
      <w:start w:val="1"/>
      <w:numFmt w:val="decimal"/>
      <w:lvlText w:val="%1."/>
      <w:lvlJc w:val="left"/>
      <w:pPr>
        <w:ind w:left="780" w:hanging="360"/>
      </w:pPr>
      <w:rPr>
        <w:rFonts w:hint="default"/>
        <w:i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7"/>
  </w:num>
  <w:num w:numId="2">
    <w:abstractNumId w:val="16"/>
  </w:num>
  <w:num w:numId="3">
    <w:abstractNumId w:val="1"/>
  </w:num>
  <w:num w:numId="4">
    <w:abstractNumId w:val="15"/>
  </w:num>
  <w:num w:numId="5">
    <w:abstractNumId w:val="11"/>
  </w:num>
  <w:num w:numId="6">
    <w:abstractNumId w:val="3"/>
  </w:num>
  <w:num w:numId="7">
    <w:abstractNumId w:val="7"/>
  </w:num>
  <w:num w:numId="8">
    <w:abstractNumId w:val="31"/>
  </w:num>
  <w:num w:numId="9">
    <w:abstractNumId w:val="12"/>
  </w:num>
  <w:num w:numId="10">
    <w:abstractNumId w:val="40"/>
  </w:num>
  <w:num w:numId="11">
    <w:abstractNumId w:val="36"/>
  </w:num>
  <w:num w:numId="12">
    <w:abstractNumId w:val="39"/>
  </w:num>
  <w:num w:numId="13">
    <w:abstractNumId w:val="20"/>
  </w:num>
  <w:num w:numId="14">
    <w:abstractNumId w:val="28"/>
  </w:num>
  <w:num w:numId="15">
    <w:abstractNumId w:val="38"/>
  </w:num>
  <w:num w:numId="16">
    <w:abstractNumId w:val="26"/>
  </w:num>
  <w:num w:numId="17">
    <w:abstractNumId w:val="23"/>
  </w:num>
  <w:num w:numId="18">
    <w:abstractNumId w:val="4"/>
  </w:num>
  <w:num w:numId="19">
    <w:abstractNumId w:val="35"/>
  </w:num>
  <w:num w:numId="20">
    <w:abstractNumId w:val="9"/>
  </w:num>
  <w:num w:numId="21">
    <w:abstractNumId w:val="34"/>
  </w:num>
  <w:num w:numId="22">
    <w:abstractNumId w:val="32"/>
  </w:num>
  <w:num w:numId="23">
    <w:abstractNumId w:val="10"/>
  </w:num>
  <w:num w:numId="24">
    <w:abstractNumId w:val="33"/>
  </w:num>
  <w:num w:numId="25">
    <w:abstractNumId w:val="25"/>
  </w:num>
  <w:num w:numId="26">
    <w:abstractNumId w:val="8"/>
  </w:num>
  <w:num w:numId="27">
    <w:abstractNumId w:val="29"/>
  </w:num>
  <w:num w:numId="28">
    <w:abstractNumId w:val="19"/>
  </w:num>
  <w:num w:numId="29">
    <w:abstractNumId w:val="13"/>
  </w:num>
  <w:num w:numId="30">
    <w:abstractNumId w:val="18"/>
  </w:num>
  <w:num w:numId="31">
    <w:abstractNumId w:val="24"/>
  </w:num>
  <w:num w:numId="32">
    <w:abstractNumId w:val="22"/>
  </w:num>
  <w:num w:numId="33">
    <w:abstractNumId w:val="0"/>
  </w:num>
  <w:num w:numId="34">
    <w:abstractNumId w:val="5"/>
  </w:num>
  <w:num w:numId="35">
    <w:abstractNumId w:val="21"/>
  </w:num>
  <w:num w:numId="36">
    <w:abstractNumId w:val="37"/>
  </w:num>
  <w:num w:numId="37">
    <w:abstractNumId w:val="2"/>
  </w:num>
  <w:num w:numId="38">
    <w:abstractNumId w:val="30"/>
  </w:num>
  <w:num w:numId="39">
    <w:abstractNumId w:val="17"/>
  </w:num>
  <w:num w:numId="40">
    <w:abstractNumId w:val="6"/>
  </w:num>
  <w:num w:numId="41">
    <w:abstractNumId w:val="14"/>
  </w:num>
  <w:numIdMacAtCleanup w:val="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trackRevision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9031F7"/>
    <w:rsid w:val="000011AF"/>
    <w:rsid w:val="0000168C"/>
    <w:rsid w:val="0000175D"/>
    <w:rsid w:val="00001FBB"/>
    <w:rsid w:val="0000247D"/>
    <w:rsid w:val="00002483"/>
    <w:rsid w:val="00002EEB"/>
    <w:rsid w:val="000038F7"/>
    <w:rsid w:val="00003D9F"/>
    <w:rsid w:val="00003EAB"/>
    <w:rsid w:val="000041D9"/>
    <w:rsid w:val="000053E0"/>
    <w:rsid w:val="00005B6E"/>
    <w:rsid w:val="00005E2D"/>
    <w:rsid w:val="00005FB5"/>
    <w:rsid w:val="0000658F"/>
    <w:rsid w:val="000066B2"/>
    <w:rsid w:val="00006761"/>
    <w:rsid w:val="00006D18"/>
    <w:rsid w:val="00006DBB"/>
    <w:rsid w:val="00006FE8"/>
    <w:rsid w:val="00007998"/>
    <w:rsid w:val="00007D1E"/>
    <w:rsid w:val="00010BAE"/>
    <w:rsid w:val="000116DF"/>
    <w:rsid w:val="00011806"/>
    <w:rsid w:val="00012901"/>
    <w:rsid w:val="00013420"/>
    <w:rsid w:val="00013B3F"/>
    <w:rsid w:val="000145C9"/>
    <w:rsid w:val="0001465D"/>
    <w:rsid w:val="00015156"/>
    <w:rsid w:val="00015718"/>
    <w:rsid w:val="0001584C"/>
    <w:rsid w:val="00015BB2"/>
    <w:rsid w:val="0001642D"/>
    <w:rsid w:val="000168C8"/>
    <w:rsid w:val="00016C8C"/>
    <w:rsid w:val="00017C7F"/>
    <w:rsid w:val="000204CF"/>
    <w:rsid w:val="00021920"/>
    <w:rsid w:val="00022ADE"/>
    <w:rsid w:val="00023400"/>
    <w:rsid w:val="00023AE7"/>
    <w:rsid w:val="00023D5D"/>
    <w:rsid w:val="00023F11"/>
    <w:rsid w:val="000243F1"/>
    <w:rsid w:val="0002473F"/>
    <w:rsid w:val="00024CD0"/>
    <w:rsid w:val="0002547E"/>
    <w:rsid w:val="0002548C"/>
    <w:rsid w:val="000254C6"/>
    <w:rsid w:val="0002606D"/>
    <w:rsid w:val="00027000"/>
    <w:rsid w:val="000308A2"/>
    <w:rsid w:val="00030BB5"/>
    <w:rsid w:val="00031539"/>
    <w:rsid w:val="00031F81"/>
    <w:rsid w:val="00033094"/>
    <w:rsid w:val="00033446"/>
    <w:rsid w:val="0003374E"/>
    <w:rsid w:val="000341F8"/>
    <w:rsid w:val="000345E2"/>
    <w:rsid w:val="00034849"/>
    <w:rsid w:val="00034A66"/>
    <w:rsid w:val="00034A6D"/>
    <w:rsid w:val="0003518B"/>
    <w:rsid w:val="00035628"/>
    <w:rsid w:val="00035F83"/>
    <w:rsid w:val="00035F8C"/>
    <w:rsid w:val="00036835"/>
    <w:rsid w:val="00036998"/>
    <w:rsid w:val="00040082"/>
    <w:rsid w:val="00040D87"/>
    <w:rsid w:val="0004158E"/>
    <w:rsid w:val="000416B6"/>
    <w:rsid w:val="00041CE9"/>
    <w:rsid w:val="00041DB7"/>
    <w:rsid w:val="00042E2F"/>
    <w:rsid w:val="0004329F"/>
    <w:rsid w:val="00043A8D"/>
    <w:rsid w:val="00043BA1"/>
    <w:rsid w:val="00044227"/>
    <w:rsid w:val="0004478E"/>
    <w:rsid w:val="00044917"/>
    <w:rsid w:val="00044CCC"/>
    <w:rsid w:val="00044D66"/>
    <w:rsid w:val="00045D45"/>
    <w:rsid w:val="00046142"/>
    <w:rsid w:val="000463C2"/>
    <w:rsid w:val="000464B4"/>
    <w:rsid w:val="000466F4"/>
    <w:rsid w:val="0004768D"/>
    <w:rsid w:val="00047955"/>
    <w:rsid w:val="00047DA8"/>
    <w:rsid w:val="000507D4"/>
    <w:rsid w:val="000519E4"/>
    <w:rsid w:val="00052BF7"/>
    <w:rsid w:val="00052C8E"/>
    <w:rsid w:val="000530E5"/>
    <w:rsid w:val="000555A5"/>
    <w:rsid w:val="00056EBB"/>
    <w:rsid w:val="00057472"/>
    <w:rsid w:val="00060346"/>
    <w:rsid w:val="0006139E"/>
    <w:rsid w:val="000616F6"/>
    <w:rsid w:val="0006178F"/>
    <w:rsid w:val="00061AE3"/>
    <w:rsid w:val="00062068"/>
    <w:rsid w:val="00062236"/>
    <w:rsid w:val="00062662"/>
    <w:rsid w:val="0006322D"/>
    <w:rsid w:val="00063FFB"/>
    <w:rsid w:val="00064070"/>
    <w:rsid w:val="00064466"/>
    <w:rsid w:val="000645DD"/>
    <w:rsid w:val="000648C2"/>
    <w:rsid w:val="00065093"/>
    <w:rsid w:val="00065C99"/>
    <w:rsid w:val="00066082"/>
    <w:rsid w:val="00066C90"/>
    <w:rsid w:val="000670BC"/>
    <w:rsid w:val="00070B5B"/>
    <w:rsid w:val="0007166D"/>
    <w:rsid w:val="00072E01"/>
    <w:rsid w:val="000732C6"/>
    <w:rsid w:val="0007480E"/>
    <w:rsid w:val="00074AEB"/>
    <w:rsid w:val="00074FB2"/>
    <w:rsid w:val="00075175"/>
    <w:rsid w:val="0007620E"/>
    <w:rsid w:val="00076C3F"/>
    <w:rsid w:val="00076CCC"/>
    <w:rsid w:val="00076F76"/>
    <w:rsid w:val="00077490"/>
    <w:rsid w:val="0007757D"/>
    <w:rsid w:val="00077615"/>
    <w:rsid w:val="0008078C"/>
    <w:rsid w:val="00081270"/>
    <w:rsid w:val="000828D1"/>
    <w:rsid w:val="000839E4"/>
    <w:rsid w:val="00083F08"/>
    <w:rsid w:val="00083F3C"/>
    <w:rsid w:val="00084483"/>
    <w:rsid w:val="00084960"/>
    <w:rsid w:val="00084F16"/>
    <w:rsid w:val="00085242"/>
    <w:rsid w:val="000852B3"/>
    <w:rsid w:val="000865B0"/>
    <w:rsid w:val="00086C77"/>
    <w:rsid w:val="00087902"/>
    <w:rsid w:val="00087D4A"/>
    <w:rsid w:val="00090D3F"/>
    <w:rsid w:val="00091D4D"/>
    <w:rsid w:val="00092480"/>
    <w:rsid w:val="00092D75"/>
    <w:rsid w:val="00092F12"/>
    <w:rsid w:val="00092FE6"/>
    <w:rsid w:val="00093203"/>
    <w:rsid w:val="00093F55"/>
    <w:rsid w:val="00094C30"/>
    <w:rsid w:val="00094EC3"/>
    <w:rsid w:val="00095791"/>
    <w:rsid w:val="00095E38"/>
    <w:rsid w:val="00096010"/>
    <w:rsid w:val="00096468"/>
    <w:rsid w:val="00097BDF"/>
    <w:rsid w:val="00097F88"/>
    <w:rsid w:val="000A017B"/>
    <w:rsid w:val="000A0263"/>
    <w:rsid w:val="000A0B80"/>
    <w:rsid w:val="000A1536"/>
    <w:rsid w:val="000A25BA"/>
    <w:rsid w:val="000A5076"/>
    <w:rsid w:val="000A554A"/>
    <w:rsid w:val="000A5B8F"/>
    <w:rsid w:val="000A5F79"/>
    <w:rsid w:val="000A5FFB"/>
    <w:rsid w:val="000A6001"/>
    <w:rsid w:val="000A6BB6"/>
    <w:rsid w:val="000B0122"/>
    <w:rsid w:val="000B1A0D"/>
    <w:rsid w:val="000B1A64"/>
    <w:rsid w:val="000B2613"/>
    <w:rsid w:val="000B35D2"/>
    <w:rsid w:val="000B3CCD"/>
    <w:rsid w:val="000B3DBB"/>
    <w:rsid w:val="000B3DDA"/>
    <w:rsid w:val="000B43FE"/>
    <w:rsid w:val="000B493C"/>
    <w:rsid w:val="000B5A4B"/>
    <w:rsid w:val="000B6FB3"/>
    <w:rsid w:val="000B7E3C"/>
    <w:rsid w:val="000C05E9"/>
    <w:rsid w:val="000C0AD7"/>
    <w:rsid w:val="000C0E10"/>
    <w:rsid w:val="000C15FE"/>
    <w:rsid w:val="000C18E5"/>
    <w:rsid w:val="000C1939"/>
    <w:rsid w:val="000C2CCF"/>
    <w:rsid w:val="000C33E7"/>
    <w:rsid w:val="000C5B6E"/>
    <w:rsid w:val="000C5E65"/>
    <w:rsid w:val="000C6734"/>
    <w:rsid w:val="000C6836"/>
    <w:rsid w:val="000C6F43"/>
    <w:rsid w:val="000C789B"/>
    <w:rsid w:val="000C7AEA"/>
    <w:rsid w:val="000C7ECC"/>
    <w:rsid w:val="000D0E48"/>
    <w:rsid w:val="000D0FFF"/>
    <w:rsid w:val="000D2219"/>
    <w:rsid w:val="000D2261"/>
    <w:rsid w:val="000D233D"/>
    <w:rsid w:val="000D2741"/>
    <w:rsid w:val="000D2AFA"/>
    <w:rsid w:val="000D2DD2"/>
    <w:rsid w:val="000D3CD6"/>
    <w:rsid w:val="000D4030"/>
    <w:rsid w:val="000D4B20"/>
    <w:rsid w:val="000D530A"/>
    <w:rsid w:val="000D5F86"/>
    <w:rsid w:val="000D6859"/>
    <w:rsid w:val="000E018E"/>
    <w:rsid w:val="000E0249"/>
    <w:rsid w:val="000E0258"/>
    <w:rsid w:val="000E05DF"/>
    <w:rsid w:val="000E09CC"/>
    <w:rsid w:val="000E0B0A"/>
    <w:rsid w:val="000E1020"/>
    <w:rsid w:val="000E1B62"/>
    <w:rsid w:val="000E1E98"/>
    <w:rsid w:val="000E24F9"/>
    <w:rsid w:val="000E4AB2"/>
    <w:rsid w:val="000E4F72"/>
    <w:rsid w:val="000E58C1"/>
    <w:rsid w:val="000E67F8"/>
    <w:rsid w:val="000E6DCD"/>
    <w:rsid w:val="000E6F0C"/>
    <w:rsid w:val="000E7303"/>
    <w:rsid w:val="000E7F6D"/>
    <w:rsid w:val="000F0DAF"/>
    <w:rsid w:val="000F18BB"/>
    <w:rsid w:val="000F1A9E"/>
    <w:rsid w:val="000F1F75"/>
    <w:rsid w:val="000F26FF"/>
    <w:rsid w:val="000F294E"/>
    <w:rsid w:val="000F2B5A"/>
    <w:rsid w:val="000F2FAF"/>
    <w:rsid w:val="000F311B"/>
    <w:rsid w:val="000F36B6"/>
    <w:rsid w:val="000F3AC7"/>
    <w:rsid w:val="000F4865"/>
    <w:rsid w:val="000F49E7"/>
    <w:rsid w:val="000F6471"/>
    <w:rsid w:val="000F6547"/>
    <w:rsid w:val="000F66EF"/>
    <w:rsid w:val="000F6A53"/>
    <w:rsid w:val="000F7619"/>
    <w:rsid w:val="000F773B"/>
    <w:rsid w:val="000F7F55"/>
    <w:rsid w:val="0010028A"/>
    <w:rsid w:val="00100E1E"/>
    <w:rsid w:val="00100F4E"/>
    <w:rsid w:val="0010168D"/>
    <w:rsid w:val="00101F31"/>
    <w:rsid w:val="00102166"/>
    <w:rsid w:val="00102B1A"/>
    <w:rsid w:val="00102F71"/>
    <w:rsid w:val="001030AE"/>
    <w:rsid w:val="00103222"/>
    <w:rsid w:val="001035C3"/>
    <w:rsid w:val="0010361E"/>
    <w:rsid w:val="00103C31"/>
    <w:rsid w:val="00104081"/>
    <w:rsid w:val="00104D99"/>
    <w:rsid w:val="0010593B"/>
    <w:rsid w:val="00105D10"/>
    <w:rsid w:val="00105D46"/>
    <w:rsid w:val="00106022"/>
    <w:rsid w:val="0010681A"/>
    <w:rsid w:val="00107197"/>
    <w:rsid w:val="00107C00"/>
    <w:rsid w:val="00110737"/>
    <w:rsid w:val="00110CA2"/>
    <w:rsid w:val="00111125"/>
    <w:rsid w:val="001111DD"/>
    <w:rsid w:val="00111A94"/>
    <w:rsid w:val="001123B0"/>
    <w:rsid w:val="00112996"/>
    <w:rsid w:val="00113594"/>
    <w:rsid w:val="00113704"/>
    <w:rsid w:val="001137F0"/>
    <w:rsid w:val="00113C6A"/>
    <w:rsid w:val="00115D4D"/>
    <w:rsid w:val="00116CD9"/>
    <w:rsid w:val="00116DD9"/>
    <w:rsid w:val="00116F66"/>
    <w:rsid w:val="001170F7"/>
    <w:rsid w:val="001171C0"/>
    <w:rsid w:val="00117E98"/>
    <w:rsid w:val="00120E8F"/>
    <w:rsid w:val="00120FE5"/>
    <w:rsid w:val="0012102F"/>
    <w:rsid w:val="0012200B"/>
    <w:rsid w:val="00122A27"/>
    <w:rsid w:val="00123656"/>
    <w:rsid w:val="00123F99"/>
    <w:rsid w:val="0012441C"/>
    <w:rsid w:val="001246EC"/>
    <w:rsid w:val="00124D9D"/>
    <w:rsid w:val="001251F0"/>
    <w:rsid w:val="00125559"/>
    <w:rsid w:val="001265B8"/>
    <w:rsid w:val="00126C2E"/>
    <w:rsid w:val="00130D55"/>
    <w:rsid w:val="00130F14"/>
    <w:rsid w:val="0013116D"/>
    <w:rsid w:val="001312DB"/>
    <w:rsid w:val="0013134E"/>
    <w:rsid w:val="001322E4"/>
    <w:rsid w:val="00132F13"/>
    <w:rsid w:val="00133C64"/>
    <w:rsid w:val="00134344"/>
    <w:rsid w:val="00134826"/>
    <w:rsid w:val="001348CC"/>
    <w:rsid w:val="001363DE"/>
    <w:rsid w:val="001369E9"/>
    <w:rsid w:val="00136BA1"/>
    <w:rsid w:val="001373F0"/>
    <w:rsid w:val="001379FC"/>
    <w:rsid w:val="001420AB"/>
    <w:rsid w:val="00142D31"/>
    <w:rsid w:val="00142D38"/>
    <w:rsid w:val="00144EDA"/>
    <w:rsid w:val="0014585B"/>
    <w:rsid w:val="001461D3"/>
    <w:rsid w:val="00150047"/>
    <w:rsid w:val="00150247"/>
    <w:rsid w:val="00150255"/>
    <w:rsid w:val="0015041C"/>
    <w:rsid w:val="00150857"/>
    <w:rsid w:val="00150F49"/>
    <w:rsid w:val="001515C0"/>
    <w:rsid w:val="00151694"/>
    <w:rsid w:val="00151A9F"/>
    <w:rsid w:val="00152732"/>
    <w:rsid w:val="0015288C"/>
    <w:rsid w:val="00152955"/>
    <w:rsid w:val="00152AB9"/>
    <w:rsid w:val="00152E16"/>
    <w:rsid w:val="00152F3C"/>
    <w:rsid w:val="0015346B"/>
    <w:rsid w:val="00153C89"/>
    <w:rsid w:val="00154068"/>
    <w:rsid w:val="00154CAE"/>
    <w:rsid w:val="00154EB7"/>
    <w:rsid w:val="001553FB"/>
    <w:rsid w:val="00156052"/>
    <w:rsid w:val="001561B5"/>
    <w:rsid w:val="00156B62"/>
    <w:rsid w:val="00156E7F"/>
    <w:rsid w:val="00156F6D"/>
    <w:rsid w:val="00157057"/>
    <w:rsid w:val="00157063"/>
    <w:rsid w:val="00157D51"/>
    <w:rsid w:val="0016075E"/>
    <w:rsid w:val="00160AB0"/>
    <w:rsid w:val="00160AC5"/>
    <w:rsid w:val="00160D52"/>
    <w:rsid w:val="001612A6"/>
    <w:rsid w:val="00161566"/>
    <w:rsid w:val="001618AF"/>
    <w:rsid w:val="00161A97"/>
    <w:rsid w:val="00161ABA"/>
    <w:rsid w:val="00161C78"/>
    <w:rsid w:val="00161E45"/>
    <w:rsid w:val="00162172"/>
    <w:rsid w:val="001646F7"/>
    <w:rsid w:val="00164AA2"/>
    <w:rsid w:val="00164EAE"/>
    <w:rsid w:val="00165196"/>
    <w:rsid w:val="00165203"/>
    <w:rsid w:val="00165553"/>
    <w:rsid w:val="00165AAC"/>
    <w:rsid w:val="00166713"/>
    <w:rsid w:val="00166AFD"/>
    <w:rsid w:val="00166B0F"/>
    <w:rsid w:val="00166EBA"/>
    <w:rsid w:val="00167164"/>
    <w:rsid w:val="001672AF"/>
    <w:rsid w:val="001676A2"/>
    <w:rsid w:val="00170FCC"/>
    <w:rsid w:val="0017160F"/>
    <w:rsid w:val="0017197B"/>
    <w:rsid w:val="00171B65"/>
    <w:rsid w:val="00171B84"/>
    <w:rsid w:val="0017241E"/>
    <w:rsid w:val="00172768"/>
    <w:rsid w:val="00172891"/>
    <w:rsid w:val="00172A80"/>
    <w:rsid w:val="00172AC3"/>
    <w:rsid w:val="00172AC9"/>
    <w:rsid w:val="001730C4"/>
    <w:rsid w:val="0017337E"/>
    <w:rsid w:val="00173826"/>
    <w:rsid w:val="00174432"/>
    <w:rsid w:val="00174493"/>
    <w:rsid w:val="001744FD"/>
    <w:rsid w:val="00174FFA"/>
    <w:rsid w:val="00175EE0"/>
    <w:rsid w:val="00176C06"/>
    <w:rsid w:val="00177A72"/>
    <w:rsid w:val="00180EEB"/>
    <w:rsid w:val="0018129F"/>
    <w:rsid w:val="00181681"/>
    <w:rsid w:val="0018263C"/>
    <w:rsid w:val="00182645"/>
    <w:rsid w:val="00182B0F"/>
    <w:rsid w:val="0018307C"/>
    <w:rsid w:val="00183297"/>
    <w:rsid w:val="00183C06"/>
    <w:rsid w:val="00183D8E"/>
    <w:rsid w:val="001848B1"/>
    <w:rsid w:val="001853AE"/>
    <w:rsid w:val="0018564A"/>
    <w:rsid w:val="001862B4"/>
    <w:rsid w:val="00186DA8"/>
    <w:rsid w:val="0018707C"/>
    <w:rsid w:val="00187C07"/>
    <w:rsid w:val="00187E48"/>
    <w:rsid w:val="001901FC"/>
    <w:rsid w:val="00190DFD"/>
    <w:rsid w:val="001916D1"/>
    <w:rsid w:val="001936DE"/>
    <w:rsid w:val="001936ED"/>
    <w:rsid w:val="00193940"/>
    <w:rsid w:val="0019414D"/>
    <w:rsid w:val="001944CD"/>
    <w:rsid w:val="00194650"/>
    <w:rsid w:val="00194B5F"/>
    <w:rsid w:val="0019566D"/>
    <w:rsid w:val="0019578E"/>
    <w:rsid w:val="0019579F"/>
    <w:rsid w:val="00196FA1"/>
    <w:rsid w:val="0019712C"/>
    <w:rsid w:val="001A0173"/>
    <w:rsid w:val="001A02FF"/>
    <w:rsid w:val="001A06C7"/>
    <w:rsid w:val="001A0759"/>
    <w:rsid w:val="001A0FA4"/>
    <w:rsid w:val="001A132E"/>
    <w:rsid w:val="001A155B"/>
    <w:rsid w:val="001A1573"/>
    <w:rsid w:val="001A217F"/>
    <w:rsid w:val="001A2192"/>
    <w:rsid w:val="001A3024"/>
    <w:rsid w:val="001A31F3"/>
    <w:rsid w:val="001A3866"/>
    <w:rsid w:val="001A45CC"/>
    <w:rsid w:val="001A4AAD"/>
    <w:rsid w:val="001A4AE0"/>
    <w:rsid w:val="001A4C10"/>
    <w:rsid w:val="001A58EA"/>
    <w:rsid w:val="001A59A1"/>
    <w:rsid w:val="001A5ADE"/>
    <w:rsid w:val="001A5BF6"/>
    <w:rsid w:val="001A5F89"/>
    <w:rsid w:val="001A6162"/>
    <w:rsid w:val="001A65B3"/>
    <w:rsid w:val="001A6637"/>
    <w:rsid w:val="001A76E0"/>
    <w:rsid w:val="001A7A7B"/>
    <w:rsid w:val="001A7C42"/>
    <w:rsid w:val="001B0180"/>
    <w:rsid w:val="001B1C4D"/>
    <w:rsid w:val="001B26B8"/>
    <w:rsid w:val="001B2838"/>
    <w:rsid w:val="001B2D1A"/>
    <w:rsid w:val="001B2EBE"/>
    <w:rsid w:val="001B30E3"/>
    <w:rsid w:val="001B3476"/>
    <w:rsid w:val="001B3482"/>
    <w:rsid w:val="001B5AE9"/>
    <w:rsid w:val="001B66C1"/>
    <w:rsid w:val="001B69B2"/>
    <w:rsid w:val="001B747E"/>
    <w:rsid w:val="001B7B7A"/>
    <w:rsid w:val="001C07E6"/>
    <w:rsid w:val="001C1064"/>
    <w:rsid w:val="001C1232"/>
    <w:rsid w:val="001C1E8E"/>
    <w:rsid w:val="001C1FCC"/>
    <w:rsid w:val="001C265E"/>
    <w:rsid w:val="001C2962"/>
    <w:rsid w:val="001C2AC9"/>
    <w:rsid w:val="001C36D0"/>
    <w:rsid w:val="001C38B3"/>
    <w:rsid w:val="001C3FB5"/>
    <w:rsid w:val="001C4274"/>
    <w:rsid w:val="001C629B"/>
    <w:rsid w:val="001C63E1"/>
    <w:rsid w:val="001C65FE"/>
    <w:rsid w:val="001C6A4B"/>
    <w:rsid w:val="001C705C"/>
    <w:rsid w:val="001C708F"/>
    <w:rsid w:val="001C7CB2"/>
    <w:rsid w:val="001C7E7C"/>
    <w:rsid w:val="001D156C"/>
    <w:rsid w:val="001D1F54"/>
    <w:rsid w:val="001D210E"/>
    <w:rsid w:val="001D2602"/>
    <w:rsid w:val="001D268B"/>
    <w:rsid w:val="001D2CEB"/>
    <w:rsid w:val="001D3858"/>
    <w:rsid w:val="001D39E9"/>
    <w:rsid w:val="001D3B08"/>
    <w:rsid w:val="001D40B3"/>
    <w:rsid w:val="001D4354"/>
    <w:rsid w:val="001D464D"/>
    <w:rsid w:val="001D500D"/>
    <w:rsid w:val="001D520E"/>
    <w:rsid w:val="001D5408"/>
    <w:rsid w:val="001D57FB"/>
    <w:rsid w:val="001D5BB2"/>
    <w:rsid w:val="001D67BC"/>
    <w:rsid w:val="001D7B6D"/>
    <w:rsid w:val="001D7C91"/>
    <w:rsid w:val="001D7E63"/>
    <w:rsid w:val="001E025A"/>
    <w:rsid w:val="001E0778"/>
    <w:rsid w:val="001E0C01"/>
    <w:rsid w:val="001E0F45"/>
    <w:rsid w:val="001E1A00"/>
    <w:rsid w:val="001E1D8C"/>
    <w:rsid w:val="001E1F22"/>
    <w:rsid w:val="001E20F1"/>
    <w:rsid w:val="001E25A1"/>
    <w:rsid w:val="001E270E"/>
    <w:rsid w:val="001E2783"/>
    <w:rsid w:val="001E3B86"/>
    <w:rsid w:val="001E4947"/>
    <w:rsid w:val="001E71B8"/>
    <w:rsid w:val="001F012E"/>
    <w:rsid w:val="001F0A46"/>
    <w:rsid w:val="001F1939"/>
    <w:rsid w:val="001F1A7C"/>
    <w:rsid w:val="001F1AD3"/>
    <w:rsid w:val="001F1B40"/>
    <w:rsid w:val="001F33F8"/>
    <w:rsid w:val="001F368E"/>
    <w:rsid w:val="001F3AF8"/>
    <w:rsid w:val="001F3D28"/>
    <w:rsid w:val="001F6026"/>
    <w:rsid w:val="001F7013"/>
    <w:rsid w:val="002003C2"/>
    <w:rsid w:val="00200467"/>
    <w:rsid w:val="0020052F"/>
    <w:rsid w:val="002005D7"/>
    <w:rsid w:val="002008CF"/>
    <w:rsid w:val="00201C29"/>
    <w:rsid w:val="00202656"/>
    <w:rsid w:val="00202908"/>
    <w:rsid w:val="00202D27"/>
    <w:rsid w:val="00203696"/>
    <w:rsid w:val="0020371F"/>
    <w:rsid w:val="00203D15"/>
    <w:rsid w:val="00204F8F"/>
    <w:rsid w:val="0020521C"/>
    <w:rsid w:val="0020521F"/>
    <w:rsid w:val="00205497"/>
    <w:rsid w:val="00205F42"/>
    <w:rsid w:val="00206DBF"/>
    <w:rsid w:val="00207C24"/>
    <w:rsid w:val="00210A40"/>
    <w:rsid w:val="0021159C"/>
    <w:rsid w:val="002116F9"/>
    <w:rsid w:val="00211DDE"/>
    <w:rsid w:val="002128A4"/>
    <w:rsid w:val="0021325D"/>
    <w:rsid w:val="002132A2"/>
    <w:rsid w:val="002132AD"/>
    <w:rsid w:val="0021416E"/>
    <w:rsid w:val="002141BA"/>
    <w:rsid w:val="00215385"/>
    <w:rsid w:val="00215941"/>
    <w:rsid w:val="00215C64"/>
    <w:rsid w:val="0021657E"/>
    <w:rsid w:val="00216FB2"/>
    <w:rsid w:val="002171AD"/>
    <w:rsid w:val="00217C49"/>
    <w:rsid w:val="0022025D"/>
    <w:rsid w:val="002204AE"/>
    <w:rsid w:val="00220580"/>
    <w:rsid w:val="00220EEF"/>
    <w:rsid w:val="0022155A"/>
    <w:rsid w:val="002217BF"/>
    <w:rsid w:val="00222050"/>
    <w:rsid w:val="002224CC"/>
    <w:rsid w:val="0022273C"/>
    <w:rsid w:val="002233DB"/>
    <w:rsid w:val="00223474"/>
    <w:rsid w:val="00225564"/>
    <w:rsid w:val="00225CBB"/>
    <w:rsid w:val="002263C0"/>
    <w:rsid w:val="00226C8E"/>
    <w:rsid w:val="00226F8B"/>
    <w:rsid w:val="0023073D"/>
    <w:rsid w:val="00230E62"/>
    <w:rsid w:val="002320B9"/>
    <w:rsid w:val="00232580"/>
    <w:rsid w:val="00232743"/>
    <w:rsid w:val="002330DF"/>
    <w:rsid w:val="00233A0C"/>
    <w:rsid w:val="00234AC3"/>
    <w:rsid w:val="002353F7"/>
    <w:rsid w:val="00235B98"/>
    <w:rsid w:val="00237406"/>
    <w:rsid w:val="00237873"/>
    <w:rsid w:val="002409B5"/>
    <w:rsid w:val="00241D8E"/>
    <w:rsid w:val="0024209C"/>
    <w:rsid w:val="00243061"/>
    <w:rsid w:val="00243D33"/>
    <w:rsid w:val="0024436F"/>
    <w:rsid w:val="002447B9"/>
    <w:rsid w:val="00244A20"/>
    <w:rsid w:val="00244A81"/>
    <w:rsid w:val="002450CB"/>
    <w:rsid w:val="00245206"/>
    <w:rsid w:val="0024527E"/>
    <w:rsid w:val="002460DC"/>
    <w:rsid w:val="00246BEB"/>
    <w:rsid w:val="002472D2"/>
    <w:rsid w:val="002472D5"/>
    <w:rsid w:val="00247F2F"/>
    <w:rsid w:val="00250AF0"/>
    <w:rsid w:val="0025136F"/>
    <w:rsid w:val="0025152F"/>
    <w:rsid w:val="002519A7"/>
    <w:rsid w:val="00251EC3"/>
    <w:rsid w:val="00252F27"/>
    <w:rsid w:val="002539BB"/>
    <w:rsid w:val="00253C68"/>
    <w:rsid w:val="00254E15"/>
    <w:rsid w:val="002551F4"/>
    <w:rsid w:val="0025520B"/>
    <w:rsid w:val="002564ED"/>
    <w:rsid w:val="002567D5"/>
    <w:rsid w:val="002569F9"/>
    <w:rsid w:val="00256E3D"/>
    <w:rsid w:val="0025710A"/>
    <w:rsid w:val="002571B6"/>
    <w:rsid w:val="00261034"/>
    <w:rsid w:val="00263778"/>
    <w:rsid w:val="00264E79"/>
    <w:rsid w:val="00265327"/>
    <w:rsid w:val="002659FD"/>
    <w:rsid w:val="00266048"/>
    <w:rsid w:val="002667CA"/>
    <w:rsid w:val="00266AB0"/>
    <w:rsid w:val="00267527"/>
    <w:rsid w:val="00267ED7"/>
    <w:rsid w:val="00270932"/>
    <w:rsid w:val="00270940"/>
    <w:rsid w:val="00270DFD"/>
    <w:rsid w:val="0027110F"/>
    <w:rsid w:val="00271361"/>
    <w:rsid w:val="002714D5"/>
    <w:rsid w:val="002718E5"/>
    <w:rsid w:val="00272AFC"/>
    <w:rsid w:val="002730D0"/>
    <w:rsid w:val="002732F4"/>
    <w:rsid w:val="002735C9"/>
    <w:rsid w:val="00273D6F"/>
    <w:rsid w:val="0027400B"/>
    <w:rsid w:val="002748FC"/>
    <w:rsid w:val="00274C83"/>
    <w:rsid w:val="0027513A"/>
    <w:rsid w:val="0027514A"/>
    <w:rsid w:val="00275AC8"/>
    <w:rsid w:val="00275DE4"/>
    <w:rsid w:val="002762F0"/>
    <w:rsid w:val="002763BE"/>
    <w:rsid w:val="00277466"/>
    <w:rsid w:val="00277534"/>
    <w:rsid w:val="00277B4B"/>
    <w:rsid w:val="00277BDF"/>
    <w:rsid w:val="00277F7F"/>
    <w:rsid w:val="002801A2"/>
    <w:rsid w:val="002804EC"/>
    <w:rsid w:val="00280B54"/>
    <w:rsid w:val="00281290"/>
    <w:rsid w:val="0028337C"/>
    <w:rsid w:val="00287828"/>
    <w:rsid w:val="002902B6"/>
    <w:rsid w:val="0029042B"/>
    <w:rsid w:val="0029088B"/>
    <w:rsid w:val="00290C0C"/>
    <w:rsid w:val="002916B9"/>
    <w:rsid w:val="002919F0"/>
    <w:rsid w:val="00291EE1"/>
    <w:rsid w:val="00292EED"/>
    <w:rsid w:val="0029353E"/>
    <w:rsid w:val="00294756"/>
    <w:rsid w:val="00294870"/>
    <w:rsid w:val="00294FCD"/>
    <w:rsid w:val="002959CC"/>
    <w:rsid w:val="00295A81"/>
    <w:rsid w:val="00295F3B"/>
    <w:rsid w:val="0029665C"/>
    <w:rsid w:val="00296C74"/>
    <w:rsid w:val="00296E6A"/>
    <w:rsid w:val="00297CB6"/>
    <w:rsid w:val="00297E13"/>
    <w:rsid w:val="00297F27"/>
    <w:rsid w:val="002A028A"/>
    <w:rsid w:val="002A0477"/>
    <w:rsid w:val="002A0DD7"/>
    <w:rsid w:val="002A2341"/>
    <w:rsid w:val="002A2AEE"/>
    <w:rsid w:val="002A3103"/>
    <w:rsid w:val="002A3565"/>
    <w:rsid w:val="002A4A73"/>
    <w:rsid w:val="002A502D"/>
    <w:rsid w:val="002A5157"/>
    <w:rsid w:val="002A56AC"/>
    <w:rsid w:val="002A57AC"/>
    <w:rsid w:val="002A7829"/>
    <w:rsid w:val="002A7925"/>
    <w:rsid w:val="002A7C4E"/>
    <w:rsid w:val="002B0438"/>
    <w:rsid w:val="002B081B"/>
    <w:rsid w:val="002B1E9B"/>
    <w:rsid w:val="002B22F7"/>
    <w:rsid w:val="002B2DD8"/>
    <w:rsid w:val="002B357F"/>
    <w:rsid w:val="002B3687"/>
    <w:rsid w:val="002B3F6B"/>
    <w:rsid w:val="002B45B9"/>
    <w:rsid w:val="002B4B48"/>
    <w:rsid w:val="002B5594"/>
    <w:rsid w:val="002B6302"/>
    <w:rsid w:val="002B6C29"/>
    <w:rsid w:val="002B7277"/>
    <w:rsid w:val="002B73AD"/>
    <w:rsid w:val="002B767B"/>
    <w:rsid w:val="002B7DDC"/>
    <w:rsid w:val="002C03AD"/>
    <w:rsid w:val="002C0990"/>
    <w:rsid w:val="002C16E6"/>
    <w:rsid w:val="002C170D"/>
    <w:rsid w:val="002C1DF9"/>
    <w:rsid w:val="002C2154"/>
    <w:rsid w:val="002C246A"/>
    <w:rsid w:val="002C29E6"/>
    <w:rsid w:val="002C37AD"/>
    <w:rsid w:val="002C3BE9"/>
    <w:rsid w:val="002C3E2A"/>
    <w:rsid w:val="002C46E1"/>
    <w:rsid w:val="002C68B2"/>
    <w:rsid w:val="002C7623"/>
    <w:rsid w:val="002D142B"/>
    <w:rsid w:val="002D19A0"/>
    <w:rsid w:val="002D287F"/>
    <w:rsid w:val="002D28FC"/>
    <w:rsid w:val="002D29BB"/>
    <w:rsid w:val="002D3386"/>
    <w:rsid w:val="002D3458"/>
    <w:rsid w:val="002D3DF5"/>
    <w:rsid w:val="002D470C"/>
    <w:rsid w:val="002D49FA"/>
    <w:rsid w:val="002D4A53"/>
    <w:rsid w:val="002D55A3"/>
    <w:rsid w:val="002D565A"/>
    <w:rsid w:val="002D5F76"/>
    <w:rsid w:val="002D64C6"/>
    <w:rsid w:val="002D7920"/>
    <w:rsid w:val="002D7EAA"/>
    <w:rsid w:val="002E018D"/>
    <w:rsid w:val="002E019D"/>
    <w:rsid w:val="002E01CC"/>
    <w:rsid w:val="002E13BF"/>
    <w:rsid w:val="002E1F4B"/>
    <w:rsid w:val="002E2F6D"/>
    <w:rsid w:val="002E3264"/>
    <w:rsid w:val="002E3E45"/>
    <w:rsid w:val="002E4528"/>
    <w:rsid w:val="002E525E"/>
    <w:rsid w:val="002E5861"/>
    <w:rsid w:val="002E64EA"/>
    <w:rsid w:val="002E6DBD"/>
    <w:rsid w:val="002E72BD"/>
    <w:rsid w:val="002E7F5D"/>
    <w:rsid w:val="002F00AE"/>
    <w:rsid w:val="002F02AD"/>
    <w:rsid w:val="002F04D5"/>
    <w:rsid w:val="002F0864"/>
    <w:rsid w:val="002F205B"/>
    <w:rsid w:val="002F31A1"/>
    <w:rsid w:val="002F33C1"/>
    <w:rsid w:val="002F3648"/>
    <w:rsid w:val="002F3E6B"/>
    <w:rsid w:val="002F3F06"/>
    <w:rsid w:val="002F3F0A"/>
    <w:rsid w:val="002F5A47"/>
    <w:rsid w:val="002F5A93"/>
    <w:rsid w:val="002F5E45"/>
    <w:rsid w:val="002F6064"/>
    <w:rsid w:val="002F7FC7"/>
    <w:rsid w:val="003000E4"/>
    <w:rsid w:val="003009A2"/>
    <w:rsid w:val="00300F24"/>
    <w:rsid w:val="00300FD3"/>
    <w:rsid w:val="00301057"/>
    <w:rsid w:val="00301447"/>
    <w:rsid w:val="003021EF"/>
    <w:rsid w:val="00302FFB"/>
    <w:rsid w:val="003036DB"/>
    <w:rsid w:val="00303764"/>
    <w:rsid w:val="00303F85"/>
    <w:rsid w:val="00304582"/>
    <w:rsid w:val="003049D3"/>
    <w:rsid w:val="00305B99"/>
    <w:rsid w:val="00305BAF"/>
    <w:rsid w:val="00305CE3"/>
    <w:rsid w:val="00305D28"/>
    <w:rsid w:val="00307850"/>
    <w:rsid w:val="00307F69"/>
    <w:rsid w:val="00310571"/>
    <w:rsid w:val="003109FB"/>
    <w:rsid w:val="00311CCD"/>
    <w:rsid w:val="003131F0"/>
    <w:rsid w:val="003132D0"/>
    <w:rsid w:val="0031331C"/>
    <w:rsid w:val="003133BF"/>
    <w:rsid w:val="0031416B"/>
    <w:rsid w:val="0031459B"/>
    <w:rsid w:val="00314B5A"/>
    <w:rsid w:val="00314BFC"/>
    <w:rsid w:val="00314CF1"/>
    <w:rsid w:val="00315408"/>
    <w:rsid w:val="00316009"/>
    <w:rsid w:val="0031680C"/>
    <w:rsid w:val="00316A58"/>
    <w:rsid w:val="00316C07"/>
    <w:rsid w:val="00316DB7"/>
    <w:rsid w:val="003174E9"/>
    <w:rsid w:val="00317C61"/>
    <w:rsid w:val="003202A4"/>
    <w:rsid w:val="00323B51"/>
    <w:rsid w:val="00324C74"/>
    <w:rsid w:val="00326300"/>
    <w:rsid w:val="003266E1"/>
    <w:rsid w:val="0032699A"/>
    <w:rsid w:val="00326D9F"/>
    <w:rsid w:val="00327248"/>
    <w:rsid w:val="00327704"/>
    <w:rsid w:val="00327ACE"/>
    <w:rsid w:val="00327CBD"/>
    <w:rsid w:val="003311E2"/>
    <w:rsid w:val="00331B6C"/>
    <w:rsid w:val="00332F77"/>
    <w:rsid w:val="00333E67"/>
    <w:rsid w:val="00333ECD"/>
    <w:rsid w:val="003354A5"/>
    <w:rsid w:val="0033591E"/>
    <w:rsid w:val="00336143"/>
    <w:rsid w:val="00336190"/>
    <w:rsid w:val="0033624D"/>
    <w:rsid w:val="003362BD"/>
    <w:rsid w:val="0033669E"/>
    <w:rsid w:val="003367F2"/>
    <w:rsid w:val="00336CA8"/>
    <w:rsid w:val="0033799A"/>
    <w:rsid w:val="00341423"/>
    <w:rsid w:val="00341D21"/>
    <w:rsid w:val="00342CF3"/>
    <w:rsid w:val="00342D5D"/>
    <w:rsid w:val="003432FB"/>
    <w:rsid w:val="003445E0"/>
    <w:rsid w:val="00344988"/>
    <w:rsid w:val="00344B20"/>
    <w:rsid w:val="00345B2D"/>
    <w:rsid w:val="00345C21"/>
    <w:rsid w:val="00346313"/>
    <w:rsid w:val="0034647E"/>
    <w:rsid w:val="00346495"/>
    <w:rsid w:val="003470E0"/>
    <w:rsid w:val="003479BB"/>
    <w:rsid w:val="00347D2E"/>
    <w:rsid w:val="0035053D"/>
    <w:rsid w:val="00350700"/>
    <w:rsid w:val="00350C32"/>
    <w:rsid w:val="00351164"/>
    <w:rsid w:val="0035126A"/>
    <w:rsid w:val="003514A3"/>
    <w:rsid w:val="003514C0"/>
    <w:rsid w:val="003514CF"/>
    <w:rsid w:val="00352C5C"/>
    <w:rsid w:val="00353097"/>
    <w:rsid w:val="0035311C"/>
    <w:rsid w:val="0035396D"/>
    <w:rsid w:val="003547E8"/>
    <w:rsid w:val="00354BB3"/>
    <w:rsid w:val="00354DBB"/>
    <w:rsid w:val="00354FFB"/>
    <w:rsid w:val="003556C8"/>
    <w:rsid w:val="003559EA"/>
    <w:rsid w:val="00355FE0"/>
    <w:rsid w:val="0035682C"/>
    <w:rsid w:val="00357D7E"/>
    <w:rsid w:val="00357DF9"/>
    <w:rsid w:val="00360178"/>
    <w:rsid w:val="00360255"/>
    <w:rsid w:val="003615B1"/>
    <w:rsid w:val="003616FA"/>
    <w:rsid w:val="00361C55"/>
    <w:rsid w:val="00362944"/>
    <w:rsid w:val="0036295C"/>
    <w:rsid w:val="00362DDC"/>
    <w:rsid w:val="00363DE0"/>
    <w:rsid w:val="00363E9D"/>
    <w:rsid w:val="003647B6"/>
    <w:rsid w:val="003649D4"/>
    <w:rsid w:val="00364D5D"/>
    <w:rsid w:val="00365145"/>
    <w:rsid w:val="003659D5"/>
    <w:rsid w:val="0036655D"/>
    <w:rsid w:val="00366E47"/>
    <w:rsid w:val="003679A4"/>
    <w:rsid w:val="003701B9"/>
    <w:rsid w:val="00370C95"/>
    <w:rsid w:val="00370F39"/>
    <w:rsid w:val="00371533"/>
    <w:rsid w:val="003715E9"/>
    <w:rsid w:val="0037188C"/>
    <w:rsid w:val="00371FDF"/>
    <w:rsid w:val="0037270C"/>
    <w:rsid w:val="00372D5A"/>
    <w:rsid w:val="00373F36"/>
    <w:rsid w:val="00373FE8"/>
    <w:rsid w:val="00375164"/>
    <w:rsid w:val="003751D5"/>
    <w:rsid w:val="003755A2"/>
    <w:rsid w:val="00375BE7"/>
    <w:rsid w:val="00375BEC"/>
    <w:rsid w:val="00376290"/>
    <w:rsid w:val="003768F3"/>
    <w:rsid w:val="003777A4"/>
    <w:rsid w:val="0038061E"/>
    <w:rsid w:val="00380989"/>
    <w:rsid w:val="00380A7E"/>
    <w:rsid w:val="00380ACD"/>
    <w:rsid w:val="00381C9E"/>
    <w:rsid w:val="0038270C"/>
    <w:rsid w:val="00383353"/>
    <w:rsid w:val="00384833"/>
    <w:rsid w:val="00384974"/>
    <w:rsid w:val="003854B0"/>
    <w:rsid w:val="003857CE"/>
    <w:rsid w:val="00385CB8"/>
    <w:rsid w:val="0038604A"/>
    <w:rsid w:val="00386494"/>
    <w:rsid w:val="00387EE6"/>
    <w:rsid w:val="00390208"/>
    <w:rsid w:val="003902A6"/>
    <w:rsid w:val="003908C7"/>
    <w:rsid w:val="00390C0F"/>
    <w:rsid w:val="00390C4C"/>
    <w:rsid w:val="00391C99"/>
    <w:rsid w:val="00392BC1"/>
    <w:rsid w:val="0039367A"/>
    <w:rsid w:val="0039449B"/>
    <w:rsid w:val="00395057"/>
    <w:rsid w:val="003954A9"/>
    <w:rsid w:val="00395AFE"/>
    <w:rsid w:val="00395FC1"/>
    <w:rsid w:val="00397BFE"/>
    <w:rsid w:val="003A3941"/>
    <w:rsid w:val="003A408D"/>
    <w:rsid w:val="003A41F8"/>
    <w:rsid w:val="003A44B3"/>
    <w:rsid w:val="003A4C3A"/>
    <w:rsid w:val="003A5130"/>
    <w:rsid w:val="003A551C"/>
    <w:rsid w:val="003A5FC7"/>
    <w:rsid w:val="003A69DA"/>
    <w:rsid w:val="003A734A"/>
    <w:rsid w:val="003A7C87"/>
    <w:rsid w:val="003A7D7A"/>
    <w:rsid w:val="003B030A"/>
    <w:rsid w:val="003B1297"/>
    <w:rsid w:val="003B1882"/>
    <w:rsid w:val="003B18BC"/>
    <w:rsid w:val="003B19EE"/>
    <w:rsid w:val="003B2298"/>
    <w:rsid w:val="003B5089"/>
    <w:rsid w:val="003B5F7D"/>
    <w:rsid w:val="003B630E"/>
    <w:rsid w:val="003B6C22"/>
    <w:rsid w:val="003B6FE9"/>
    <w:rsid w:val="003B7412"/>
    <w:rsid w:val="003B779F"/>
    <w:rsid w:val="003B7BD9"/>
    <w:rsid w:val="003C0082"/>
    <w:rsid w:val="003C041B"/>
    <w:rsid w:val="003C0E40"/>
    <w:rsid w:val="003C14E1"/>
    <w:rsid w:val="003C1AA9"/>
    <w:rsid w:val="003C1BB0"/>
    <w:rsid w:val="003C26F8"/>
    <w:rsid w:val="003C3068"/>
    <w:rsid w:val="003C36F7"/>
    <w:rsid w:val="003C3830"/>
    <w:rsid w:val="003C67A7"/>
    <w:rsid w:val="003C715C"/>
    <w:rsid w:val="003C7BD4"/>
    <w:rsid w:val="003C7BD7"/>
    <w:rsid w:val="003C7BE8"/>
    <w:rsid w:val="003C7D79"/>
    <w:rsid w:val="003C7F29"/>
    <w:rsid w:val="003D01B6"/>
    <w:rsid w:val="003D038B"/>
    <w:rsid w:val="003D05B4"/>
    <w:rsid w:val="003D05F3"/>
    <w:rsid w:val="003D0AE2"/>
    <w:rsid w:val="003D0BDC"/>
    <w:rsid w:val="003D0E52"/>
    <w:rsid w:val="003D1157"/>
    <w:rsid w:val="003D2078"/>
    <w:rsid w:val="003D2E8A"/>
    <w:rsid w:val="003D33C6"/>
    <w:rsid w:val="003D35DF"/>
    <w:rsid w:val="003D3F19"/>
    <w:rsid w:val="003D4E5B"/>
    <w:rsid w:val="003D5097"/>
    <w:rsid w:val="003D5336"/>
    <w:rsid w:val="003D67B7"/>
    <w:rsid w:val="003D7325"/>
    <w:rsid w:val="003D7927"/>
    <w:rsid w:val="003D7974"/>
    <w:rsid w:val="003E004A"/>
    <w:rsid w:val="003E06E3"/>
    <w:rsid w:val="003E0D1A"/>
    <w:rsid w:val="003E10E7"/>
    <w:rsid w:val="003E22BB"/>
    <w:rsid w:val="003E4205"/>
    <w:rsid w:val="003E4822"/>
    <w:rsid w:val="003E523E"/>
    <w:rsid w:val="003E52FA"/>
    <w:rsid w:val="003E582F"/>
    <w:rsid w:val="003E6D57"/>
    <w:rsid w:val="003E7C98"/>
    <w:rsid w:val="003F03DF"/>
    <w:rsid w:val="003F0432"/>
    <w:rsid w:val="003F090C"/>
    <w:rsid w:val="003F091C"/>
    <w:rsid w:val="003F0E62"/>
    <w:rsid w:val="003F196E"/>
    <w:rsid w:val="003F2855"/>
    <w:rsid w:val="003F3658"/>
    <w:rsid w:val="003F3668"/>
    <w:rsid w:val="003F3C9C"/>
    <w:rsid w:val="003F42C9"/>
    <w:rsid w:val="003F4E95"/>
    <w:rsid w:val="003F5193"/>
    <w:rsid w:val="003F528C"/>
    <w:rsid w:val="003F5E18"/>
    <w:rsid w:val="003F60D6"/>
    <w:rsid w:val="003F670C"/>
    <w:rsid w:val="003F68D0"/>
    <w:rsid w:val="003F69ED"/>
    <w:rsid w:val="003F6CF2"/>
    <w:rsid w:val="003F7F51"/>
    <w:rsid w:val="004009D5"/>
    <w:rsid w:val="00400D00"/>
    <w:rsid w:val="00400DE6"/>
    <w:rsid w:val="0040116A"/>
    <w:rsid w:val="0040127D"/>
    <w:rsid w:val="004021D8"/>
    <w:rsid w:val="00402884"/>
    <w:rsid w:val="004028DA"/>
    <w:rsid w:val="0040328A"/>
    <w:rsid w:val="004039D3"/>
    <w:rsid w:val="00404F84"/>
    <w:rsid w:val="0040565B"/>
    <w:rsid w:val="0040618A"/>
    <w:rsid w:val="0040705C"/>
    <w:rsid w:val="004075BF"/>
    <w:rsid w:val="004106A5"/>
    <w:rsid w:val="00410720"/>
    <w:rsid w:val="004108A8"/>
    <w:rsid w:val="0041095A"/>
    <w:rsid w:val="00410FAD"/>
    <w:rsid w:val="00411087"/>
    <w:rsid w:val="00411632"/>
    <w:rsid w:val="0041200E"/>
    <w:rsid w:val="004128EC"/>
    <w:rsid w:val="00412B43"/>
    <w:rsid w:val="00412FA1"/>
    <w:rsid w:val="00413636"/>
    <w:rsid w:val="0041397A"/>
    <w:rsid w:val="00413A9B"/>
    <w:rsid w:val="00414E04"/>
    <w:rsid w:val="00415674"/>
    <w:rsid w:val="0041569A"/>
    <w:rsid w:val="004156D2"/>
    <w:rsid w:val="004156D7"/>
    <w:rsid w:val="00416847"/>
    <w:rsid w:val="004204AE"/>
    <w:rsid w:val="00420BBB"/>
    <w:rsid w:val="00420EAB"/>
    <w:rsid w:val="00421FDF"/>
    <w:rsid w:val="004222BC"/>
    <w:rsid w:val="00423609"/>
    <w:rsid w:val="00423B8F"/>
    <w:rsid w:val="004249DA"/>
    <w:rsid w:val="0042513C"/>
    <w:rsid w:val="00425C62"/>
    <w:rsid w:val="004261DD"/>
    <w:rsid w:val="00426674"/>
    <w:rsid w:val="00426F04"/>
    <w:rsid w:val="00427014"/>
    <w:rsid w:val="00427520"/>
    <w:rsid w:val="004276A9"/>
    <w:rsid w:val="00427B74"/>
    <w:rsid w:val="00430BD6"/>
    <w:rsid w:val="004313A2"/>
    <w:rsid w:val="004316DD"/>
    <w:rsid w:val="00431C4B"/>
    <w:rsid w:val="00431E8D"/>
    <w:rsid w:val="004324C8"/>
    <w:rsid w:val="00432E39"/>
    <w:rsid w:val="0043439A"/>
    <w:rsid w:val="00434B31"/>
    <w:rsid w:val="00434C23"/>
    <w:rsid w:val="00434CC9"/>
    <w:rsid w:val="00435284"/>
    <w:rsid w:val="00436957"/>
    <w:rsid w:val="00436C01"/>
    <w:rsid w:val="00436C94"/>
    <w:rsid w:val="00436F03"/>
    <w:rsid w:val="0044056F"/>
    <w:rsid w:val="004408D3"/>
    <w:rsid w:val="00440F19"/>
    <w:rsid w:val="004411D6"/>
    <w:rsid w:val="00441200"/>
    <w:rsid w:val="00441C70"/>
    <w:rsid w:val="00441D0A"/>
    <w:rsid w:val="0044282D"/>
    <w:rsid w:val="004438C3"/>
    <w:rsid w:val="00443C8B"/>
    <w:rsid w:val="004443ED"/>
    <w:rsid w:val="0044445C"/>
    <w:rsid w:val="00444C85"/>
    <w:rsid w:val="00444FF8"/>
    <w:rsid w:val="004456D9"/>
    <w:rsid w:val="004456E4"/>
    <w:rsid w:val="00445D37"/>
    <w:rsid w:val="00446234"/>
    <w:rsid w:val="0044699F"/>
    <w:rsid w:val="00446B27"/>
    <w:rsid w:val="00446BFA"/>
    <w:rsid w:val="004474A0"/>
    <w:rsid w:val="004474EC"/>
    <w:rsid w:val="00447621"/>
    <w:rsid w:val="0044790C"/>
    <w:rsid w:val="00447DA9"/>
    <w:rsid w:val="00447FC5"/>
    <w:rsid w:val="00450BFD"/>
    <w:rsid w:val="004515A3"/>
    <w:rsid w:val="00451BF5"/>
    <w:rsid w:val="00451C4C"/>
    <w:rsid w:val="00451EEB"/>
    <w:rsid w:val="00452105"/>
    <w:rsid w:val="00452A69"/>
    <w:rsid w:val="00452AD1"/>
    <w:rsid w:val="00452AEA"/>
    <w:rsid w:val="00454964"/>
    <w:rsid w:val="00454D80"/>
    <w:rsid w:val="00455C8A"/>
    <w:rsid w:val="00456E15"/>
    <w:rsid w:val="00460FC9"/>
    <w:rsid w:val="00461168"/>
    <w:rsid w:val="00461C58"/>
    <w:rsid w:val="00462686"/>
    <w:rsid w:val="0046302A"/>
    <w:rsid w:val="00463B66"/>
    <w:rsid w:val="00464436"/>
    <w:rsid w:val="004645FB"/>
    <w:rsid w:val="00464EA2"/>
    <w:rsid w:val="00464F5C"/>
    <w:rsid w:val="00465F03"/>
    <w:rsid w:val="0046618A"/>
    <w:rsid w:val="004667B0"/>
    <w:rsid w:val="00470043"/>
    <w:rsid w:val="00471C5C"/>
    <w:rsid w:val="00471FF8"/>
    <w:rsid w:val="004728F5"/>
    <w:rsid w:val="00472C50"/>
    <w:rsid w:val="00472E9C"/>
    <w:rsid w:val="004734E3"/>
    <w:rsid w:val="00473D14"/>
    <w:rsid w:val="00473DE4"/>
    <w:rsid w:val="004750AD"/>
    <w:rsid w:val="00475B20"/>
    <w:rsid w:val="004760E5"/>
    <w:rsid w:val="00476471"/>
    <w:rsid w:val="00476C7B"/>
    <w:rsid w:val="004777E1"/>
    <w:rsid w:val="004800C6"/>
    <w:rsid w:val="00482151"/>
    <w:rsid w:val="00482260"/>
    <w:rsid w:val="004836E7"/>
    <w:rsid w:val="00483870"/>
    <w:rsid w:val="00483D08"/>
    <w:rsid w:val="004851CD"/>
    <w:rsid w:val="0048584A"/>
    <w:rsid w:val="00486161"/>
    <w:rsid w:val="0048708A"/>
    <w:rsid w:val="00487933"/>
    <w:rsid w:val="004901E2"/>
    <w:rsid w:val="00490312"/>
    <w:rsid w:val="00490E82"/>
    <w:rsid w:val="004915F3"/>
    <w:rsid w:val="004922B2"/>
    <w:rsid w:val="00492DE1"/>
    <w:rsid w:val="0049330F"/>
    <w:rsid w:val="0049354A"/>
    <w:rsid w:val="00493AD7"/>
    <w:rsid w:val="004952AE"/>
    <w:rsid w:val="00495B00"/>
    <w:rsid w:val="00495F41"/>
    <w:rsid w:val="00496BDE"/>
    <w:rsid w:val="00497920"/>
    <w:rsid w:val="00497E93"/>
    <w:rsid w:val="004A152E"/>
    <w:rsid w:val="004A17FD"/>
    <w:rsid w:val="004A2030"/>
    <w:rsid w:val="004A25A7"/>
    <w:rsid w:val="004A2666"/>
    <w:rsid w:val="004A2A11"/>
    <w:rsid w:val="004A2D94"/>
    <w:rsid w:val="004A38D9"/>
    <w:rsid w:val="004A4EF1"/>
    <w:rsid w:val="004A530E"/>
    <w:rsid w:val="004A5772"/>
    <w:rsid w:val="004A63BD"/>
    <w:rsid w:val="004A6C70"/>
    <w:rsid w:val="004A6E28"/>
    <w:rsid w:val="004A70E5"/>
    <w:rsid w:val="004A742A"/>
    <w:rsid w:val="004A7ED7"/>
    <w:rsid w:val="004B0929"/>
    <w:rsid w:val="004B1A6C"/>
    <w:rsid w:val="004B21BC"/>
    <w:rsid w:val="004B259A"/>
    <w:rsid w:val="004B26EC"/>
    <w:rsid w:val="004B2C1F"/>
    <w:rsid w:val="004B2C37"/>
    <w:rsid w:val="004B35EB"/>
    <w:rsid w:val="004B430B"/>
    <w:rsid w:val="004B450C"/>
    <w:rsid w:val="004B453C"/>
    <w:rsid w:val="004B4755"/>
    <w:rsid w:val="004B492F"/>
    <w:rsid w:val="004B4F03"/>
    <w:rsid w:val="004B516B"/>
    <w:rsid w:val="004B51C4"/>
    <w:rsid w:val="004B5F92"/>
    <w:rsid w:val="004B604C"/>
    <w:rsid w:val="004B6772"/>
    <w:rsid w:val="004B7318"/>
    <w:rsid w:val="004B77B0"/>
    <w:rsid w:val="004B7AAD"/>
    <w:rsid w:val="004B7C87"/>
    <w:rsid w:val="004B7E65"/>
    <w:rsid w:val="004B7F5F"/>
    <w:rsid w:val="004C0BA3"/>
    <w:rsid w:val="004C1C52"/>
    <w:rsid w:val="004C2437"/>
    <w:rsid w:val="004C2492"/>
    <w:rsid w:val="004C3E6F"/>
    <w:rsid w:val="004C43F0"/>
    <w:rsid w:val="004C4AF5"/>
    <w:rsid w:val="004C5692"/>
    <w:rsid w:val="004C6846"/>
    <w:rsid w:val="004C6D47"/>
    <w:rsid w:val="004D186D"/>
    <w:rsid w:val="004D1A98"/>
    <w:rsid w:val="004D1BA5"/>
    <w:rsid w:val="004D2697"/>
    <w:rsid w:val="004D2D45"/>
    <w:rsid w:val="004D3F19"/>
    <w:rsid w:val="004D4360"/>
    <w:rsid w:val="004D4539"/>
    <w:rsid w:val="004D4E46"/>
    <w:rsid w:val="004D4F16"/>
    <w:rsid w:val="004D6360"/>
    <w:rsid w:val="004D64DF"/>
    <w:rsid w:val="004D6FD4"/>
    <w:rsid w:val="004D7302"/>
    <w:rsid w:val="004D7A41"/>
    <w:rsid w:val="004D7ABA"/>
    <w:rsid w:val="004D7D59"/>
    <w:rsid w:val="004E19DC"/>
    <w:rsid w:val="004E24F6"/>
    <w:rsid w:val="004E26C5"/>
    <w:rsid w:val="004E2B6C"/>
    <w:rsid w:val="004E3405"/>
    <w:rsid w:val="004E406E"/>
    <w:rsid w:val="004E4709"/>
    <w:rsid w:val="004E4AB4"/>
    <w:rsid w:val="004E51D8"/>
    <w:rsid w:val="004E55A6"/>
    <w:rsid w:val="004E5B0C"/>
    <w:rsid w:val="004E5FCD"/>
    <w:rsid w:val="004E68FF"/>
    <w:rsid w:val="004E7687"/>
    <w:rsid w:val="004E7C43"/>
    <w:rsid w:val="004F051D"/>
    <w:rsid w:val="004F1286"/>
    <w:rsid w:val="004F1E32"/>
    <w:rsid w:val="004F234A"/>
    <w:rsid w:val="004F25D9"/>
    <w:rsid w:val="004F2C11"/>
    <w:rsid w:val="004F2D1F"/>
    <w:rsid w:val="004F3225"/>
    <w:rsid w:val="004F379D"/>
    <w:rsid w:val="004F3A39"/>
    <w:rsid w:val="004F46EA"/>
    <w:rsid w:val="004F481B"/>
    <w:rsid w:val="004F4950"/>
    <w:rsid w:val="004F4C39"/>
    <w:rsid w:val="004F4F99"/>
    <w:rsid w:val="004F619F"/>
    <w:rsid w:val="004F6361"/>
    <w:rsid w:val="004F64A5"/>
    <w:rsid w:val="004F6AF9"/>
    <w:rsid w:val="004F73E6"/>
    <w:rsid w:val="004F7501"/>
    <w:rsid w:val="004F7946"/>
    <w:rsid w:val="004F7D15"/>
    <w:rsid w:val="005008C1"/>
    <w:rsid w:val="00500C64"/>
    <w:rsid w:val="005015B3"/>
    <w:rsid w:val="005021D6"/>
    <w:rsid w:val="00502715"/>
    <w:rsid w:val="005028D8"/>
    <w:rsid w:val="00503329"/>
    <w:rsid w:val="00503EB3"/>
    <w:rsid w:val="00504014"/>
    <w:rsid w:val="00504647"/>
    <w:rsid w:val="005047D7"/>
    <w:rsid w:val="00504897"/>
    <w:rsid w:val="00504DF7"/>
    <w:rsid w:val="0050506D"/>
    <w:rsid w:val="0050531B"/>
    <w:rsid w:val="005054F9"/>
    <w:rsid w:val="005057FE"/>
    <w:rsid w:val="00505F6A"/>
    <w:rsid w:val="005079C7"/>
    <w:rsid w:val="00507DDE"/>
    <w:rsid w:val="00507EA4"/>
    <w:rsid w:val="00510975"/>
    <w:rsid w:val="005109FA"/>
    <w:rsid w:val="00510E60"/>
    <w:rsid w:val="005110B2"/>
    <w:rsid w:val="00511201"/>
    <w:rsid w:val="00511AA6"/>
    <w:rsid w:val="00511AE7"/>
    <w:rsid w:val="00511EA3"/>
    <w:rsid w:val="00513F15"/>
    <w:rsid w:val="00514168"/>
    <w:rsid w:val="005142ED"/>
    <w:rsid w:val="00514EDA"/>
    <w:rsid w:val="00515261"/>
    <w:rsid w:val="00515D21"/>
    <w:rsid w:val="00516818"/>
    <w:rsid w:val="00516D0F"/>
    <w:rsid w:val="00520033"/>
    <w:rsid w:val="0052037E"/>
    <w:rsid w:val="005203FD"/>
    <w:rsid w:val="00520C44"/>
    <w:rsid w:val="00520CD3"/>
    <w:rsid w:val="00520CDD"/>
    <w:rsid w:val="00521459"/>
    <w:rsid w:val="00522070"/>
    <w:rsid w:val="00522093"/>
    <w:rsid w:val="005220E7"/>
    <w:rsid w:val="00522DA4"/>
    <w:rsid w:val="00522E7B"/>
    <w:rsid w:val="005230E3"/>
    <w:rsid w:val="005244AB"/>
    <w:rsid w:val="005246EC"/>
    <w:rsid w:val="00524CB2"/>
    <w:rsid w:val="00524D59"/>
    <w:rsid w:val="00524DC9"/>
    <w:rsid w:val="00524DFE"/>
    <w:rsid w:val="0052591D"/>
    <w:rsid w:val="00525E82"/>
    <w:rsid w:val="00527641"/>
    <w:rsid w:val="00527CF3"/>
    <w:rsid w:val="00530458"/>
    <w:rsid w:val="00531433"/>
    <w:rsid w:val="00531451"/>
    <w:rsid w:val="00531479"/>
    <w:rsid w:val="005319FB"/>
    <w:rsid w:val="00531A01"/>
    <w:rsid w:val="005320A5"/>
    <w:rsid w:val="005323AA"/>
    <w:rsid w:val="00532C0D"/>
    <w:rsid w:val="00532DC4"/>
    <w:rsid w:val="00532E71"/>
    <w:rsid w:val="00532EEE"/>
    <w:rsid w:val="00533709"/>
    <w:rsid w:val="00533E75"/>
    <w:rsid w:val="00534C8C"/>
    <w:rsid w:val="00534F61"/>
    <w:rsid w:val="005352BA"/>
    <w:rsid w:val="00535810"/>
    <w:rsid w:val="00535A7D"/>
    <w:rsid w:val="00535ED7"/>
    <w:rsid w:val="005363BC"/>
    <w:rsid w:val="00536515"/>
    <w:rsid w:val="005365F3"/>
    <w:rsid w:val="00537285"/>
    <w:rsid w:val="005400B9"/>
    <w:rsid w:val="00540815"/>
    <w:rsid w:val="005417E7"/>
    <w:rsid w:val="00541B59"/>
    <w:rsid w:val="005421C7"/>
    <w:rsid w:val="00542753"/>
    <w:rsid w:val="005437D2"/>
    <w:rsid w:val="005439EC"/>
    <w:rsid w:val="00543A23"/>
    <w:rsid w:val="00543B10"/>
    <w:rsid w:val="00543F44"/>
    <w:rsid w:val="00544115"/>
    <w:rsid w:val="005447C9"/>
    <w:rsid w:val="0054531F"/>
    <w:rsid w:val="00545BCA"/>
    <w:rsid w:val="00546C83"/>
    <w:rsid w:val="00547EB6"/>
    <w:rsid w:val="0055009F"/>
    <w:rsid w:val="005504BA"/>
    <w:rsid w:val="00552456"/>
    <w:rsid w:val="005526D0"/>
    <w:rsid w:val="005532C6"/>
    <w:rsid w:val="00553DDE"/>
    <w:rsid w:val="005546B6"/>
    <w:rsid w:val="0055473F"/>
    <w:rsid w:val="00554FEF"/>
    <w:rsid w:val="0055562F"/>
    <w:rsid w:val="00555AC7"/>
    <w:rsid w:val="00556089"/>
    <w:rsid w:val="005564A3"/>
    <w:rsid w:val="00557A41"/>
    <w:rsid w:val="0056022B"/>
    <w:rsid w:val="0056072D"/>
    <w:rsid w:val="00560EE7"/>
    <w:rsid w:val="00561A75"/>
    <w:rsid w:val="00562244"/>
    <w:rsid w:val="0056349C"/>
    <w:rsid w:val="00563F4E"/>
    <w:rsid w:val="00564648"/>
    <w:rsid w:val="00564C99"/>
    <w:rsid w:val="005650C6"/>
    <w:rsid w:val="0056684A"/>
    <w:rsid w:val="00566948"/>
    <w:rsid w:val="0057015A"/>
    <w:rsid w:val="0057039C"/>
    <w:rsid w:val="00571090"/>
    <w:rsid w:val="005716A9"/>
    <w:rsid w:val="00571E1F"/>
    <w:rsid w:val="0057229E"/>
    <w:rsid w:val="0057236C"/>
    <w:rsid w:val="0057285D"/>
    <w:rsid w:val="005728C2"/>
    <w:rsid w:val="005733F8"/>
    <w:rsid w:val="00573836"/>
    <w:rsid w:val="00573879"/>
    <w:rsid w:val="00573B63"/>
    <w:rsid w:val="00574AAD"/>
    <w:rsid w:val="00575957"/>
    <w:rsid w:val="005759D2"/>
    <w:rsid w:val="00575DA1"/>
    <w:rsid w:val="00576B38"/>
    <w:rsid w:val="00576D70"/>
    <w:rsid w:val="005773DD"/>
    <w:rsid w:val="005774A2"/>
    <w:rsid w:val="00577ACD"/>
    <w:rsid w:val="00577B67"/>
    <w:rsid w:val="005805FF"/>
    <w:rsid w:val="00580E41"/>
    <w:rsid w:val="0058106E"/>
    <w:rsid w:val="0058160E"/>
    <w:rsid w:val="00581D19"/>
    <w:rsid w:val="005826D8"/>
    <w:rsid w:val="00582BB8"/>
    <w:rsid w:val="00582C67"/>
    <w:rsid w:val="00583FC1"/>
    <w:rsid w:val="005840FF"/>
    <w:rsid w:val="0058414D"/>
    <w:rsid w:val="00584310"/>
    <w:rsid w:val="005844B2"/>
    <w:rsid w:val="00584E21"/>
    <w:rsid w:val="00585063"/>
    <w:rsid w:val="0058513C"/>
    <w:rsid w:val="005855CC"/>
    <w:rsid w:val="0058562D"/>
    <w:rsid w:val="0058661F"/>
    <w:rsid w:val="00586930"/>
    <w:rsid w:val="0058787F"/>
    <w:rsid w:val="00587AF6"/>
    <w:rsid w:val="0059028D"/>
    <w:rsid w:val="00590D85"/>
    <w:rsid w:val="00590D9F"/>
    <w:rsid w:val="00590E4C"/>
    <w:rsid w:val="005911C8"/>
    <w:rsid w:val="00591511"/>
    <w:rsid w:val="00591AF3"/>
    <w:rsid w:val="00592586"/>
    <w:rsid w:val="00592642"/>
    <w:rsid w:val="00592883"/>
    <w:rsid w:val="00592CE0"/>
    <w:rsid w:val="00592DC0"/>
    <w:rsid w:val="0059303C"/>
    <w:rsid w:val="005936C8"/>
    <w:rsid w:val="00593A01"/>
    <w:rsid w:val="00593E5E"/>
    <w:rsid w:val="005946F7"/>
    <w:rsid w:val="00594CFE"/>
    <w:rsid w:val="0059551C"/>
    <w:rsid w:val="00596B18"/>
    <w:rsid w:val="00596BAF"/>
    <w:rsid w:val="005A05DF"/>
    <w:rsid w:val="005A0EDB"/>
    <w:rsid w:val="005A1CDA"/>
    <w:rsid w:val="005A2397"/>
    <w:rsid w:val="005A2751"/>
    <w:rsid w:val="005A33A2"/>
    <w:rsid w:val="005A402D"/>
    <w:rsid w:val="005A46A6"/>
    <w:rsid w:val="005A4985"/>
    <w:rsid w:val="005A4C0E"/>
    <w:rsid w:val="005A4E98"/>
    <w:rsid w:val="005A5221"/>
    <w:rsid w:val="005A6434"/>
    <w:rsid w:val="005A6442"/>
    <w:rsid w:val="005A6C02"/>
    <w:rsid w:val="005A6E55"/>
    <w:rsid w:val="005A70F4"/>
    <w:rsid w:val="005A747A"/>
    <w:rsid w:val="005A7540"/>
    <w:rsid w:val="005A7E8C"/>
    <w:rsid w:val="005B12AB"/>
    <w:rsid w:val="005B2001"/>
    <w:rsid w:val="005B2538"/>
    <w:rsid w:val="005B2E94"/>
    <w:rsid w:val="005B3016"/>
    <w:rsid w:val="005B3456"/>
    <w:rsid w:val="005B373E"/>
    <w:rsid w:val="005B3C4F"/>
    <w:rsid w:val="005B40BF"/>
    <w:rsid w:val="005B4CD0"/>
    <w:rsid w:val="005B4F16"/>
    <w:rsid w:val="005B5028"/>
    <w:rsid w:val="005B53E3"/>
    <w:rsid w:val="005B56E1"/>
    <w:rsid w:val="005B5ADB"/>
    <w:rsid w:val="005B610D"/>
    <w:rsid w:val="005B6357"/>
    <w:rsid w:val="005B6D31"/>
    <w:rsid w:val="005B6F19"/>
    <w:rsid w:val="005B73C7"/>
    <w:rsid w:val="005B75C8"/>
    <w:rsid w:val="005B77A6"/>
    <w:rsid w:val="005C0004"/>
    <w:rsid w:val="005C0D72"/>
    <w:rsid w:val="005C0EFA"/>
    <w:rsid w:val="005C1C3B"/>
    <w:rsid w:val="005C1DA7"/>
    <w:rsid w:val="005C203F"/>
    <w:rsid w:val="005C233B"/>
    <w:rsid w:val="005C268A"/>
    <w:rsid w:val="005C2D41"/>
    <w:rsid w:val="005C31BD"/>
    <w:rsid w:val="005C46D8"/>
    <w:rsid w:val="005C485C"/>
    <w:rsid w:val="005C487D"/>
    <w:rsid w:val="005C4D9C"/>
    <w:rsid w:val="005C4F06"/>
    <w:rsid w:val="005C5387"/>
    <w:rsid w:val="005C5D13"/>
    <w:rsid w:val="005C5D98"/>
    <w:rsid w:val="005C6225"/>
    <w:rsid w:val="005C639E"/>
    <w:rsid w:val="005C6484"/>
    <w:rsid w:val="005C74F2"/>
    <w:rsid w:val="005C7574"/>
    <w:rsid w:val="005C75C2"/>
    <w:rsid w:val="005D015F"/>
    <w:rsid w:val="005D0AFF"/>
    <w:rsid w:val="005D1788"/>
    <w:rsid w:val="005D1A27"/>
    <w:rsid w:val="005D1A80"/>
    <w:rsid w:val="005D2B92"/>
    <w:rsid w:val="005D2C24"/>
    <w:rsid w:val="005D30FB"/>
    <w:rsid w:val="005D32E5"/>
    <w:rsid w:val="005D439F"/>
    <w:rsid w:val="005D5AEB"/>
    <w:rsid w:val="005D5E08"/>
    <w:rsid w:val="005D648A"/>
    <w:rsid w:val="005D6C14"/>
    <w:rsid w:val="005D6F53"/>
    <w:rsid w:val="005D743A"/>
    <w:rsid w:val="005D7E79"/>
    <w:rsid w:val="005E02FB"/>
    <w:rsid w:val="005E13BD"/>
    <w:rsid w:val="005E1F41"/>
    <w:rsid w:val="005E4248"/>
    <w:rsid w:val="005E4984"/>
    <w:rsid w:val="005E4B3F"/>
    <w:rsid w:val="005E55DD"/>
    <w:rsid w:val="005E580D"/>
    <w:rsid w:val="005E6582"/>
    <w:rsid w:val="005E6C33"/>
    <w:rsid w:val="005E73E4"/>
    <w:rsid w:val="005F0010"/>
    <w:rsid w:val="005F0D0E"/>
    <w:rsid w:val="005F1333"/>
    <w:rsid w:val="005F2671"/>
    <w:rsid w:val="005F3432"/>
    <w:rsid w:val="005F4F31"/>
    <w:rsid w:val="005F505D"/>
    <w:rsid w:val="005F628B"/>
    <w:rsid w:val="005F677E"/>
    <w:rsid w:val="005F7282"/>
    <w:rsid w:val="005F7996"/>
    <w:rsid w:val="005F7DD1"/>
    <w:rsid w:val="005F7F64"/>
    <w:rsid w:val="0060029F"/>
    <w:rsid w:val="0060046C"/>
    <w:rsid w:val="00600E44"/>
    <w:rsid w:val="00601337"/>
    <w:rsid w:val="0060150C"/>
    <w:rsid w:val="0060175C"/>
    <w:rsid w:val="00601F54"/>
    <w:rsid w:val="00602D42"/>
    <w:rsid w:val="00602D94"/>
    <w:rsid w:val="00603204"/>
    <w:rsid w:val="00603305"/>
    <w:rsid w:val="0060332C"/>
    <w:rsid w:val="006046F8"/>
    <w:rsid w:val="00604C0D"/>
    <w:rsid w:val="00605B32"/>
    <w:rsid w:val="00605C67"/>
    <w:rsid w:val="0060627A"/>
    <w:rsid w:val="00606533"/>
    <w:rsid w:val="0060667F"/>
    <w:rsid w:val="00606A8D"/>
    <w:rsid w:val="006077A1"/>
    <w:rsid w:val="00607C0E"/>
    <w:rsid w:val="00607CAF"/>
    <w:rsid w:val="006123D2"/>
    <w:rsid w:val="00612751"/>
    <w:rsid w:val="00612B58"/>
    <w:rsid w:val="0061410B"/>
    <w:rsid w:val="006143EC"/>
    <w:rsid w:val="0061446B"/>
    <w:rsid w:val="00616070"/>
    <w:rsid w:val="00616524"/>
    <w:rsid w:val="006165D5"/>
    <w:rsid w:val="00616662"/>
    <w:rsid w:val="006168E4"/>
    <w:rsid w:val="00616D2D"/>
    <w:rsid w:val="00616E2F"/>
    <w:rsid w:val="0061702D"/>
    <w:rsid w:val="00617A44"/>
    <w:rsid w:val="00617B5E"/>
    <w:rsid w:val="00617E52"/>
    <w:rsid w:val="006201AF"/>
    <w:rsid w:val="00620527"/>
    <w:rsid w:val="0062062A"/>
    <w:rsid w:val="006214E2"/>
    <w:rsid w:val="00622DA2"/>
    <w:rsid w:val="00622DA5"/>
    <w:rsid w:val="0062342E"/>
    <w:rsid w:val="00623761"/>
    <w:rsid w:val="006239A5"/>
    <w:rsid w:val="00623AC1"/>
    <w:rsid w:val="00624017"/>
    <w:rsid w:val="006240B3"/>
    <w:rsid w:val="00624244"/>
    <w:rsid w:val="0062483A"/>
    <w:rsid w:val="00624F73"/>
    <w:rsid w:val="00625056"/>
    <w:rsid w:val="00626190"/>
    <w:rsid w:val="00626BC7"/>
    <w:rsid w:val="006272AD"/>
    <w:rsid w:val="00627553"/>
    <w:rsid w:val="006277BA"/>
    <w:rsid w:val="00627C0F"/>
    <w:rsid w:val="006300AC"/>
    <w:rsid w:val="00630105"/>
    <w:rsid w:val="006302C8"/>
    <w:rsid w:val="006306C9"/>
    <w:rsid w:val="006308C0"/>
    <w:rsid w:val="00630AE9"/>
    <w:rsid w:val="006314E0"/>
    <w:rsid w:val="00632173"/>
    <w:rsid w:val="006330B8"/>
    <w:rsid w:val="006332EA"/>
    <w:rsid w:val="00633BD4"/>
    <w:rsid w:val="00634070"/>
    <w:rsid w:val="006341AA"/>
    <w:rsid w:val="00634801"/>
    <w:rsid w:val="00634D1E"/>
    <w:rsid w:val="00634FF0"/>
    <w:rsid w:val="00635088"/>
    <w:rsid w:val="00636C13"/>
    <w:rsid w:val="00637018"/>
    <w:rsid w:val="00640E2A"/>
    <w:rsid w:val="006411FB"/>
    <w:rsid w:val="006412A6"/>
    <w:rsid w:val="00642DD9"/>
    <w:rsid w:val="006433D6"/>
    <w:rsid w:val="00643408"/>
    <w:rsid w:val="006435A5"/>
    <w:rsid w:val="00643A14"/>
    <w:rsid w:val="006440CE"/>
    <w:rsid w:val="006443E8"/>
    <w:rsid w:val="00644A66"/>
    <w:rsid w:val="006455D6"/>
    <w:rsid w:val="00645A8D"/>
    <w:rsid w:val="00645FE3"/>
    <w:rsid w:val="006467C7"/>
    <w:rsid w:val="00646EE0"/>
    <w:rsid w:val="00650A2E"/>
    <w:rsid w:val="00650E8D"/>
    <w:rsid w:val="006511C6"/>
    <w:rsid w:val="006516DE"/>
    <w:rsid w:val="00652240"/>
    <w:rsid w:val="006527FD"/>
    <w:rsid w:val="00652F2C"/>
    <w:rsid w:val="0065368E"/>
    <w:rsid w:val="006536F1"/>
    <w:rsid w:val="00653728"/>
    <w:rsid w:val="0065491D"/>
    <w:rsid w:val="006549FA"/>
    <w:rsid w:val="00654D64"/>
    <w:rsid w:val="006550AE"/>
    <w:rsid w:val="0065563F"/>
    <w:rsid w:val="00655A12"/>
    <w:rsid w:val="00656493"/>
    <w:rsid w:val="0065672A"/>
    <w:rsid w:val="00656790"/>
    <w:rsid w:val="00656B63"/>
    <w:rsid w:val="00656DE0"/>
    <w:rsid w:val="006602CA"/>
    <w:rsid w:val="00660956"/>
    <w:rsid w:val="00661012"/>
    <w:rsid w:val="00661293"/>
    <w:rsid w:val="00662331"/>
    <w:rsid w:val="006624B4"/>
    <w:rsid w:val="00662B45"/>
    <w:rsid w:val="006644C8"/>
    <w:rsid w:val="006645F2"/>
    <w:rsid w:val="006648CE"/>
    <w:rsid w:val="0066497F"/>
    <w:rsid w:val="00664AF8"/>
    <w:rsid w:val="0066500C"/>
    <w:rsid w:val="006658E3"/>
    <w:rsid w:val="00665BA3"/>
    <w:rsid w:val="00665E89"/>
    <w:rsid w:val="006666B7"/>
    <w:rsid w:val="00666E0C"/>
    <w:rsid w:val="006708BC"/>
    <w:rsid w:val="006709B2"/>
    <w:rsid w:val="0067193C"/>
    <w:rsid w:val="00672A42"/>
    <w:rsid w:val="00672F02"/>
    <w:rsid w:val="006733A9"/>
    <w:rsid w:val="006736A4"/>
    <w:rsid w:val="006739EF"/>
    <w:rsid w:val="00673B06"/>
    <w:rsid w:val="00673C8D"/>
    <w:rsid w:val="00674D75"/>
    <w:rsid w:val="00674F4E"/>
    <w:rsid w:val="0067521B"/>
    <w:rsid w:val="00675377"/>
    <w:rsid w:val="00675D44"/>
    <w:rsid w:val="00675EC9"/>
    <w:rsid w:val="0067627C"/>
    <w:rsid w:val="0067683C"/>
    <w:rsid w:val="00677258"/>
    <w:rsid w:val="006772C5"/>
    <w:rsid w:val="006804ED"/>
    <w:rsid w:val="0068312A"/>
    <w:rsid w:val="006833A5"/>
    <w:rsid w:val="006848E9"/>
    <w:rsid w:val="00685250"/>
    <w:rsid w:val="006855E6"/>
    <w:rsid w:val="00685697"/>
    <w:rsid w:val="00685CB0"/>
    <w:rsid w:val="00686072"/>
    <w:rsid w:val="00686A21"/>
    <w:rsid w:val="00687F99"/>
    <w:rsid w:val="006905E7"/>
    <w:rsid w:val="006907AB"/>
    <w:rsid w:val="00690BE1"/>
    <w:rsid w:val="00691D5B"/>
    <w:rsid w:val="00692055"/>
    <w:rsid w:val="00693A6F"/>
    <w:rsid w:val="00694803"/>
    <w:rsid w:val="006948B6"/>
    <w:rsid w:val="00694A69"/>
    <w:rsid w:val="00694EC4"/>
    <w:rsid w:val="00694FC5"/>
    <w:rsid w:val="00695449"/>
    <w:rsid w:val="00695488"/>
    <w:rsid w:val="006960B5"/>
    <w:rsid w:val="006A149B"/>
    <w:rsid w:val="006A1D45"/>
    <w:rsid w:val="006A1D5F"/>
    <w:rsid w:val="006A224A"/>
    <w:rsid w:val="006A286A"/>
    <w:rsid w:val="006A2D5B"/>
    <w:rsid w:val="006A321B"/>
    <w:rsid w:val="006A3E7C"/>
    <w:rsid w:val="006A4E6F"/>
    <w:rsid w:val="006A514E"/>
    <w:rsid w:val="006A5278"/>
    <w:rsid w:val="006A5911"/>
    <w:rsid w:val="006A5CD3"/>
    <w:rsid w:val="006A5DEA"/>
    <w:rsid w:val="006A6337"/>
    <w:rsid w:val="006A63A7"/>
    <w:rsid w:val="006A681D"/>
    <w:rsid w:val="006A6C9C"/>
    <w:rsid w:val="006A6E16"/>
    <w:rsid w:val="006A7433"/>
    <w:rsid w:val="006A794C"/>
    <w:rsid w:val="006B0317"/>
    <w:rsid w:val="006B169D"/>
    <w:rsid w:val="006B2428"/>
    <w:rsid w:val="006B28A9"/>
    <w:rsid w:val="006B2E90"/>
    <w:rsid w:val="006B4204"/>
    <w:rsid w:val="006B4CDD"/>
    <w:rsid w:val="006B51BE"/>
    <w:rsid w:val="006B5552"/>
    <w:rsid w:val="006B6295"/>
    <w:rsid w:val="006B6387"/>
    <w:rsid w:val="006B6458"/>
    <w:rsid w:val="006B66FA"/>
    <w:rsid w:val="006B6E56"/>
    <w:rsid w:val="006B6F62"/>
    <w:rsid w:val="006C0F63"/>
    <w:rsid w:val="006C10BB"/>
    <w:rsid w:val="006C1574"/>
    <w:rsid w:val="006C3409"/>
    <w:rsid w:val="006C3942"/>
    <w:rsid w:val="006C3B09"/>
    <w:rsid w:val="006C466A"/>
    <w:rsid w:val="006C49C5"/>
    <w:rsid w:val="006C53AB"/>
    <w:rsid w:val="006C649E"/>
    <w:rsid w:val="006C6EC1"/>
    <w:rsid w:val="006C74DB"/>
    <w:rsid w:val="006C762F"/>
    <w:rsid w:val="006C7879"/>
    <w:rsid w:val="006D0AB9"/>
    <w:rsid w:val="006D0B6C"/>
    <w:rsid w:val="006D1593"/>
    <w:rsid w:val="006D221C"/>
    <w:rsid w:val="006D4285"/>
    <w:rsid w:val="006D45E2"/>
    <w:rsid w:val="006D4B30"/>
    <w:rsid w:val="006D52E9"/>
    <w:rsid w:val="006D590F"/>
    <w:rsid w:val="006D625D"/>
    <w:rsid w:val="006D6EB7"/>
    <w:rsid w:val="006D6F41"/>
    <w:rsid w:val="006D7159"/>
    <w:rsid w:val="006E01D3"/>
    <w:rsid w:val="006E0C17"/>
    <w:rsid w:val="006E1325"/>
    <w:rsid w:val="006E289C"/>
    <w:rsid w:val="006E2C86"/>
    <w:rsid w:val="006E39D0"/>
    <w:rsid w:val="006E3C50"/>
    <w:rsid w:val="006E3C5B"/>
    <w:rsid w:val="006E4035"/>
    <w:rsid w:val="006E467C"/>
    <w:rsid w:val="006E4B24"/>
    <w:rsid w:val="006E4BF4"/>
    <w:rsid w:val="006E5801"/>
    <w:rsid w:val="006E5898"/>
    <w:rsid w:val="006E6BC5"/>
    <w:rsid w:val="006E75BC"/>
    <w:rsid w:val="006E7851"/>
    <w:rsid w:val="006E7873"/>
    <w:rsid w:val="006E7B54"/>
    <w:rsid w:val="006F09A8"/>
    <w:rsid w:val="006F0C5E"/>
    <w:rsid w:val="006F0E1C"/>
    <w:rsid w:val="006F10C4"/>
    <w:rsid w:val="006F1CC7"/>
    <w:rsid w:val="006F220A"/>
    <w:rsid w:val="006F23F8"/>
    <w:rsid w:val="006F3394"/>
    <w:rsid w:val="006F3447"/>
    <w:rsid w:val="006F39F2"/>
    <w:rsid w:val="006F4376"/>
    <w:rsid w:val="006F4593"/>
    <w:rsid w:val="006F4D32"/>
    <w:rsid w:val="006F4FC7"/>
    <w:rsid w:val="006F5AA9"/>
    <w:rsid w:val="006F796E"/>
    <w:rsid w:val="0070064A"/>
    <w:rsid w:val="00700685"/>
    <w:rsid w:val="0070155C"/>
    <w:rsid w:val="00701E7A"/>
    <w:rsid w:val="00701E8E"/>
    <w:rsid w:val="0070261F"/>
    <w:rsid w:val="00703089"/>
    <w:rsid w:val="00704812"/>
    <w:rsid w:val="00704914"/>
    <w:rsid w:val="00704B11"/>
    <w:rsid w:val="00705355"/>
    <w:rsid w:val="0070634E"/>
    <w:rsid w:val="007063E9"/>
    <w:rsid w:val="0070730F"/>
    <w:rsid w:val="007074FB"/>
    <w:rsid w:val="0070791F"/>
    <w:rsid w:val="00707AE0"/>
    <w:rsid w:val="00707DC7"/>
    <w:rsid w:val="007105C7"/>
    <w:rsid w:val="00710916"/>
    <w:rsid w:val="00710EE0"/>
    <w:rsid w:val="00711ACF"/>
    <w:rsid w:val="00711E80"/>
    <w:rsid w:val="007121C9"/>
    <w:rsid w:val="00713878"/>
    <w:rsid w:val="00713B54"/>
    <w:rsid w:val="00713BBB"/>
    <w:rsid w:val="00714B60"/>
    <w:rsid w:val="007150AE"/>
    <w:rsid w:val="00715439"/>
    <w:rsid w:val="0071568D"/>
    <w:rsid w:val="00715B33"/>
    <w:rsid w:val="00715CD5"/>
    <w:rsid w:val="00716C4A"/>
    <w:rsid w:val="0071751E"/>
    <w:rsid w:val="00717735"/>
    <w:rsid w:val="007178F3"/>
    <w:rsid w:val="0072076F"/>
    <w:rsid w:val="0072080B"/>
    <w:rsid w:val="0072125E"/>
    <w:rsid w:val="00722A34"/>
    <w:rsid w:val="00722CC3"/>
    <w:rsid w:val="00722D53"/>
    <w:rsid w:val="00723291"/>
    <w:rsid w:val="00723567"/>
    <w:rsid w:val="007240EA"/>
    <w:rsid w:val="00724F2C"/>
    <w:rsid w:val="00725D72"/>
    <w:rsid w:val="007261B3"/>
    <w:rsid w:val="00726751"/>
    <w:rsid w:val="007268FC"/>
    <w:rsid w:val="007271B5"/>
    <w:rsid w:val="00727479"/>
    <w:rsid w:val="00727586"/>
    <w:rsid w:val="0073000C"/>
    <w:rsid w:val="007303ED"/>
    <w:rsid w:val="007306E4"/>
    <w:rsid w:val="007310AE"/>
    <w:rsid w:val="00731E06"/>
    <w:rsid w:val="00731E69"/>
    <w:rsid w:val="00731EEB"/>
    <w:rsid w:val="0073333E"/>
    <w:rsid w:val="0073336B"/>
    <w:rsid w:val="00733636"/>
    <w:rsid w:val="007337BF"/>
    <w:rsid w:val="007338FF"/>
    <w:rsid w:val="00733B84"/>
    <w:rsid w:val="00734937"/>
    <w:rsid w:val="00734D09"/>
    <w:rsid w:val="00734E63"/>
    <w:rsid w:val="00734FC0"/>
    <w:rsid w:val="00735276"/>
    <w:rsid w:val="007358AB"/>
    <w:rsid w:val="0073611D"/>
    <w:rsid w:val="00736E9A"/>
    <w:rsid w:val="00736FE5"/>
    <w:rsid w:val="00737005"/>
    <w:rsid w:val="007371FF"/>
    <w:rsid w:val="00737CDC"/>
    <w:rsid w:val="00741183"/>
    <w:rsid w:val="00741519"/>
    <w:rsid w:val="00741676"/>
    <w:rsid w:val="007419AC"/>
    <w:rsid w:val="00741FFD"/>
    <w:rsid w:val="0074204A"/>
    <w:rsid w:val="00742328"/>
    <w:rsid w:val="0074243C"/>
    <w:rsid w:val="0074323B"/>
    <w:rsid w:val="00743365"/>
    <w:rsid w:val="00743866"/>
    <w:rsid w:val="00743FAB"/>
    <w:rsid w:val="00744AA0"/>
    <w:rsid w:val="007450CF"/>
    <w:rsid w:val="00745956"/>
    <w:rsid w:val="00745FAE"/>
    <w:rsid w:val="00746166"/>
    <w:rsid w:val="00746305"/>
    <w:rsid w:val="00746A7B"/>
    <w:rsid w:val="00746BDE"/>
    <w:rsid w:val="007474A1"/>
    <w:rsid w:val="007507A9"/>
    <w:rsid w:val="0075092C"/>
    <w:rsid w:val="0075116F"/>
    <w:rsid w:val="007516DF"/>
    <w:rsid w:val="007516E4"/>
    <w:rsid w:val="00751D59"/>
    <w:rsid w:val="00751E1E"/>
    <w:rsid w:val="00752B48"/>
    <w:rsid w:val="00753C34"/>
    <w:rsid w:val="00754291"/>
    <w:rsid w:val="007543DA"/>
    <w:rsid w:val="00754A3D"/>
    <w:rsid w:val="007552F6"/>
    <w:rsid w:val="00755392"/>
    <w:rsid w:val="00755D4A"/>
    <w:rsid w:val="007564D2"/>
    <w:rsid w:val="00757308"/>
    <w:rsid w:val="007576F8"/>
    <w:rsid w:val="0075779D"/>
    <w:rsid w:val="00757E21"/>
    <w:rsid w:val="00760005"/>
    <w:rsid w:val="007602C8"/>
    <w:rsid w:val="0076039A"/>
    <w:rsid w:val="0076045D"/>
    <w:rsid w:val="00760B24"/>
    <w:rsid w:val="00760CA8"/>
    <w:rsid w:val="00760F0E"/>
    <w:rsid w:val="007618F2"/>
    <w:rsid w:val="00761E6F"/>
    <w:rsid w:val="00761FEE"/>
    <w:rsid w:val="0076205E"/>
    <w:rsid w:val="00762BD3"/>
    <w:rsid w:val="00762E4F"/>
    <w:rsid w:val="00763BEC"/>
    <w:rsid w:val="007648D0"/>
    <w:rsid w:val="007649A6"/>
    <w:rsid w:val="0076507B"/>
    <w:rsid w:val="007659BE"/>
    <w:rsid w:val="00765B33"/>
    <w:rsid w:val="007665D4"/>
    <w:rsid w:val="00766DFF"/>
    <w:rsid w:val="00766E1E"/>
    <w:rsid w:val="007670B0"/>
    <w:rsid w:val="00767A50"/>
    <w:rsid w:val="007701F6"/>
    <w:rsid w:val="007707BC"/>
    <w:rsid w:val="007708BE"/>
    <w:rsid w:val="00770C20"/>
    <w:rsid w:val="00771043"/>
    <w:rsid w:val="00772102"/>
    <w:rsid w:val="0077216C"/>
    <w:rsid w:val="0077222D"/>
    <w:rsid w:val="007722F0"/>
    <w:rsid w:val="00772837"/>
    <w:rsid w:val="00772C15"/>
    <w:rsid w:val="00773A4E"/>
    <w:rsid w:val="00773DCA"/>
    <w:rsid w:val="007742EB"/>
    <w:rsid w:val="0077462C"/>
    <w:rsid w:val="007749D9"/>
    <w:rsid w:val="0077581F"/>
    <w:rsid w:val="00776140"/>
    <w:rsid w:val="007761E0"/>
    <w:rsid w:val="00776402"/>
    <w:rsid w:val="0077683F"/>
    <w:rsid w:val="0077722E"/>
    <w:rsid w:val="00777CAE"/>
    <w:rsid w:val="00780342"/>
    <w:rsid w:val="0078040B"/>
    <w:rsid w:val="0078078B"/>
    <w:rsid w:val="00780F06"/>
    <w:rsid w:val="00782B1A"/>
    <w:rsid w:val="00783251"/>
    <w:rsid w:val="00783285"/>
    <w:rsid w:val="00784629"/>
    <w:rsid w:val="00784F2F"/>
    <w:rsid w:val="0078506A"/>
    <w:rsid w:val="00785419"/>
    <w:rsid w:val="0078752C"/>
    <w:rsid w:val="007900A2"/>
    <w:rsid w:val="00790358"/>
    <w:rsid w:val="00790DB8"/>
    <w:rsid w:val="00791C58"/>
    <w:rsid w:val="007928BB"/>
    <w:rsid w:val="00792CB7"/>
    <w:rsid w:val="00792F2D"/>
    <w:rsid w:val="0079387B"/>
    <w:rsid w:val="007939AF"/>
    <w:rsid w:val="00793AE0"/>
    <w:rsid w:val="00793F66"/>
    <w:rsid w:val="007944D6"/>
    <w:rsid w:val="00794697"/>
    <w:rsid w:val="00794AA2"/>
    <w:rsid w:val="0079514F"/>
    <w:rsid w:val="0079533D"/>
    <w:rsid w:val="0079565D"/>
    <w:rsid w:val="00795761"/>
    <w:rsid w:val="00795D33"/>
    <w:rsid w:val="00795DAA"/>
    <w:rsid w:val="00796D74"/>
    <w:rsid w:val="007A1BA3"/>
    <w:rsid w:val="007A1E5F"/>
    <w:rsid w:val="007A2694"/>
    <w:rsid w:val="007A2704"/>
    <w:rsid w:val="007A28D1"/>
    <w:rsid w:val="007A3E84"/>
    <w:rsid w:val="007A3EC6"/>
    <w:rsid w:val="007A4A84"/>
    <w:rsid w:val="007A4B9D"/>
    <w:rsid w:val="007A53DC"/>
    <w:rsid w:val="007A5A74"/>
    <w:rsid w:val="007A6168"/>
    <w:rsid w:val="007A6423"/>
    <w:rsid w:val="007A64A7"/>
    <w:rsid w:val="007A6A9A"/>
    <w:rsid w:val="007A6DE1"/>
    <w:rsid w:val="007A7123"/>
    <w:rsid w:val="007A7404"/>
    <w:rsid w:val="007A7CE5"/>
    <w:rsid w:val="007A7FF5"/>
    <w:rsid w:val="007B03EE"/>
    <w:rsid w:val="007B0C49"/>
    <w:rsid w:val="007B1049"/>
    <w:rsid w:val="007B1960"/>
    <w:rsid w:val="007B2382"/>
    <w:rsid w:val="007B24D4"/>
    <w:rsid w:val="007B26B7"/>
    <w:rsid w:val="007B26C6"/>
    <w:rsid w:val="007B29B6"/>
    <w:rsid w:val="007B2F22"/>
    <w:rsid w:val="007B4CAF"/>
    <w:rsid w:val="007B52FE"/>
    <w:rsid w:val="007B5863"/>
    <w:rsid w:val="007B630B"/>
    <w:rsid w:val="007B65BB"/>
    <w:rsid w:val="007B7231"/>
    <w:rsid w:val="007C07BB"/>
    <w:rsid w:val="007C0A66"/>
    <w:rsid w:val="007C0B2F"/>
    <w:rsid w:val="007C117D"/>
    <w:rsid w:val="007C13F5"/>
    <w:rsid w:val="007C14AE"/>
    <w:rsid w:val="007C198A"/>
    <w:rsid w:val="007C41C0"/>
    <w:rsid w:val="007C4345"/>
    <w:rsid w:val="007C4521"/>
    <w:rsid w:val="007C4804"/>
    <w:rsid w:val="007C4A70"/>
    <w:rsid w:val="007C5298"/>
    <w:rsid w:val="007C586B"/>
    <w:rsid w:val="007C59EC"/>
    <w:rsid w:val="007C5B22"/>
    <w:rsid w:val="007C6B64"/>
    <w:rsid w:val="007C7536"/>
    <w:rsid w:val="007C7814"/>
    <w:rsid w:val="007C7A1A"/>
    <w:rsid w:val="007C7B6F"/>
    <w:rsid w:val="007D04EC"/>
    <w:rsid w:val="007D125F"/>
    <w:rsid w:val="007D1694"/>
    <w:rsid w:val="007D198B"/>
    <w:rsid w:val="007D1DE4"/>
    <w:rsid w:val="007D2113"/>
    <w:rsid w:val="007D2297"/>
    <w:rsid w:val="007D2671"/>
    <w:rsid w:val="007D2A57"/>
    <w:rsid w:val="007D3055"/>
    <w:rsid w:val="007D35A3"/>
    <w:rsid w:val="007D3895"/>
    <w:rsid w:val="007D39A7"/>
    <w:rsid w:val="007D428B"/>
    <w:rsid w:val="007D4377"/>
    <w:rsid w:val="007D43DD"/>
    <w:rsid w:val="007D4E75"/>
    <w:rsid w:val="007D6505"/>
    <w:rsid w:val="007D65D4"/>
    <w:rsid w:val="007D7C7E"/>
    <w:rsid w:val="007E04CC"/>
    <w:rsid w:val="007E05A9"/>
    <w:rsid w:val="007E13CE"/>
    <w:rsid w:val="007E14AF"/>
    <w:rsid w:val="007E19DD"/>
    <w:rsid w:val="007E1F09"/>
    <w:rsid w:val="007E2915"/>
    <w:rsid w:val="007E2DE7"/>
    <w:rsid w:val="007E2E98"/>
    <w:rsid w:val="007E3F14"/>
    <w:rsid w:val="007E4101"/>
    <w:rsid w:val="007E5F39"/>
    <w:rsid w:val="007E5F68"/>
    <w:rsid w:val="007E780B"/>
    <w:rsid w:val="007E7BC6"/>
    <w:rsid w:val="007F011E"/>
    <w:rsid w:val="007F02D0"/>
    <w:rsid w:val="007F0391"/>
    <w:rsid w:val="007F084F"/>
    <w:rsid w:val="007F0DE2"/>
    <w:rsid w:val="007F11C1"/>
    <w:rsid w:val="007F13E1"/>
    <w:rsid w:val="007F15E8"/>
    <w:rsid w:val="007F223F"/>
    <w:rsid w:val="007F27CD"/>
    <w:rsid w:val="007F4014"/>
    <w:rsid w:val="007F4112"/>
    <w:rsid w:val="007F52DB"/>
    <w:rsid w:val="007F534D"/>
    <w:rsid w:val="007F5BB7"/>
    <w:rsid w:val="007F5C3D"/>
    <w:rsid w:val="007F6224"/>
    <w:rsid w:val="007F7025"/>
    <w:rsid w:val="007F7600"/>
    <w:rsid w:val="0080050C"/>
    <w:rsid w:val="00800759"/>
    <w:rsid w:val="0080080C"/>
    <w:rsid w:val="00800864"/>
    <w:rsid w:val="00800CA5"/>
    <w:rsid w:val="00800E0A"/>
    <w:rsid w:val="00802270"/>
    <w:rsid w:val="00802AB4"/>
    <w:rsid w:val="00804027"/>
    <w:rsid w:val="00804D63"/>
    <w:rsid w:val="008051CC"/>
    <w:rsid w:val="008055F8"/>
    <w:rsid w:val="00805B05"/>
    <w:rsid w:val="008065C3"/>
    <w:rsid w:val="008073A6"/>
    <w:rsid w:val="00810391"/>
    <w:rsid w:val="008103B1"/>
    <w:rsid w:val="0081091E"/>
    <w:rsid w:val="00810B40"/>
    <w:rsid w:val="008115DB"/>
    <w:rsid w:val="00811A4A"/>
    <w:rsid w:val="00811C5F"/>
    <w:rsid w:val="00811D50"/>
    <w:rsid w:val="00812754"/>
    <w:rsid w:val="00813195"/>
    <w:rsid w:val="0081347C"/>
    <w:rsid w:val="00813F7D"/>
    <w:rsid w:val="00814567"/>
    <w:rsid w:val="008155ED"/>
    <w:rsid w:val="00815883"/>
    <w:rsid w:val="00815C79"/>
    <w:rsid w:val="00815D8F"/>
    <w:rsid w:val="0081672A"/>
    <w:rsid w:val="0081771D"/>
    <w:rsid w:val="00817BEB"/>
    <w:rsid w:val="00817E39"/>
    <w:rsid w:val="008200D0"/>
    <w:rsid w:val="00820282"/>
    <w:rsid w:val="008203C3"/>
    <w:rsid w:val="0082113E"/>
    <w:rsid w:val="008212FE"/>
    <w:rsid w:val="00823183"/>
    <w:rsid w:val="0082359B"/>
    <w:rsid w:val="00823E28"/>
    <w:rsid w:val="00823F26"/>
    <w:rsid w:val="00823F3D"/>
    <w:rsid w:val="008244B1"/>
    <w:rsid w:val="008244F5"/>
    <w:rsid w:val="00824594"/>
    <w:rsid w:val="00824AEB"/>
    <w:rsid w:val="00824B70"/>
    <w:rsid w:val="00824F3D"/>
    <w:rsid w:val="0082506C"/>
    <w:rsid w:val="0082507D"/>
    <w:rsid w:val="00825D9F"/>
    <w:rsid w:val="00826C0F"/>
    <w:rsid w:val="008275AF"/>
    <w:rsid w:val="00827B59"/>
    <w:rsid w:val="00830686"/>
    <w:rsid w:val="008313A3"/>
    <w:rsid w:val="008313C2"/>
    <w:rsid w:val="0083141D"/>
    <w:rsid w:val="00831898"/>
    <w:rsid w:val="00832275"/>
    <w:rsid w:val="0083414E"/>
    <w:rsid w:val="008345FB"/>
    <w:rsid w:val="008346FA"/>
    <w:rsid w:val="008350F0"/>
    <w:rsid w:val="0083575F"/>
    <w:rsid w:val="00835E05"/>
    <w:rsid w:val="00835E25"/>
    <w:rsid w:val="0083693F"/>
    <w:rsid w:val="00841208"/>
    <w:rsid w:val="008418FA"/>
    <w:rsid w:val="00841B51"/>
    <w:rsid w:val="00841BBD"/>
    <w:rsid w:val="00841F22"/>
    <w:rsid w:val="008422B1"/>
    <w:rsid w:val="00842C92"/>
    <w:rsid w:val="008435CB"/>
    <w:rsid w:val="00843F93"/>
    <w:rsid w:val="00844584"/>
    <w:rsid w:val="0084493D"/>
    <w:rsid w:val="00844CA0"/>
    <w:rsid w:val="00845192"/>
    <w:rsid w:val="00845291"/>
    <w:rsid w:val="00845BEB"/>
    <w:rsid w:val="00845D2D"/>
    <w:rsid w:val="00845F6C"/>
    <w:rsid w:val="00846584"/>
    <w:rsid w:val="00847A6E"/>
    <w:rsid w:val="008503E6"/>
    <w:rsid w:val="00850440"/>
    <w:rsid w:val="0085045A"/>
    <w:rsid w:val="00851C54"/>
    <w:rsid w:val="00852A6E"/>
    <w:rsid w:val="00852D57"/>
    <w:rsid w:val="00853698"/>
    <w:rsid w:val="00853C4D"/>
    <w:rsid w:val="008540AF"/>
    <w:rsid w:val="00854A2B"/>
    <w:rsid w:val="008554EC"/>
    <w:rsid w:val="00855C8B"/>
    <w:rsid w:val="00856DCE"/>
    <w:rsid w:val="00857B59"/>
    <w:rsid w:val="00857E23"/>
    <w:rsid w:val="00860358"/>
    <w:rsid w:val="00860515"/>
    <w:rsid w:val="008607F4"/>
    <w:rsid w:val="00861B55"/>
    <w:rsid w:val="008623C5"/>
    <w:rsid w:val="00862989"/>
    <w:rsid w:val="00863EAA"/>
    <w:rsid w:val="0086420A"/>
    <w:rsid w:val="00864496"/>
    <w:rsid w:val="00864E81"/>
    <w:rsid w:val="00865360"/>
    <w:rsid w:val="00865A4C"/>
    <w:rsid w:val="008661D6"/>
    <w:rsid w:val="00866D5E"/>
    <w:rsid w:val="008678D8"/>
    <w:rsid w:val="008705D7"/>
    <w:rsid w:val="00870A49"/>
    <w:rsid w:val="0087119A"/>
    <w:rsid w:val="00871326"/>
    <w:rsid w:val="00871F87"/>
    <w:rsid w:val="00872D77"/>
    <w:rsid w:val="00873C83"/>
    <w:rsid w:val="00874175"/>
    <w:rsid w:val="00874242"/>
    <w:rsid w:val="00875CAE"/>
    <w:rsid w:val="008775EC"/>
    <w:rsid w:val="008802EA"/>
    <w:rsid w:val="00880D05"/>
    <w:rsid w:val="0088134A"/>
    <w:rsid w:val="008815F2"/>
    <w:rsid w:val="008823DB"/>
    <w:rsid w:val="00882C88"/>
    <w:rsid w:val="00882EED"/>
    <w:rsid w:val="00883B50"/>
    <w:rsid w:val="00885D73"/>
    <w:rsid w:val="00885E29"/>
    <w:rsid w:val="00885F20"/>
    <w:rsid w:val="00886591"/>
    <w:rsid w:val="008866F1"/>
    <w:rsid w:val="00886B46"/>
    <w:rsid w:val="00887266"/>
    <w:rsid w:val="008874D5"/>
    <w:rsid w:val="008878F5"/>
    <w:rsid w:val="00887D97"/>
    <w:rsid w:val="00890517"/>
    <w:rsid w:val="008909EB"/>
    <w:rsid w:val="00890BD6"/>
    <w:rsid w:val="00890BD8"/>
    <w:rsid w:val="00891460"/>
    <w:rsid w:val="00891EEB"/>
    <w:rsid w:val="008920FA"/>
    <w:rsid w:val="008924CC"/>
    <w:rsid w:val="00892567"/>
    <w:rsid w:val="0089330D"/>
    <w:rsid w:val="0089394D"/>
    <w:rsid w:val="00893B83"/>
    <w:rsid w:val="00893CAB"/>
    <w:rsid w:val="008941D4"/>
    <w:rsid w:val="0089451C"/>
    <w:rsid w:val="00894538"/>
    <w:rsid w:val="008947C3"/>
    <w:rsid w:val="00894E4D"/>
    <w:rsid w:val="00895A3C"/>
    <w:rsid w:val="008972A4"/>
    <w:rsid w:val="00897FD2"/>
    <w:rsid w:val="008A0656"/>
    <w:rsid w:val="008A0AB7"/>
    <w:rsid w:val="008A1080"/>
    <w:rsid w:val="008A124B"/>
    <w:rsid w:val="008A2540"/>
    <w:rsid w:val="008A333F"/>
    <w:rsid w:val="008A3700"/>
    <w:rsid w:val="008A3BC5"/>
    <w:rsid w:val="008A4263"/>
    <w:rsid w:val="008A44C8"/>
    <w:rsid w:val="008A44F1"/>
    <w:rsid w:val="008A4CA3"/>
    <w:rsid w:val="008A5166"/>
    <w:rsid w:val="008A579B"/>
    <w:rsid w:val="008A6244"/>
    <w:rsid w:val="008A65BA"/>
    <w:rsid w:val="008A7719"/>
    <w:rsid w:val="008A78B6"/>
    <w:rsid w:val="008B074B"/>
    <w:rsid w:val="008B0DAF"/>
    <w:rsid w:val="008B17AE"/>
    <w:rsid w:val="008B207E"/>
    <w:rsid w:val="008B20E9"/>
    <w:rsid w:val="008B2C54"/>
    <w:rsid w:val="008B381E"/>
    <w:rsid w:val="008B3D2E"/>
    <w:rsid w:val="008B3FA3"/>
    <w:rsid w:val="008B5A6F"/>
    <w:rsid w:val="008B5E20"/>
    <w:rsid w:val="008B5F57"/>
    <w:rsid w:val="008B682A"/>
    <w:rsid w:val="008B6A1A"/>
    <w:rsid w:val="008B6C3C"/>
    <w:rsid w:val="008B7417"/>
    <w:rsid w:val="008C065A"/>
    <w:rsid w:val="008C3327"/>
    <w:rsid w:val="008C353B"/>
    <w:rsid w:val="008C3CB0"/>
    <w:rsid w:val="008C42FD"/>
    <w:rsid w:val="008C44F1"/>
    <w:rsid w:val="008C4ED1"/>
    <w:rsid w:val="008C51C7"/>
    <w:rsid w:val="008C5F96"/>
    <w:rsid w:val="008C71FD"/>
    <w:rsid w:val="008C728D"/>
    <w:rsid w:val="008C7F8B"/>
    <w:rsid w:val="008D0C30"/>
    <w:rsid w:val="008D0D80"/>
    <w:rsid w:val="008D14E0"/>
    <w:rsid w:val="008D3164"/>
    <w:rsid w:val="008D34E2"/>
    <w:rsid w:val="008D36FD"/>
    <w:rsid w:val="008D3CAB"/>
    <w:rsid w:val="008D44D7"/>
    <w:rsid w:val="008D4764"/>
    <w:rsid w:val="008D4D63"/>
    <w:rsid w:val="008D4E3C"/>
    <w:rsid w:val="008D50B8"/>
    <w:rsid w:val="008D5E06"/>
    <w:rsid w:val="008D62EC"/>
    <w:rsid w:val="008D74E4"/>
    <w:rsid w:val="008D7A04"/>
    <w:rsid w:val="008D7C15"/>
    <w:rsid w:val="008E00D9"/>
    <w:rsid w:val="008E02B6"/>
    <w:rsid w:val="008E0921"/>
    <w:rsid w:val="008E0AE1"/>
    <w:rsid w:val="008E0C5D"/>
    <w:rsid w:val="008E0E6F"/>
    <w:rsid w:val="008E1353"/>
    <w:rsid w:val="008E145A"/>
    <w:rsid w:val="008E1567"/>
    <w:rsid w:val="008E1AAD"/>
    <w:rsid w:val="008E1D83"/>
    <w:rsid w:val="008E20E6"/>
    <w:rsid w:val="008E3222"/>
    <w:rsid w:val="008E32BB"/>
    <w:rsid w:val="008E357D"/>
    <w:rsid w:val="008E3606"/>
    <w:rsid w:val="008E37D8"/>
    <w:rsid w:val="008E3F1B"/>
    <w:rsid w:val="008E3F60"/>
    <w:rsid w:val="008E4B7E"/>
    <w:rsid w:val="008E5B4B"/>
    <w:rsid w:val="008E6CA2"/>
    <w:rsid w:val="008E6D0E"/>
    <w:rsid w:val="008E70FC"/>
    <w:rsid w:val="008E757C"/>
    <w:rsid w:val="008E7B17"/>
    <w:rsid w:val="008F142B"/>
    <w:rsid w:val="008F153A"/>
    <w:rsid w:val="008F16B8"/>
    <w:rsid w:val="008F1D3F"/>
    <w:rsid w:val="008F1E11"/>
    <w:rsid w:val="008F25C0"/>
    <w:rsid w:val="008F2DB0"/>
    <w:rsid w:val="008F3499"/>
    <w:rsid w:val="008F39E4"/>
    <w:rsid w:val="008F55E2"/>
    <w:rsid w:val="008F58A8"/>
    <w:rsid w:val="008F5947"/>
    <w:rsid w:val="008F5CEC"/>
    <w:rsid w:val="008F6060"/>
    <w:rsid w:val="008F6262"/>
    <w:rsid w:val="008F645A"/>
    <w:rsid w:val="008F6C15"/>
    <w:rsid w:val="008F6CD1"/>
    <w:rsid w:val="008F7029"/>
    <w:rsid w:val="008F7440"/>
    <w:rsid w:val="008F7816"/>
    <w:rsid w:val="008F7B65"/>
    <w:rsid w:val="00900737"/>
    <w:rsid w:val="00901F5B"/>
    <w:rsid w:val="00902EB5"/>
    <w:rsid w:val="009031F7"/>
    <w:rsid w:val="00903A2C"/>
    <w:rsid w:val="009049AC"/>
    <w:rsid w:val="00904CAF"/>
    <w:rsid w:val="00906977"/>
    <w:rsid w:val="00907BCE"/>
    <w:rsid w:val="00907CE7"/>
    <w:rsid w:val="00907E7D"/>
    <w:rsid w:val="00907F60"/>
    <w:rsid w:val="009101BD"/>
    <w:rsid w:val="009109A4"/>
    <w:rsid w:val="00912278"/>
    <w:rsid w:val="0091272F"/>
    <w:rsid w:val="0091281A"/>
    <w:rsid w:val="0091288D"/>
    <w:rsid w:val="00912AB9"/>
    <w:rsid w:val="00913A73"/>
    <w:rsid w:val="00913FA1"/>
    <w:rsid w:val="009141BA"/>
    <w:rsid w:val="00914E8F"/>
    <w:rsid w:val="00914FD5"/>
    <w:rsid w:val="00915BE3"/>
    <w:rsid w:val="0091624C"/>
    <w:rsid w:val="009164B9"/>
    <w:rsid w:val="00917C4D"/>
    <w:rsid w:val="00917E1C"/>
    <w:rsid w:val="009211E0"/>
    <w:rsid w:val="0092120F"/>
    <w:rsid w:val="00921229"/>
    <w:rsid w:val="00923649"/>
    <w:rsid w:val="00924EE3"/>
    <w:rsid w:val="0092655B"/>
    <w:rsid w:val="00926C0D"/>
    <w:rsid w:val="009279B1"/>
    <w:rsid w:val="00930414"/>
    <w:rsid w:val="009304B4"/>
    <w:rsid w:val="009304E5"/>
    <w:rsid w:val="00932591"/>
    <w:rsid w:val="0093273A"/>
    <w:rsid w:val="00932D97"/>
    <w:rsid w:val="00932FC2"/>
    <w:rsid w:val="009330E8"/>
    <w:rsid w:val="009333B7"/>
    <w:rsid w:val="00933512"/>
    <w:rsid w:val="00933A33"/>
    <w:rsid w:val="0093602E"/>
    <w:rsid w:val="0093669F"/>
    <w:rsid w:val="00936869"/>
    <w:rsid w:val="00936A32"/>
    <w:rsid w:val="00936CD0"/>
    <w:rsid w:val="00937216"/>
    <w:rsid w:val="00937C5E"/>
    <w:rsid w:val="00940172"/>
    <w:rsid w:val="009408EC"/>
    <w:rsid w:val="00940C18"/>
    <w:rsid w:val="009411AB"/>
    <w:rsid w:val="00941776"/>
    <w:rsid w:val="00941C1B"/>
    <w:rsid w:val="00942793"/>
    <w:rsid w:val="009427A9"/>
    <w:rsid w:val="009431E8"/>
    <w:rsid w:val="0094327F"/>
    <w:rsid w:val="00943615"/>
    <w:rsid w:val="0094421A"/>
    <w:rsid w:val="00944781"/>
    <w:rsid w:val="00946D3C"/>
    <w:rsid w:val="00946E7A"/>
    <w:rsid w:val="00950354"/>
    <w:rsid w:val="00950675"/>
    <w:rsid w:val="00951578"/>
    <w:rsid w:val="009519CE"/>
    <w:rsid w:val="009528FE"/>
    <w:rsid w:val="00953CA6"/>
    <w:rsid w:val="0095461C"/>
    <w:rsid w:val="00955B25"/>
    <w:rsid w:val="00955B8D"/>
    <w:rsid w:val="00955CD3"/>
    <w:rsid w:val="009560D0"/>
    <w:rsid w:val="00956E07"/>
    <w:rsid w:val="00957872"/>
    <w:rsid w:val="00960300"/>
    <w:rsid w:val="00960473"/>
    <w:rsid w:val="00960FFC"/>
    <w:rsid w:val="0096118C"/>
    <w:rsid w:val="0096182E"/>
    <w:rsid w:val="00962953"/>
    <w:rsid w:val="00962C84"/>
    <w:rsid w:val="00962DF3"/>
    <w:rsid w:val="00962E05"/>
    <w:rsid w:val="00962F53"/>
    <w:rsid w:val="009634B2"/>
    <w:rsid w:val="009639A0"/>
    <w:rsid w:val="009640F8"/>
    <w:rsid w:val="00964C3D"/>
    <w:rsid w:val="00964CE8"/>
    <w:rsid w:val="00965539"/>
    <w:rsid w:val="009657AC"/>
    <w:rsid w:val="009659AF"/>
    <w:rsid w:val="00965C6F"/>
    <w:rsid w:val="009673A7"/>
    <w:rsid w:val="0096796C"/>
    <w:rsid w:val="00967CA1"/>
    <w:rsid w:val="00970682"/>
    <w:rsid w:val="0097069E"/>
    <w:rsid w:val="009706BD"/>
    <w:rsid w:val="0097170F"/>
    <w:rsid w:val="00971A87"/>
    <w:rsid w:val="00971AD7"/>
    <w:rsid w:val="009721CB"/>
    <w:rsid w:val="009725E3"/>
    <w:rsid w:val="00972EC8"/>
    <w:rsid w:val="00972FFF"/>
    <w:rsid w:val="0097445F"/>
    <w:rsid w:val="009749AE"/>
    <w:rsid w:val="00974D70"/>
    <w:rsid w:val="00975424"/>
    <w:rsid w:val="00975441"/>
    <w:rsid w:val="00975DBD"/>
    <w:rsid w:val="00976ABB"/>
    <w:rsid w:val="00976F9D"/>
    <w:rsid w:val="00980725"/>
    <w:rsid w:val="009809BA"/>
    <w:rsid w:val="00980F08"/>
    <w:rsid w:val="00981D9E"/>
    <w:rsid w:val="009821DD"/>
    <w:rsid w:val="0098339F"/>
    <w:rsid w:val="00983669"/>
    <w:rsid w:val="00983671"/>
    <w:rsid w:val="00983866"/>
    <w:rsid w:val="00983918"/>
    <w:rsid w:val="00983C85"/>
    <w:rsid w:val="00984CDD"/>
    <w:rsid w:val="00985011"/>
    <w:rsid w:val="0098586B"/>
    <w:rsid w:val="00986189"/>
    <w:rsid w:val="00986271"/>
    <w:rsid w:val="00986782"/>
    <w:rsid w:val="00987368"/>
    <w:rsid w:val="009909AE"/>
    <w:rsid w:val="00990C14"/>
    <w:rsid w:val="0099158C"/>
    <w:rsid w:val="00991776"/>
    <w:rsid w:val="00991B2E"/>
    <w:rsid w:val="00991BB8"/>
    <w:rsid w:val="009920A6"/>
    <w:rsid w:val="00992DEC"/>
    <w:rsid w:val="00993D32"/>
    <w:rsid w:val="009944F7"/>
    <w:rsid w:val="009947A6"/>
    <w:rsid w:val="00994DA1"/>
    <w:rsid w:val="009957B6"/>
    <w:rsid w:val="00996BE2"/>
    <w:rsid w:val="0099735C"/>
    <w:rsid w:val="009A035A"/>
    <w:rsid w:val="009A0620"/>
    <w:rsid w:val="009A0721"/>
    <w:rsid w:val="009A1596"/>
    <w:rsid w:val="009A23B9"/>
    <w:rsid w:val="009A2B21"/>
    <w:rsid w:val="009A35AC"/>
    <w:rsid w:val="009A4340"/>
    <w:rsid w:val="009A4506"/>
    <w:rsid w:val="009A4565"/>
    <w:rsid w:val="009A47A8"/>
    <w:rsid w:val="009A4E29"/>
    <w:rsid w:val="009A5EAD"/>
    <w:rsid w:val="009A6B9C"/>
    <w:rsid w:val="009A7138"/>
    <w:rsid w:val="009A7276"/>
    <w:rsid w:val="009A78FC"/>
    <w:rsid w:val="009A7CB8"/>
    <w:rsid w:val="009B0E40"/>
    <w:rsid w:val="009B1B5B"/>
    <w:rsid w:val="009B1D9C"/>
    <w:rsid w:val="009B2581"/>
    <w:rsid w:val="009B28D9"/>
    <w:rsid w:val="009B2CBC"/>
    <w:rsid w:val="009B2F42"/>
    <w:rsid w:val="009B33F0"/>
    <w:rsid w:val="009B3ED0"/>
    <w:rsid w:val="009B4F17"/>
    <w:rsid w:val="009B6692"/>
    <w:rsid w:val="009B72FE"/>
    <w:rsid w:val="009B772F"/>
    <w:rsid w:val="009B7964"/>
    <w:rsid w:val="009C05A0"/>
    <w:rsid w:val="009C0A78"/>
    <w:rsid w:val="009C1412"/>
    <w:rsid w:val="009C149D"/>
    <w:rsid w:val="009C1A43"/>
    <w:rsid w:val="009C1EE0"/>
    <w:rsid w:val="009C2723"/>
    <w:rsid w:val="009C2E14"/>
    <w:rsid w:val="009C30F1"/>
    <w:rsid w:val="009C3636"/>
    <w:rsid w:val="009C3EE6"/>
    <w:rsid w:val="009C41FF"/>
    <w:rsid w:val="009C49FC"/>
    <w:rsid w:val="009C59D7"/>
    <w:rsid w:val="009C6075"/>
    <w:rsid w:val="009C6C18"/>
    <w:rsid w:val="009C6F2A"/>
    <w:rsid w:val="009D02C8"/>
    <w:rsid w:val="009D03DB"/>
    <w:rsid w:val="009D0F04"/>
    <w:rsid w:val="009D1995"/>
    <w:rsid w:val="009D1C78"/>
    <w:rsid w:val="009D2DE3"/>
    <w:rsid w:val="009D30FA"/>
    <w:rsid w:val="009D382F"/>
    <w:rsid w:val="009D4752"/>
    <w:rsid w:val="009D47BE"/>
    <w:rsid w:val="009D4BFD"/>
    <w:rsid w:val="009D55E0"/>
    <w:rsid w:val="009D5B87"/>
    <w:rsid w:val="009D6F86"/>
    <w:rsid w:val="009D7261"/>
    <w:rsid w:val="009E079E"/>
    <w:rsid w:val="009E0AF3"/>
    <w:rsid w:val="009E1085"/>
    <w:rsid w:val="009E237E"/>
    <w:rsid w:val="009E2F83"/>
    <w:rsid w:val="009E30A7"/>
    <w:rsid w:val="009E319F"/>
    <w:rsid w:val="009E3C7E"/>
    <w:rsid w:val="009E4658"/>
    <w:rsid w:val="009E4B55"/>
    <w:rsid w:val="009E539D"/>
    <w:rsid w:val="009E5685"/>
    <w:rsid w:val="009E580E"/>
    <w:rsid w:val="009E59CC"/>
    <w:rsid w:val="009E5E7C"/>
    <w:rsid w:val="009E710A"/>
    <w:rsid w:val="009E7E1D"/>
    <w:rsid w:val="009F000B"/>
    <w:rsid w:val="009F07F1"/>
    <w:rsid w:val="009F09DF"/>
    <w:rsid w:val="009F0FF0"/>
    <w:rsid w:val="009F1603"/>
    <w:rsid w:val="009F20D6"/>
    <w:rsid w:val="009F2DAD"/>
    <w:rsid w:val="009F3295"/>
    <w:rsid w:val="009F4385"/>
    <w:rsid w:val="009F49B9"/>
    <w:rsid w:val="009F4EF1"/>
    <w:rsid w:val="009F593F"/>
    <w:rsid w:val="009F69D9"/>
    <w:rsid w:val="009F6E09"/>
    <w:rsid w:val="009F76B9"/>
    <w:rsid w:val="009F7712"/>
    <w:rsid w:val="009F7A20"/>
    <w:rsid w:val="00A000D5"/>
    <w:rsid w:val="00A00992"/>
    <w:rsid w:val="00A00D12"/>
    <w:rsid w:val="00A01A88"/>
    <w:rsid w:val="00A0319F"/>
    <w:rsid w:val="00A037A1"/>
    <w:rsid w:val="00A03811"/>
    <w:rsid w:val="00A03841"/>
    <w:rsid w:val="00A03B69"/>
    <w:rsid w:val="00A047E1"/>
    <w:rsid w:val="00A04EEE"/>
    <w:rsid w:val="00A058DF"/>
    <w:rsid w:val="00A05B43"/>
    <w:rsid w:val="00A066DC"/>
    <w:rsid w:val="00A07650"/>
    <w:rsid w:val="00A1093E"/>
    <w:rsid w:val="00A10995"/>
    <w:rsid w:val="00A10AB8"/>
    <w:rsid w:val="00A1105C"/>
    <w:rsid w:val="00A11110"/>
    <w:rsid w:val="00A1213F"/>
    <w:rsid w:val="00A125AA"/>
    <w:rsid w:val="00A12A47"/>
    <w:rsid w:val="00A13179"/>
    <w:rsid w:val="00A13352"/>
    <w:rsid w:val="00A139F6"/>
    <w:rsid w:val="00A13B5C"/>
    <w:rsid w:val="00A13E28"/>
    <w:rsid w:val="00A1496E"/>
    <w:rsid w:val="00A14BDE"/>
    <w:rsid w:val="00A15792"/>
    <w:rsid w:val="00A170CD"/>
    <w:rsid w:val="00A20442"/>
    <w:rsid w:val="00A205F5"/>
    <w:rsid w:val="00A20E42"/>
    <w:rsid w:val="00A20FF5"/>
    <w:rsid w:val="00A212F6"/>
    <w:rsid w:val="00A21E4C"/>
    <w:rsid w:val="00A22D6A"/>
    <w:rsid w:val="00A237E7"/>
    <w:rsid w:val="00A23924"/>
    <w:rsid w:val="00A2476D"/>
    <w:rsid w:val="00A2511E"/>
    <w:rsid w:val="00A25682"/>
    <w:rsid w:val="00A25E22"/>
    <w:rsid w:val="00A26531"/>
    <w:rsid w:val="00A2710B"/>
    <w:rsid w:val="00A271BF"/>
    <w:rsid w:val="00A277C2"/>
    <w:rsid w:val="00A27C63"/>
    <w:rsid w:val="00A27E6C"/>
    <w:rsid w:val="00A3016F"/>
    <w:rsid w:val="00A30A1D"/>
    <w:rsid w:val="00A325DA"/>
    <w:rsid w:val="00A32848"/>
    <w:rsid w:val="00A3398E"/>
    <w:rsid w:val="00A339FB"/>
    <w:rsid w:val="00A34187"/>
    <w:rsid w:val="00A34ECC"/>
    <w:rsid w:val="00A35229"/>
    <w:rsid w:val="00A3522F"/>
    <w:rsid w:val="00A357F3"/>
    <w:rsid w:val="00A36880"/>
    <w:rsid w:val="00A372C5"/>
    <w:rsid w:val="00A374ED"/>
    <w:rsid w:val="00A3755B"/>
    <w:rsid w:val="00A37F60"/>
    <w:rsid w:val="00A402F5"/>
    <w:rsid w:val="00A406E9"/>
    <w:rsid w:val="00A40DA5"/>
    <w:rsid w:val="00A41222"/>
    <w:rsid w:val="00A418B4"/>
    <w:rsid w:val="00A43C40"/>
    <w:rsid w:val="00A43E60"/>
    <w:rsid w:val="00A450DF"/>
    <w:rsid w:val="00A459B6"/>
    <w:rsid w:val="00A46323"/>
    <w:rsid w:val="00A46583"/>
    <w:rsid w:val="00A474BB"/>
    <w:rsid w:val="00A474F0"/>
    <w:rsid w:val="00A477FB"/>
    <w:rsid w:val="00A478FE"/>
    <w:rsid w:val="00A479BC"/>
    <w:rsid w:val="00A47E04"/>
    <w:rsid w:val="00A50649"/>
    <w:rsid w:val="00A51943"/>
    <w:rsid w:val="00A51B6B"/>
    <w:rsid w:val="00A53246"/>
    <w:rsid w:val="00A532CA"/>
    <w:rsid w:val="00A534D2"/>
    <w:rsid w:val="00A5379E"/>
    <w:rsid w:val="00A53ED3"/>
    <w:rsid w:val="00A5433E"/>
    <w:rsid w:val="00A54C18"/>
    <w:rsid w:val="00A55007"/>
    <w:rsid w:val="00A55D3F"/>
    <w:rsid w:val="00A55E29"/>
    <w:rsid w:val="00A5700D"/>
    <w:rsid w:val="00A570E1"/>
    <w:rsid w:val="00A57717"/>
    <w:rsid w:val="00A60E2E"/>
    <w:rsid w:val="00A61AFD"/>
    <w:rsid w:val="00A61F07"/>
    <w:rsid w:val="00A629D6"/>
    <w:rsid w:val="00A63A90"/>
    <w:rsid w:val="00A63A9A"/>
    <w:rsid w:val="00A64C7F"/>
    <w:rsid w:val="00A65895"/>
    <w:rsid w:val="00A65A33"/>
    <w:rsid w:val="00A66060"/>
    <w:rsid w:val="00A6609C"/>
    <w:rsid w:val="00A66741"/>
    <w:rsid w:val="00A66792"/>
    <w:rsid w:val="00A67403"/>
    <w:rsid w:val="00A70642"/>
    <w:rsid w:val="00A718DA"/>
    <w:rsid w:val="00A72C55"/>
    <w:rsid w:val="00A72D89"/>
    <w:rsid w:val="00A7399C"/>
    <w:rsid w:val="00A74165"/>
    <w:rsid w:val="00A7474A"/>
    <w:rsid w:val="00A7481D"/>
    <w:rsid w:val="00A75663"/>
    <w:rsid w:val="00A759A4"/>
    <w:rsid w:val="00A75BF9"/>
    <w:rsid w:val="00A76545"/>
    <w:rsid w:val="00A76DA9"/>
    <w:rsid w:val="00A7701B"/>
    <w:rsid w:val="00A773F3"/>
    <w:rsid w:val="00A7788B"/>
    <w:rsid w:val="00A77A7F"/>
    <w:rsid w:val="00A806CD"/>
    <w:rsid w:val="00A80771"/>
    <w:rsid w:val="00A81F00"/>
    <w:rsid w:val="00A833E6"/>
    <w:rsid w:val="00A83913"/>
    <w:rsid w:val="00A84042"/>
    <w:rsid w:val="00A8485B"/>
    <w:rsid w:val="00A84CDC"/>
    <w:rsid w:val="00A85612"/>
    <w:rsid w:val="00A85BD1"/>
    <w:rsid w:val="00A8613A"/>
    <w:rsid w:val="00A8677C"/>
    <w:rsid w:val="00A86E81"/>
    <w:rsid w:val="00A90119"/>
    <w:rsid w:val="00A90772"/>
    <w:rsid w:val="00A909A2"/>
    <w:rsid w:val="00A90AE8"/>
    <w:rsid w:val="00A90B97"/>
    <w:rsid w:val="00A9189A"/>
    <w:rsid w:val="00A92036"/>
    <w:rsid w:val="00A9289B"/>
    <w:rsid w:val="00A92B42"/>
    <w:rsid w:val="00A933F6"/>
    <w:rsid w:val="00A93512"/>
    <w:rsid w:val="00A956EE"/>
    <w:rsid w:val="00A959C1"/>
    <w:rsid w:val="00A95A2A"/>
    <w:rsid w:val="00A9622A"/>
    <w:rsid w:val="00A96277"/>
    <w:rsid w:val="00A97E21"/>
    <w:rsid w:val="00A97F66"/>
    <w:rsid w:val="00AA011E"/>
    <w:rsid w:val="00AA1E26"/>
    <w:rsid w:val="00AA4111"/>
    <w:rsid w:val="00AA437D"/>
    <w:rsid w:val="00AA58FB"/>
    <w:rsid w:val="00AA62A1"/>
    <w:rsid w:val="00AA633B"/>
    <w:rsid w:val="00AA6ADB"/>
    <w:rsid w:val="00AA6C25"/>
    <w:rsid w:val="00AA6C44"/>
    <w:rsid w:val="00AA71C2"/>
    <w:rsid w:val="00AA7536"/>
    <w:rsid w:val="00AB0CA4"/>
    <w:rsid w:val="00AB0D47"/>
    <w:rsid w:val="00AB116D"/>
    <w:rsid w:val="00AB149B"/>
    <w:rsid w:val="00AB153C"/>
    <w:rsid w:val="00AB1918"/>
    <w:rsid w:val="00AB2396"/>
    <w:rsid w:val="00AB2CC0"/>
    <w:rsid w:val="00AB2F5D"/>
    <w:rsid w:val="00AB3FFE"/>
    <w:rsid w:val="00AB435D"/>
    <w:rsid w:val="00AB437D"/>
    <w:rsid w:val="00AB47B5"/>
    <w:rsid w:val="00AB5187"/>
    <w:rsid w:val="00AB5AD5"/>
    <w:rsid w:val="00AB658E"/>
    <w:rsid w:val="00AB70B0"/>
    <w:rsid w:val="00AB713A"/>
    <w:rsid w:val="00AB7159"/>
    <w:rsid w:val="00AB73AF"/>
    <w:rsid w:val="00AB76EA"/>
    <w:rsid w:val="00AB7E7A"/>
    <w:rsid w:val="00AB7EE8"/>
    <w:rsid w:val="00AC00DE"/>
    <w:rsid w:val="00AC08CA"/>
    <w:rsid w:val="00AC0A18"/>
    <w:rsid w:val="00AC0E7B"/>
    <w:rsid w:val="00AC1BBE"/>
    <w:rsid w:val="00AC2156"/>
    <w:rsid w:val="00AC24F2"/>
    <w:rsid w:val="00AC34E7"/>
    <w:rsid w:val="00AC3A69"/>
    <w:rsid w:val="00AC3E56"/>
    <w:rsid w:val="00AC4043"/>
    <w:rsid w:val="00AC41DC"/>
    <w:rsid w:val="00AC437B"/>
    <w:rsid w:val="00AC4384"/>
    <w:rsid w:val="00AC451A"/>
    <w:rsid w:val="00AC4773"/>
    <w:rsid w:val="00AC4AB9"/>
    <w:rsid w:val="00AC5146"/>
    <w:rsid w:val="00AC66BF"/>
    <w:rsid w:val="00AC6C7C"/>
    <w:rsid w:val="00AC7537"/>
    <w:rsid w:val="00AD0326"/>
    <w:rsid w:val="00AD052C"/>
    <w:rsid w:val="00AD0553"/>
    <w:rsid w:val="00AD1100"/>
    <w:rsid w:val="00AD18A4"/>
    <w:rsid w:val="00AD3AB5"/>
    <w:rsid w:val="00AD3B39"/>
    <w:rsid w:val="00AD3C21"/>
    <w:rsid w:val="00AD3EE8"/>
    <w:rsid w:val="00AD4876"/>
    <w:rsid w:val="00AD4984"/>
    <w:rsid w:val="00AD591D"/>
    <w:rsid w:val="00AD5B09"/>
    <w:rsid w:val="00AD60BC"/>
    <w:rsid w:val="00AD71F8"/>
    <w:rsid w:val="00AD7D75"/>
    <w:rsid w:val="00AE0166"/>
    <w:rsid w:val="00AE0955"/>
    <w:rsid w:val="00AE1107"/>
    <w:rsid w:val="00AE1ECE"/>
    <w:rsid w:val="00AE308F"/>
    <w:rsid w:val="00AE382B"/>
    <w:rsid w:val="00AE3832"/>
    <w:rsid w:val="00AE389A"/>
    <w:rsid w:val="00AE409E"/>
    <w:rsid w:val="00AE466C"/>
    <w:rsid w:val="00AE4981"/>
    <w:rsid w:val="00AE4C47"/>
    <w:rsid w:val="00AE52FB"/>
    <w:rsid w:val="00AE5925"/>
    <w:rsid w:val="00AE621A"/>
    <w:rsid w:val="00AE62D0"/>
    <w:rsid w:val="00AE6C2F"/>
    <w:rsid w:val="00AE7894"/>
    <w:rsid w:val="00AF0169"/>
    <w:rsid w:val="00AF0727"/>
    <w:rsid w:val="00AF08AD"/>
    <w:rsid w:val="00AF1806"/>
    <w:rsid w:val="00AF1CB9"/>
    <w:rsid w:val="00AF303B"/>
    <w:rsid w:val="00AF3823"/>
    <w:rsid w:val="00AF438C"/>
    <w:rsid w:val="00AF57AF"/>
    <w:rsid w:val="00AF5E01"/>
    <w:rsid w:val="00AF5FA3"/>
    <w:rsid w:val="00AF6557"/>
    <w:rsid w:val="00AF6BF9"/>
    <w:rsid w:val="00AF72BB"/>
    <w:rsid w:val="00AF7692"/>
    <w:rsid w:val="00AF7AFA"/>
    <w:rsid w:val="00AF7DD2"/>
    <w:rsid w:val="00B00EB9"/>
    <w:rsid w:val="00B016C6"/>
    <w:rsid w:val="00B01763"/>
    <w:rsid w:val="00B01ADD"/>
    <w:rsid w:val="00B022F8"/>
    <w:rsid w:val="00B0232D"/>
    <w:rsid w:val="00B025A0"/>
    <w:rsid w:val="00B039BF"/>
    <w:rsid w:val="00B03BE6"/>
    <w:rsid w:val="00B03CF1"/>
    <w:rsid w:val="00B04B68"/>
    <w:rsid w:val="00B05160"/>
    <w:rsid w:val="00B05703"/>
    <w:rsid w:val="00B05EBC"/>
    <w:rsid w:val="00B065CB"/>
    <w:rsid w:val="00B067AD"/>
    <w:rsid w:val="00B070B5"/>
    <w:rsid w:val="00B1031A"/>
    <w:rsid w:val="00B10554"/>
    <w:rsid w:val="00B1142C"/>
    <w:rsid w:val="00B12890"/>
    <w:rsid w:val="00B12AF3"/>
    <w:rsid w:val="00B12B5A"/>
    <w:rsid w:val="00B1384F"/>
    <w:rsid w:val="00B138B3"/>
    <w:rsid w:val="00B13E5B"/>
    <w:rsid w:val="00B142FB"/>
    <w:rsid w:val="00B14D28"/>
    <w:rsid w:val="00B14F1B"/>
    <w:rsid w:val="00B15B1D"/>
    <w:rsid w:val="00B160A3"/>
    <w:rsid w:val="00B167A6"/>
    <w:rsid w:val="00B169A7"/>
    <w:rsid w:val="00B16D9F"/>
    <w:rsid w:val="00B16DD5"/>
    <w:rsid w:val="00B17C8B"/>
    <w:rsid w:val="00B20096"/>
    <w:rsid w:val="00B202E9"/>
    <w:rsid w:val="00B2034F"/>
    <w:rsid w:val="00B220E5"/>
    <w:rsid w:val="00B223EF"/>
    <w:rsid w:val="00B22522"/>
    <w:rsid w:val="00B225CA"/>
    <w:rsid w:val="00B22975"/>
    <w:rsid w:val="00B22C8E"/>
    <w:rsid w:val="00B250F6"/>
    <w:rsid w:val="00B252A3"/>
    <w:rsid w:val="00B263DB"/>
    <w:rsid w:val="00B269FE"/>
    <w:rsid w:val="00B27225"/>
    <w:rsid w:val="00B30A59"/>
    <w:rsid w:val="00B31621"/>
    <w:rsid w:val="00B31A7C"/>
    <w:rsid w:val="00B323FF"/>
    <w:rsid w:val="00B32782"/>
    <w:rsid w:val="00B32FEA"/>
    <w:rsid w:val="00B3337A"/>
    <w:rsid w:val="00B33A14"/>
    <w:rsid w:val="00B33B36"/>
    <w:rsid w:val="00B33E23"/>
    <w:rsid w:val="00B34CA6"/>
    <w:rsid w:val="00B34D65"/>
    <w:rsid w:val="00B35FFD"/>
    <w:rsid w:val="00B36147"/>
    <w:rsid w:val="00B36F59"/>
    <w:rsid w:val="00B3707B"/>
    <w:rsid w:val="00B3736F"/>
    <w:rsid w:val="00B40097"/>
    <w:rsid w:val="00B4016F"/>
    <w:rsid w:val="00B40632"/>
    <w:rsid w:val="00B40C1F"/>
    <w:rsid w:val="00B413E8"/>
    <w:rsid w:val="00B4251D"/>
    <w:rsid w:val="00B42A7E"/>
    <w:rsid w:val="00B44601"/>
    <w:rsid w:val="00B4547B"/>
    <w:rsid w:val="00B4649D"/>
    <w:rsid w:val="00B46538"/>
    <w:rsid w:val="00B46B07"/>
    <w:rsid w:val="00B46D3B"/>
    <w:rsid w:val="00B4757D"/>
    <w:rsid w:val="00B47BCB"/>
    <w:rsid w:val="00B50DC2"/>
    <w:rsid w:val="00B50FD5"/>
    <w:rsid w:val="00B5191E"/>
    <w:rsid w:val="00B520BA"/>
    <w:rsid w:val="00B5212F"/>
    <w:rsid w:val="00B52720"/>
    <w:rsid w:val="00B52979"/>
    <w:rsid w:val="00B539C2"/>
    <w:rsid w:val="00B53B4C"/>
    <w:rsid w:val="00B541CC"/>
    <w:rsid w:val="00B5503C"/>
    <w:rsid w:val="00B55051"/>
    <w:rsid w:val="00B5595D"/>
    <w:rsid w:val="00B55AC9"/>
    <w:rsid w:val="00B57114"/>
    <w:rsid w:val="00B5730A"/>
    <w:rsid w:val="00B577AE"/>
    <w:rsid w:val="00B57995"/>
    <w:rsid w:val="00B57C37"/>
    <w:rsid w:val="00B600CB"/>
    <w:rsid w:val="00B60C33"/>
    <w:rsid w:val="00B60CF3"/>
    <w:rsid w:val="00B6256C"/>
    <w:rsid w:val="00B627FA"/>
    <w:rsid w:val="00B62ADF"/>
    <w:rsid w:val="00B63C40"/>
    <w:rsid w:val="00B63F40"/>
    <w:rsid w:val="00B642A9"/>
    <w:rsid w:val="00B645B2"/>
    <w:rsid w:val="00B64774"/>
    <w:rsid w:val="00B64C9D"/>
    <w:rsid w:val="00B64F47"/>
    <w:rsid w:val="00B6575C"/>
    <w:rsid w:val="00B65F77"/>
    <w:rsid w:val="00B66324"/>
    <w:rsid w:val="00B6768F"/>
    <w:rsid w:val="00B679ED"/>
    <w:rsid w:val="00B67D05"/>
    <w:rsid w:val="00B7073C"/>
    <w:rsid w:val="00B70DD0"/>
    <w:rsid w:val="00B7104B"/>
    <w:rsid w:val="00B717CD"/>
    <w:rsid w:val="00B7199F"/>
    <w:rsid w:val="00B72D2F"/>
    <w:rsid w:val="00B7369D"/>
    <w:rsid w:val="00B73AEC"/>
    <w:rsid w:val="00B73B0C"/>
    <w:rsid w:val="00B7417E"/>
    <w:rsid w:val="00B75B6D"/>
    <w:rsid w:val="00B760D1"/>
    <w:rsid w:val="00B7615D"/>
    <w:rsid w:val="00B765F1"/>
    <w:rsid w:val="00B77389"/>
    <w:rsid w:val="00B77C44"/>
    <w:rsid w:val="00B77C7F"/>
    <w:rsid w:val="00B80A69"/>
    <w:rsid w:val="00B80F18"/>
    <w:rsid w:val="00B81593"/>
    <w:rsid w:val="00B82222"/>
    <w:rsid w:val="00B825D4"/>
    <w:rsid w:val="00B82CB2"/>
    <w:rsid w:val="00B8386E"/>
    <w:rsid w:val="00B83A1E"/>
    <w:rsid w:val="00B83C24"/>
    <w:rsid w:val="00B84959"/>
    <w:rsid w:val="00B84A0A"/>
    <w:rsid w:val="00B86102"/>
    <w:rsid w:val="00B87233"/>
    <w:rsid w:val="00B87AF6"/>
    <w:rsid w:val="00B87E07"/>
    <w:rsid w:val="00B90CBE"/>
    <w:rsid w:val="00B91641"/>
    <w:rsid w:val="00B9212A"/>
    <w:rsid w:val="00B92A4D"/>
    <w:rsid w:val="00B94791"/>
    <w:rsid w:val="00B9482E"/>
    <w:rsid w:val="00B94FE6"/>
    <w:rsid w:val="00B955D5"/>
    <w:rsid w:val="00B956D6"/>
    <w:rsid w:val="00B959F4"/>
    <w:rsid w:val="00B95D37"/>
    <w:rsid w:val="00B95D90"/>
    <w:rsid w:val="00B95EE4"/>
    <w:rsid w:val="00B96849"/>
    <w:rsid w:val="00B96A5B"/>
    <w:rsid w:val="00B96B73"/>
    <w:rsid w:val="00B96BA1"/>
    <w:rsid w:val="00B977A4"/>
    <w:rsid w:val="00B97973"/>
    <w:rsid w:val="00B97EFE"/>
    <w:rsid w:val="00BA1A8B"/>
    <w:rsid w:val="00BA20D6"/>
    <w:rsid w:val="00BA2666"/>
    <w:rsid w:val="00BA3DB0"/>
    <w:rsid w:val="00BA3E91"/>
    <w:rsid w:val="00BA4820"/>
    <w:rsid w:val="00BA50D8"/>
    <w:rsid w:val="00BA53BE"/>
    <w:rsid w:val="00BA5B83"/>
    <w:rsid w:val="00BA5C1D"/>
    <w:rsid w:val="00BA5FD9"/>
    <w:rsid w:val="00BA65A9"/>
    <w:rsid w:val="00BA680B"/>
    <w:rsid w:val="00BB005C"/>
    <w:rsid w:val="00BB147A"/>
    <w:rsid w:val="00BB1A00"/>
    <w:rsid w:val="00BB1B99"/>
    <w:rsid w:val="00BB2670"/>
    <w:rsid w:val="00BB2DE5"/>
    <w:rsid w:val="00BB3440"/>
    <w:rsid w:val="00BB3522"/>
    <w:rsid w:val="00BB3940"/>
    <w:rsid w:val="00BB4394"/>
    <w:rsid w:val="00BB4945"/>
    <w:rsid w:val="00BB4AAA"/>
    <w:rsid w:val="00BB5A4D"/>
    <w:rsid w:val="00BB601B"/>
    <w:rsid w:val="00BB6487"/>
    <w:rsid w:val="00BB65A2"/>
    <w:rsid w:val="00BB7F49"/>
    <w:rsid w:val="00BC06C2"/>
    <w:rsid w:val="00BC0C0F"/>
    <w:rsid w:val="00BC0E8E"/>
    <w:rsid w:val="00BC0FF9"/>
    <w:rsid w:val="00BC1412"/>
    <w:rsid w:val="00BC1479"/>
    <w:rsid w:val="00BC177B"/>
    <w:rsid w:val="00BC1C29"/>
    <w:rsid w:val="00BC2F4C"/>
    <w:rsid w:val="00BC33A3"/>
    <w:rsid w:val="00BC33A4"/>
    <w:rsid w:val="00BC3663"/>
    <w:rsid w:val="00BC5417"/>
    <w:rsid w:val="00BC60B2"/>
    <w:rsid w:val="00BC62BF"/>
    <w:rsid w:val="00BC644A"/>
    <w:rsid w:val="00BC6597"/>
    <w:rsid w:val="00BC6958"/>
    <w:rsid w:val="00BC6E57"/>
    <w:rsid w:val="00BC76D8"/>
    <w:rsid w:val="00BD03E0"/>
    <w:rsid w:val="00BD0A41"/>
    <w:rsid w:val="00BD14C0"/>
    <w:rsid w:val="00BD2C05"/>
    <w:rsid w:val="00BD3C74"/>
    <w:rsid w:val="00BD5719"/>
    <w:rsid w:val="00BD5B6B"/>
    <w:rsid w:val="00BD5D86"/>
    <w:rsid w:val="00BD6BCE"/>
    <w:rsid w:val="00BD6DDF"/>
    <w:rsid w:val="00BD6E75"/>
    <w:rsid w:val="00BD79D0"/>
    <w:rsid w:val="00BE01CF"/>
    <w:rsid w:val="00BE0B5C"/>
    <w:rsid w:val="00BE15B4"/>
    <w:rsid w:val="00BE1658"/>
    <w:rsid w:val="00BE191B"/>
    <w:rsid w:val="00BE1EC0"/>
    <w:rsid w:val="00BE2CC2"/>
    <w:rsid w:val="00BE3962"/>
    <w:rsid w:val="00BE3E4F"/>
    <w:rsid w:val="00BE40BD"/>
    <w:rsid w:val="00BE4861"/>
    <w:rsid w:val="00BE5D48"/>
    <w:rsid w:val="00BE71ED"/>
    <w:rsid w:val="00BE728B"/>
    <w:rsid w:val="00BE7B55"/>
    <w:rsid w:val="00BF06FB"/>
    <w:rsid w:val="00BF07AA"/>
    <w:rsid w:val="00BF07B3"/>
    <w:rsid w:val="00BF0B10"/>
    <w:rsid w:val="00BF0D1F"/>
    <w:rsid w:val="00BF1544"/>
    <w:rsid w:val="00BF19FD"/>
    <w:rsid w:val="00BF1B9C"/>
    <w:rsid w:val="00BF1E35"/>
    <w:rsid w:val="00BF1EBB"/>
    <w:rsid w:val="00BF277E"/>
    <w:rsid w:val="00BF2A59"/>
    <w:rsid w:val="00BF2E39"/>
    <w:rsid w:val="00BF3112"/>
    <w:rsid w:val="00BF3A10"/>
    <w:rsid w:val="00BF46A1"/>
    <w:rsid w:val="00BF47BD"/>
    <w:rsid w:val="00BF4BD3"/>
    <w:rsid w:val="00BF4C96"/>
    <w:rsid w:val="00BF504B"/>
    <w:rsid w:val="00BF5DA7"/>
    <w:rsid w:val="00BF65EC"/>
    <w:rsid w:val="00BF6958"/>
    <w:rsid w:val="00BF6972"/>
    <w:rsid w:val="00BF6AC3"/>
    <w:rsid w:val="00BF6D22"/>
    <w:rsid w:val="00C01F84"/>
    <w:rsid w:val="00C0259A"/>
    <w:rsid w:val="00C02923"/>
    <w:rsid w:val="00C02C37"/>
    <w:rsid w:val="00C04716"/>
    <w:rsid w:val="00C04D66"/>
    <w:rsid w:val="00C0531E"/>
    <w:rsid w:val="00C05752"/>
    <w:rsid w:val="00C05BDC"/>
    <w:rsid w:val="00C06427"/>
    <w:rsid w:val="00C06748"/>
    <w:rsid w:val="00C07063"/>
    <w:rsid w:val="00C072A1"/>
    <w:rsid w:val="00C073E3"/>
    <w:rsid w:val="00C07C0F"/>
    <w:rsid w:val="00C07C7C"/>
    <w:rsid w:val="00C10C36"/>
    <w:rsid w:val="00C10D27"/>
    <w:rsid w:val="00C10F5B"/>
    <w:rsid w:val="00C11748"/>
    <w:rsid w:val="00C12057"/>
    <w:rsid w:val="00C12422"/>
    <w:rsid w:val="00C12E5F"/>
    <w:rsid w:val="00C13158"/>
    <w:rsid w:val="00C143A7"/>
    <w:rsid w:val="00C14B20"/>
    <w:rsid w:val="00C14C4C"/>
    <w:rsid w:val="00C14E82"/>
    <w:rsid w:val="00C14EF2"/>
    <w:rsid w:val="00C15001"/>
    <w:rsid w:val="00C15234"/>
    <w:rsid w:val="00C1564C"/>
    <w:rsid w:val="00C15670"/>
    <w:rsid w:val="00C15833"/>
    <w:rsid w:val="00C15C21"/>
    <w:rsid w:val="00C1662A"/>
    <w:rsid w:val="00C179AC"/>
    <w:rsid w:val="00C17B5A"/>
    <w:rsid w:val="00C21559"/>
    <w:rsid w:val="00C21B6B"/>
    <w:rsid w:val="00C223C9"/>
    <w:rsid w:val="00C22818"/>
    <w:rsid w:val="00C232DE"/>
    <w:rsid w:val="00C240D0"/>
    <w:rsid w:val="00C240F7"/>
    <w:rsid w:val="00C24D98"/>
    <w:rsid w:val="00C25E8A"/>
    <w:rsid w:val="00C2755A"/>
    <w:rsid w:val="00C276C2"/>
    <w:rsid w:val="00C27774"/>
    <w:rsid w:val="00C30687"/>
    <w:rsid w:val="00C319A5"/>
    <w:rsid w:val="00C31AE0"/>
    <w:rsid w:val="00C3213E"/>
    <w:rsid w:val="00C32235"/>
    <w:rsid w:val="00C325CF"/>
    <w:rsid w:val="00C32933"/>
    <w:rsid w:val="00C33315"/>
    <w:rsid w:val="00C33772"/>
    <w:rsid w:val="00C34575"/>
    <w:rsid w:val="00C347CB"/>
    <w:rsid w:val="00C34919"/>
    <w:rsid w:val="00C34E48"/>
    <w:rsid w:val="00C35513"/>
    <w:rsid w:val="00C359CC"/>
    <w:rsid w:val="00C36F08"/>
    <w:rsid w:val="00C37CE9"/>
    <w:rsid w:val="00C40570"/>
    <w:rsid w:val="00C407E5"/>
    <w:rsid w:val="00C40842"/>
    <w:rsid w:val="00C410EC"/>
    <w:rsid w:val="00C411C1"/>
    <w:rsid w:val="00C41765"/>
    <w:rsid w:val="00C41E66"/>
    <w:rsid w:val="00C429B8"/>
    <w:rsid w:val="00C42F31"/>
    <w:rsid w:val="00C433F4"/>
    <w:rsid w:val="00C436A9"/>
    <w:rsid w:val="00C444CD"/>
    <w:rsid w:val="00C4556A"/>
    <w:rsid w:val="00C45C27"/>
    <w:rsid w:val="00C4625D"/>
    <w:rsid w:val="00C465E4"/>
    <w:rsid w:val="00C468B9"/>
    <w:rsid w:val="00C46CE3"/>
    <w:rsid w:val="00C46D14"/>
    <w:rsid w:val="00C46F19"/>
    <w:rsid w:val="00C46F21"/>
    <w:rsid w:val="00C47085"/>
    <w:rsid w:val="00C47556"/>
    <w:rsid w:val="00C5052D"/>
    <w:rsid w:val="00C51BEC"/>
    <w:rsid w:val="00C51FC4"/>
    <w:rsid w:val="00C538FD"/>
    <w:rsid w:val="00C543A9"/>
    <w:rsid w:val="00C55C66"/>
    <w:rsid w:val="00C55DBB"/>
    <w:rsid w:val="00C560DA"/>
    <w:rsid w:val="00C5708D"/>
    <w:rsid w:val="00C572E6"/>
    <w:rsid w:val="00C57D97"/>
    <w:rsid w:val="00C57E77"/>
    <w:rsid w:val="00C6167A"/>
    <w:rsid w:val="00C61845"/>
    <w:rsid w:val="00C618EE"/>
    <w:rsid w:val="00C61C69"/>
    <w:rsid w:val="00C61D5E"/>
    <w:rsid w:val="00C61E16"/>
    <w:rsid w:val="00C61E67"/>
    <w:rsid w:val="00C62EFA"/>
    <w:rsid w:val="00C62F33"/>
    <w:rsid w:val="00C6332A"/>
    <w:rsid w:val="00C64092"/>
    <w:rsid w:val="00C64166"/>
    <w:rsid w:val="00C6420A"/>
    <w:rsid w:val="00C6481A"/>
    <w:rsid w:val="00C65422"/>
    <w:rsid w:val="00C657D9"/>
    <w:rsid w:val="00C6599F"/>
    <w:rsid w:val="00C65D5C"/>
    <w:rsid w:val="00C667C9"/>
    <w:rsid w:val="00C66869"/>
    <w:rsid w:val="00C66AB9"/>
    <w:rsid w:val="00C66C59"/>
    <w:rsid w:val="00C7015F"/>
    <w:rsid w:val="00C71019"/>
    <w:rsid w:val="00C71101"/>
    <w:rsid w:val="00C71181"/>
    <w:rsid w:val="00C7131B"/>
    <w:rsid w:val="00C71987"/>
    <w:rsid w:val="00C71ABB"/>
    <w:rsid w:val="00C71B14"/>
    <w:rsid w:val="00C71EFA"/>
    <w:rsid w:val="00C71FAE"/>
    <w:rsid w:val="00C72982"/>
    <w:rsid w:val="00C72F0E"/>
    <w:rsid w:val="00C73314"/>
    <w:rsid w:val="00C73370"/>
    <w:rsid w:val="00C738D1"/>
    <w:rsid w:val="00C744D3"/>
    <w:rsid w:val="00C746D0"/>
    <w:rsid w:val="00C74D4B"/>
    <w:rsid w:val="00C74FE2"/>
    <w:rsid w:val="00C753B1"/>
    <w:rsid w:val="00C75B10"/>
    <w:rsid w:val="00C75DFF"/>
    <w:rsid w:val="00C76070"/>
    <w:rsid w:val="00C77140"/>
    <w:rsid w:val="00C80D1C"/>
    <w:rsid w:val="00C81DAD"/>
    <w:rsid w:val="00C8234B"/>
    <w:rsid w:val="00C82433"/>
    <w:rsid w:val="00C8366B"/>
    <w:rsid w:val="00C83A9B"/>
    <w:rsid w:val="00C83D70"/>
    <w:rsid w:val="00C83F28"/>
    <w:rsid w:val="00C841CC"/>
    <w:rsid w:val="00C84B01"/>
    <w:rsid w:val="00C84BF1"/>
    <w:rsid w:val="00C8507A"/>
    <w:rsid w:val="00C85CE2"/>
    <w:rsid w:val="00C86AB6"/>
    <w:rsid w:val="00C86DA8"/>
    <w:rsid w:val="00C8745D"/>
    <w:rsid w:val="00C878B6"/>
    <w:rsid w:val="00C87C9D"/>
    <w:rsid w:val="00C904E7"/>
    <w:rsid w:val="00C904F6"/>
    <w:rsid w:val="00C90504"/>
    <w:rsid w:val="00C90AA4"/>
    <w:rsid w:val="00C90B14"/>
    <w:rsid w:val="00C90B43"/>
    <w:rsid w:val="00C90FDF"/>
    <w:rsid w:val="00C91143"/>
    <w:rsid w:val="00C9185F"/>
    <w:rsid w:val="00C92B56"/>
    <w:rsid w:val="00C9320C"/>
    <w:rsid w:val="00C93796"/>
    <w:rsid w:val="00C93FB3"/>
    <w:rsid w:val="00C945B6"/>
    <w:rsid w:val="00C94A3F"/>
    <w:rsid w:val="00C95941"/>
    <w:rsid w:val="00C9660D"/>
    <w:rsid w:val="00C967AC"/>
    <w:rsid w:val="00C975C3"/>
    <w:rsid w:val="00C97F9A"/>
    <w:rsid w:val="00CA07B8"/>
    <w:rsid w:val="00CA0894"/>
    <w:rsid w:val="00CA102E"/>
    <w:rsid w:val="00CA1604"/>
    <w:rsid w:val="00CA1EC2"/>
    <w:rsid w:val="00CA2102"/>
    <w:rsid w:val="00CA2D0A"/>
    <w:rsid w:val="00CA2E27"/>
    <w:rsid w:val="00CA3559"/>
    <w:rsid w:val="00CA47BB"/>
    <w:rsid w:val="00CA4AA4"/>
    <w:rsid w:val="00CA507E"/>
    <w:rsid w:val="00CA5BAF"/>
    <w:rsid w:val="00CA5C3D"/>
    <w:rsid w:val="00CA61C7"/>
    <w:rsid w:val="00CA740E"/>
    <w:rsid w:val="00CA789F"/>
    <w:rsid w:val="00CB034D"/>
    <w:rsid w:val="00CB0DA1"/>
    <w:rsid w:val="00CB0F95"/>
    <w:rsid w:val="00CB1232"/>
    <w:rsid w:val="00CB19E2"/>
    <w:rsid w:val="00CB1E18"/>
    <w:rsid w:val="00CB1E45"/>
    <w:rsid w:val="00CB1ECF"/>
    <w:rsid w:val="00CB3B4B"/>
    <w:rsid w:val="00CB3DFD"/>
    <w:rsid w:val="00CB4296"/>
    <w:rsid w:val="00CB5995"/>
    <w:rsid w:val="00CB59B7"/>
    <w:rsid w:val="00CB608A"/>
    <w:rsid w:val="00CB61F2"/>
    <w:rsid w:val="00CB664C"/>
    <w:rsid w:val="00CB6B64"/>
    <w:rsid w:val="00CB724B"/>
    <w:rsid w:val="00CB7CC2"/>
    <w:rsid w:val="00CC13C1"/>
    <w:rsid w:val="00CC1D71"/>
    <w:rsid w:val="00CC1E57"/>
    <w:rsid w:val="00CC26A7"/>
    <w:rsid w:val="00CC2BD9"/>
    <w:rsid w:val="00CC3CFA"/>
    <w:rsid w:val="00CC4643"/>
    <w:rsid w:val="00CC48CA"/>
    <w:rsid w:val="00CC57F3"/>
    <w:rsid w:val="00CC5E37"/>
    <w:rsid w:val="00CC70EC"/>
    <w:rsid w:val="00CC73AE"/>
    <w:rsid w:val="00CC754D"/>
    <w:rsid w:val="00CC7E25"/>
    <w:rsid w:val="00CD0887"/>
    <w:rsid w:val="00CD0A5D"/>
    <w:rsid w:val="00CD1421"/>
    <w:rsid w:val="00CD1460"/>
    <w:rsid w:val="00CD241A"/>
    <w:rsid w:val="00CD2B53"/>
    <w:rsid w:val="00CD326B"/>
    <w:rsid w:val="00CD330B"/>
    <w:rsid w:val="00CD4644"/>
    <w:rsid w:val="00CD479A"/>
    <w:rsid w:val="00CD4A22"/>
    <w:rsid w:val="00CD5151"/>
    <w:rsid w:val="00CD5420"/>
    <w:rsid w:val="00CD7645"/>
    <w:rsid w:val="00CD78F6"/>
    <w:rsid w:val="00CD79AA"/>
    <w:rsid w:val="00CD79C3"/>
    <w:rsid w:val="00CD79DD"/>
    <w:rsid w:val="00CD7CCE"/>
    <w:rsid w:val="00CE08AE"/>
    <w:rsid w:val="00CE0FF9"/>
    <w:rsid w:val="00CE1025"/>
    <w:rsid w:val="00CE1649"/>
    <w:rsid w:val="00CE1B32"/>
    <w:rsid w:val="00CE2463"/>
    <w:rsid w:val="00CE24A8"/>
    <w:rsid w:val="00CE2772"/>
    <w:rsid w:val="00CE2CDA"/>
    <w:rsid w:val="00CE2F9A"/>
    <w:rsid w:val="00CE3CD0"/>
    <w:rsid w:val="00CE40A1"/>
    <w:rsid w:val="00CE43C6"/>
    <w:rsid w:val="00CE496C"/>
    <w:rsid w:val="00CE49F1"/>
    <w:rsid w:val="00CE4B39"/>
    <w:rsid w:val="00CE4C3B"/>
    <w:rsid w:val="00CE6389"/>
    <w:rsid w:val="00CE64C1"/>
    <w:rsid w:val="00CE6AAE"/>
    <w:rsid w:val="00CE751E"/>
    <w:rsid w:val="00CE770E"/>
    <w:rsid w:val="00CE77F2"/>
    <w:rsid w:val="00CE7CE3"/>
    <w:rsid w:val="00CE7DCC"/>
    <w:rsid w:val="00CE7EB4"/>
    <w:rsid w:val="00CE7F8C"/>
    <w:rsid w:val="00CF05DF"/>
    <w:rsid w:val="00CF0F7E"/>
    <w:rsid w:val="00CF1501"/>
    <w:rsid w:val="00CF160F"/>
    <w:rsid w:val="00CF2270"/>
    <w:rsid w:val="00CF2FC0"/>
    <w:rsid w:val="00CF38FF"/>
    <w:rsid w:val="00CF3AD4"/>
    <w:rsid w:val="00CF4BF9"/>
    <w:rsid w:val="00CF4F0D"/>
    <w:rsid w:val="00CF4FB4"/>
    <w:rsid w:val="00CF6588"/>
    <w:rsid w:val="00CF6A18"/>
    <w:rsid w:val="00CF783E"/>
    <w:rsid w:val="00CF7E05"/>
    <w:rsid w:val="00CF7EB7"/>
    <w:rsid w:val="00D00039"/>
    <w:rsid w:val="00D0028D"/>
    <w:rsid w:val="00D002B4"/>
    <w:rsid w:val="00D0041C"/>
    <w:rsid w:val="00D006B0"/>
    <w:rsid w:val="00D00F67"/>
    <w:rsid w:val="00D012BA"/>
    <w:rsid w:val="00D01555"/>
    <w:rsid w:val="00D029A8"/>
    <w:rsid w:val="00D02C5A"/>
    <w:rsid w:val="00D0314A"/>
    <w:rsid w:val="00D033C3"/>
    <w:rsid w:val="00D03438"/>
    <w:rsid w:val="00D03753"/>
    <w:rsid w:val="00D0441F"/>
    <w:rsid w:val="00D046A8"/>
    <w:rsid w:val="00D04940"/>
    <w:rsid w:val="00D04AAA"/>
    <w:rsid w:val="00D04BDD"/>
    <w:rsid w:val="00D05AAB"/>
    <w:rsid w:val="00D05EA5"/>
    <w:rsid w:val="00D06667"/>
    <w:rsid w:val="00D06691"/>
    <w:rsid w:val="00D066CF"/>
    <w:rsid w:val="00D06B4C"/>
    <w:rsid w:val="00D06FE9"/>
    <w:rsid w:val="00D1004C"/>
    <w:rsid w:val="00D10058"/>
    <w:rsid w:val="00D10CCF"/>
    <w:rsid w:val="00D11349"/>
    <w:rsid w:val="00D1183E"/>
    <w:rsid w:val="00D120CF"/>
    <w:rsid w:val="00D12263"/>
    <w:rsid w:val="00D12312"/>
    <w:rsid w:val="00D1274E"/>
    <w:rsid w:val="00D1338C"/>
    <w:rsid w:val="00D1469D"/>
    <w:rsid w:val="00D14FB1"/>
    <w:rsid w:val="00D165BB"/>
    <w:rsid w:val="00D1693B"/>
    <w:rsid w:val="00D16E5F"/>
    <w:rsid w:val="00D17E5F"/>
    <w:rsid w:val="00D20392"/>
    <w:rsid w:val="00D20A85"/>
    <w:rsid w:val="00D21512"/>
    <w:rsid w:val="00D216B9"/>
    <w:rsid w:val="00D21CD9"/>
    <w:rsid w:val="00D21DCF"/>
    <w:rsid w:val="00D22557"/>
    <w:rsid w:val="00D230DE"/>
    <w:rsid w:val="00D24D94"/>
    <w:rsid w:val="00D24E41"/>
    <w:rsid w:val="00D255B2"/>
    <w:rsid w:val="00D26AC3"/>
    <w:rsid w:val="00D26C53"/>
    <w:rsid w:val="00D273D4"/>
    <w:rsid w:val="00D27D06"/>
    <w:rsid w:val="00D3080E"/>
    <w:rsid w:val="00D30860"/>
    <w:rsid w:val="00D31553"/>
    <w:rsid w:val="00D31F58"/>
    <w:rsid w:val="00D326E6"/>
    <w:rsid w:val="00D32805"/>
    <w:rsid w:val="00D328F0"/>
    <w:rsid w:val="00D32B6A"/>
    <w:rsid w:val="00D33513"/>
    <w:rsid w:val="00D34126"/>
    <w:rsid w:val="00D34142"/>
    <w:rsid w:val="00D34C42"/>
    <w:rsid w:val="00D34D7A"/>
    <w:rsid w:val="00D3592E"/>
    <w:rsid w:val="00D360CD"/>
    <w:rsid w:val="00D364A3"/>
    <w:rsid w:val="00D364DB"/>
    <w:rsid w:val="00D36643"/>
    <w:rsid w:val="00D36D65"/>
    <w:rsid w:val="00D37E36"/>
    <w:rsid w:val="00D40C0B"/>
    <w:rsid w:val="00D42B3A"/>
    <w:rsid w:val="00D43177"/>
    <w:rsid w:val="00D434D0"/>
    <w:rsid w:val="00D438B5"/>
    <w:rsid w:val="00D4453C"/>
    <w:rsid w:val="00D44628"/>
    <w:rsid w:val="00D4512F"/>
    <w:rsid w:val="00D45181"/>
    <w:rsid w:val="00D459A8"/>
    <w:rsid w:val="00D45D18"/>
    <w:rsid w:val="00D46B47"/>
    <w:rsid w:val="00D46CD7"/>
    <w:rsid w:val="00D4783F"/>
    <w:rsid w:val="00D51F7B"/>
    <w:rsid w:val="00D52308"/>
    <w:rsid w:val="00D52BAF"/>
    <w:rsid w:val="00D52C48"/>
    <w:rsid w:val="00D5303F"/>
    <w:rsid w:val="00D530F2"/>
    <w:rsid w:val="00D5354D"/>
    <w:rsid w:val="00D53C21"/>
    <w:rsid w:val="00D53CF5"/>
    <w:rsid w:val="00D54EA7"/>
    <w:rsid w:val="00D5522A"/>
    <w:rsid w:val="00D556FD"/>
    <w:rsid w:val="00D55909"/>
    <w:rsid w:val="00D56098"/>
    <w:rsid w:val="00D56964"/>
    <w:rsid w:val="00D57367"/>
    <w:rsid w:val="00D600E2"/>
    <w:rsid w:val="00D601CB"/>
    <w:rsid w:val="00D606F1"/>
    <w:rsid w:val="00D609B5"/>
    <w:rsid w:val="00D60EF7"/>
    <w:rsid w:val="00D62342"/>
    <w:rsid w:val="00D634E3"/>
    <w:rsid w:val="00D643E5"/>
    <w:rsid w:val="00D6444E"/>
    <w:rsid w:val="00D65C11"/>
    <w:rsid w:val="00D6629E"/>
    <w:rsid w:val="00D663CF"/>
    <w:rsid w:val="00D6680C"/>
    <w:rsid w:val="00D702A2"/>
    <w:rsid w:val="00D70900"/>
    <w:rsid w:val="00D710CD"/>
    <w:rsid w:val="00D714FE"/>
    <w:rsid w:val="00D7186C"/>
    <w:rsid w:val="00D71E95"/>
    <w:rsid w:val="00D73271"/>
    <w:rsid w:val="00D748C1"/>
    <w:rsid w:val="00D74942"/>
    <w:rsid w:val="00D75BDE"/>
    <w:rsid w:val="00D75C9D"/>
    <w:rsid w:val="00D76D1E"/>
    <w:rsid w:val="00D76DE7"/>
    <w:rsid w:val="00D779CF"/>
    <w:rsid w:val="00D77EF7"/>
    <w:rsid w:val="00D808DC"/>
    <w:rsid w:val="00D81557"/>
    <w:rsid w:val="00D8212A"/>
    <w:rsid w:val="00D8282C"/>
    <w:rsid w:val="00D83AE5"/>
    <w:rsid w:val="00D85054"/>
    <w:rsid w:val="00D85C8B"/>
    <w:rsid w:val="00D85F36"/>
    <w:rsid w:val="00D86005"/>
    <w:rsid w:val="00D86688"/>
    <w:rsid w:val="00D907A7"/>
    <w:rsid w:val="00D910C2"/>
    <w:rsid w:val="00D91D1D"/>
    <w:rsid w:val="00D9252F"/>
    <w:rsid w:val="00D92693"/>
    <w:rsid w:val="00D92A20"/>
    <w:rsid w:val="00D92C8E"/>
    <w:rsid w:val="00D92ED1"/>
    <w:rsid w:val="00D93986"/>
    <w:rsid w:val="00D93D8A"/>
    <w:rsid w:val="00D94A17"/>
    <w:rsid w:val="00D950D2"/>
    <w:rsid w:val="00D95DA4"/>
    <w:rsid w:val="00D9635C"/>
    <w:rsid w:val="00D963E5"/>
    <w:rsid w:val="00D96624"/>
    <w:rsid w:val="00D969A5"/>
    <w:rsid w:val="00D96D5D"/>
    <w:rsid w:val="00D97E19"/>
    <w:rsid w:val="00D97FB7"/>
    <w:rsid w:val="00DA0AAB"/>
    <w:rsid w:val="00DA153F"/>
    <w:rsid w:val="00DA162F"/>
    <w:rsid w:val="00DA322B"/>
    <w:rsid w:val="00DA35FF"/>
    <w:rsid w:val="00DA3968"/>
    <w:rsid w:val="00DA3AE4"/>
    <w:rsid w:val="00DA408E"/>
    <w:rsid w:val="00DA43A6"/>
    <w:rsid w:val="00DA564B"/>
    <w:rsid w:val="00DA5654"/>
    <w:rsid w:val="00DA6F22"/>
    <w:rsid w:val="00DA7982"/>
    <w:rsid w:val="00DA7B04"/>
    <w:rsid w:val="00DB05E6"/>
    <w:rsid w:val="00DB0C40"/>
    <w:rsid w:val="00DB0DEB"/>
    <w:rsid w:val="00DB0EC8"/>
    <w:rsid w:val="00DB1466"/>
    <w:rsid w:val="00DB1861"/>
    <w:rsid w:val="00DB2318"/>
    <w:rsid w:val="00DB3F73"/>
    <w:rsid w:val="00DB5464"/>
    <w:rsid w:val="00DB65D5"/>
    <w:rsid w:val="00DB7857"/>
    <w:rsid w:val="00DB785A"/>
    <w:rsid w:val="00DB7EAB"/>
    <w:rsid w:val="00DC0CA7"/>
    <w:rsid w:val="00DC1501"/>
    <w:rsid w:val="00DC1658"/>
    <w:rsid w:val="00DC1817"/>
    <w:rsid w:val="00DC1C8D"/>
    <w:rsid w:val="00DC2094"/>
    <w:rsid w:val="00DC352F"/>
    <w:rsid w:val="00DC37BA"/>
    <w:rsid w:val="00DC3C6D"/>
    <w:rsid w:val="00DC4582"/>
    <w:rsid w:val="00DC4AC3"/>
    <w:rsid w:val="00DC53F4"/>
    <w:rsid w:val="00DC5489"/>
    <w:rsid w:val="00DC57C4"/>
    <w:rsid w:val="00DC5F8F"/>
    <w:rsid w:val="00DC6813"/>
    <w:rsid w:val="00DD04ED"/>
    <w:rsid w:val="00DD0E5C"/>
    <w:rsid w:val="00DD0F5C"/>
    <w:rsid w:val="00DD1068"/>
    <w:rsid w:val="00DD13D4"/>
    <w:rsid w:val="00DD1A48"/>
    <w:rsid w:val="00DD1B4C"/>
    <w:rsid w:val="00DD2746"/>
    <w:rsid w:val="00DD2A44"/>
    <w:rsid w:val="00DD2E09"/>
    <w:rsid w:val="00DD3237"/>
    <w:rsid w:val="00DD363C"/>
    <w:rsid w:val="00DD3673"/>
    <w:rsid w:val="00DD3ED7"/>
    <w:rsid w:val="00DD40EE"/>
    <w:rsid w:val="00DD4B4E"/>
    <w:rsid w:val="00DD4DDB"/>
    <w:rsid w:val="00DD4ED9"/>
    <w:rsid w:val="00DD507D"/>
    <w:rsid w:val="00DD5F81"/>
    <w:rsid w:val="00DD6B97"/>
    <w:rsid w:val="00DD7A56"/>
    <w:rsid w:val="00DD7C68"/>
    <w:rsid w:val="00DD7E57"/>
    <w:rsid w:val="00DE040A"/>
    <w:rsid w:val="00DE0B88"/>
    <w:rsid w:val="00DE0BCA"/>
    <w:rsid w:val="00DE14B6"/>
    <w:rsid w:val="00DE2BAC"/>
    <w:rsid w:val="00DE3026"/>
    <w:rsid w:val="00DE5603"/>
    <w:rsid w:val="00DE65AF"/>
    <w:rsid w:val="00DE73DA"/>
    <w:rsid w:val="00DE796F"/>
    <w:rsid w:val="00DE7BDF"/>
    <w:rsid w:val="00DE7D5C"/>
    <w:rsid w:val="00DF0673"/>
    <w:rsid w:val="00DF10C7"/>
    <w:rsid w:val="00DF15F2"/>
    <w:rsid w:val="00DF16F5"/>
    <w:rsid w:val="00DF1772"/>
    <w:rsid w:val="00DF17CD"/>
    <w:rsid w:val="00DF1B64"/>
    <w:rsid w:val="00DF2C82"/>
    <w:rsid w:val="00DF3C97"/>
    <w:rsid w:val="00DF3CFB"/>
    <w:rsid w:val="00DF44E5"/>
    <w:rsid w:val="00DF504E"/>
    <w:rsid w:val="00DF5563"/>
    <w:rsid w:val="00DF5D55"/>
    <w:rsid w:val="00DF5F0B"/>
    <w:rsid w:val="00DF6EAE"/>
    <w:rsid w:val="00DF722F"/>
    <w:rsid w:val="00DF79AB"/>
    <w:rsid w:val="00DF7C70"/>
    <w:rsid w:val="00DF7E82"/>
    <w:rsid w:val="00DF7FF9"/>
    <w:rsid w:val="00E00C98"/>
    <w:rsid w:val="00E00DCC"/>
    <w:rsid w:val="00E01116"/>
    <w:rsid w:val="00E0118F"/>
    <w:rsid w:val="00E0139F"/>
    <w:rsid w:val="00E01D50"/>
    <w:rsid w:val="00E01EF3"/>
    <w:rsid w:val="00E023D1"/>
    <w:rsid w:val="00E02B4D"/>
    <w:rsid w:val="00E03443"/>
    <w:rsid w:val="00E04034"/>
    <w:rsid w:val="00E04171"/>
    <w:rsid w:val="00E041D2"/>
    <w:rsid w:val="00E059E0"/>
    <w:rsid w:val="00E05C5A"/>
    <w:rsid w:val="00E05D08"/>
    <w:rsid w:val="00E0681D"/>
    <w:rsid w:val="00E06924"/>
    <w:rsid w:val="00E06C09"/>
    <w:rsid w:val="00E06F29"/>
    <w:rsid w:val="00E070F3"/>
    <w:rsid w:val="00E07F41"/>
    <w:rsid w:val="00E104C9"/>
    <w:rsid w:val="00E1058D"/>
    <w:rsid w:val="00E107B7"/>
    <w:rsid w:val="00E10CFF"/>
    <w:rsid w:val="00E10EE0"/>
    <w:rsid w:val="00E10F97"/>
    <w:rsid w:val="00E11A59"/>
    <w:rsid w:val="00E12046"/>
    <w:rsid w:val="00E13442"/>
    <w:rsid w:val="00E13D45"/>
    <w:rsid w:val="00E14527"/>
    <w:rsid w:val="00E1459A"/>
    <w:rsid w:val="00E14A96"/>
    <w:rsid w:val="00E14AD2"/>
    <w:rsid w:val="00E151BE"/>
    <w:rsid w:val="00E153A5"/>
    <w:rsid w:val="00E16269"/>
    <w:rsid w:val="00E1654E"/>
    <w:rsid w:val="00E16A21"/>
    <w:rsid w:val="00E17204"/>
    <w:rsid w:val="00E17267"/>
    <w:rsid w:val="00E204AC"/>
    <w:rsid w:val="00E20EDA"/>
    <w:rsid w:val="00E21BC1"/>
    <w:rsid w:val="00E221EA"/>
    <w:rsid w:val="00E23F9B"/>
    <w:rsid w:val="00E24B90"/>
    <w:rsid w:val="00E25567"/>
    <w:rsid w:val="00E25FEA"/>
    <w:rsid w:val="00E26FD7"/>
    <w:rsid w:val="00E270AA"/>
    <w:rsid w:val="00E27430"/>
    <w:rsid w:val="00E27D1B"/>
    <w:rsid w:val="00E30134"/>
    <w:rsid w:val="00E309B5"/>
    <w:rsid w:val="00E3101B"/>
    <w:rsid w:val="00E33652"/>
    <w:rsid w:val="00E34D05"/>
    <w:rsid w:val="00E34E81"/>
    <w:rsid w:val="00E34FC2"/>
    <w:rsid w:val="00E365E3"/>
    <w:rsid w:val="00E37960"/>
    <w:rsid w:val="00E37CF8"/>
    <w:rsid w:val="00E37ECD"/>
    <w:rsid w:val="00E37F94"/>
    <w:rsid w:val="00E40203"/>
    <w:rsid w:val="00E415C1"/>
    <w:rsid w:val="00E41B84"/>
    <w:rsid w:val="00E41DEC"/>
    <w:rsid w:val="00E420F2"/>
    <w:rsid w:val="00E426A6"/>
    <w:rsid w:val="00E42782"/>
    <w:rsid w:val="00E42935"/>
    <w:rsid w:val="00E42E2F"/>
    <w:rsid w:val="00E43071"/>
    <w:rsid w:val="00E433FE"/>
    <w:rsid w:val="00E4355B"/>
    <w:rsid w:val="00E43BC7"/>
    <w:rsid w:val="00E44AE1"/>
    <w:rsid w:val="00E44B42"/>
    <w:rsid w:val="00E453E4"/>
    <w:rsid w:val="00E45990"/>
    <w:rsid w:val="00E47083"/>
    <w:rsid w:val="00E470C2"/>
    <w:rsid w:val="00E4754A"/>
    <w:rsid w:val="00E479F2"/>
    <w:rsid w:val="00E47D7F"/>
    <w:rsid w:val="00E5051E"/>
    <w:rsid w:val="00E50A37"/>
    <w:rsid w:val="00E50DE0"/>
    <w:rsid w:val="00E512FF"/>
    <w:rsid w:val="00E5161B"/>
    <w:rsid w:val="00E5191D"/>
    <w:rsid w:val="00E5251C"/>
    <w:rsid w:val="00E52736"/>
    <w:rsid w:val="00E52F03"/>
    <w:rsid w:val="00E537EC"/>
    <w:rsid w:val="00E551B3"/>
    <w:rsid w:val="00E55B29"/>
    <w:rsid w:val="00E55DAA"/>
    <w:rsid w:val="00E560A8"/>
    <w:rsid w:val="00E56B84"/>
    <w:rsid w:val="00E5754C"/>
    <w:rsid w:val="00E57AD4"/>
    <w:rsid w:val="00E603B7"/>
    <w:rsid w:val="00E60597"/>
    <w:rsid w:val="00E60CFA"/>
    <w:rsid w:val="00E6155C"/>
    <w:rsid w:val="00E61B66"/>
    <w:rsid w:val="00E6231A"/>
    <w:rsid w:val="00E62CA2"/>
    <w:rsid w:val="00E63631"/>
    <w:rsid w:val="00E6411D"/>
    <w:rsid w:val="00E6433B"/>
    <w:rsid w:val="00E64B5A"/>
    <w:rsid w:val="00E64D40"/>
    <w:rsid w:val="00E64D94"/>
    <w:rsid w:val="00E65799"/>
    <w:rsid w:val="00E67012"/>
    <w:rsid w:val="00E706FE"/>
    <w:rsid w:val="00E7108B"/>
    <w:rsid w:val="00E71DA9"/>
    <w:rsid w:val="00E72F66"/>
    <w:rsid w:val="00E73C5E"/>
    <w:rsid w:val="00E73D3C"/>
    <w:rsid w:val="00E76DCC"/>
    <w:rsid w:val="00E77122"/>
    <w:rsid w:val="00E774A8"/>
    <w:rsid w:val="00E77D75"/>
    <w:rsid w:val="00E77EAD"/>
    <w:rsid w:val="00E80176"/>
    <w:rsid w:val="00E808C8"/>
    <w:rsid w:val="00E80B50"/>
    <w:rsid w:val="00E81892"/>
    <w:rsid w:val="00E81A3E"/>
    <w:rsid w:val="00E822B1"/>
    <w:rsid w:val="00E826FE"/>
    <w:rsid w:val="00E82BFB"/>
    <w:rsid w:val="00E840D0"/>
    <w:rsid w:val="00E8468B"/>
    <w:rsid w:val="00E84A5F"/>
    <w:rsid w:val="00E85199"/>
    <w:rsid w:val="00E851C0"/>
    <w:rsid w:val="00E85794"/>
    <w:rsid w:val="00E8623C"/>
    <w:rsid w:val="00E8651F"/>
    <w:rsid w:val="00E87121"/>
    <w:rsid w:val="00E909FF"/>
    <w:rsid w:val="00E90D5D"/>
    <w:rsid w:val="00E91446"/>
    <w:rsid w:val="00E91D2B"/>
    <w:rsid w:val="00E9230F"/>
    <w:rsid w:val="00E92790"/>
    <w:rsid w:val="00E9297B"/>
    <w:rsid w:val="00E9355C"/>
    <w:rsid w:val="00E93A32"/>
    <w:rsid w:val="00E94EC3"/>
    <w:rsid w:val="00E955FE"/>
    <w:rsid w:val="00E960C2"/>
    <w:rsid w:val="00E962B7"/>
    <w:rsid w:val="00E96ADA"/>
    <w:rsid w:val="00E96B16"/>
    <w:rsid w:val="00E96D0F"/>
    <w:rsid w:val="00E97606"/>
    <w:rsid w:val="00E97B4E"/>
    <w:rsid w:val="00E97B73"/>
    <w:rsid w:val="00EA039B"/>
    <w:rsid w:val="00EA0B55"/>
    <w:rsid w:val="00EA15C6"/>
    <w:rsid w:val="00EA1BB4"/>
    <w:rsid w:val="00EA2B92"/>
    <w:rsid w:val="00EA2F86"/>
    <w:rsid w:val="00EA33F6"/>
    <w:rsid w:val="00EA3CA8"/>
    <w:rsid w:val="00EA41FA"/>
    <w:rsid w:val="00EA5F28"/>
    <w:rsid w:val="00EA70EB"/>
    <w:rsid w:val="00EA7B9E"/>
    <w:rsid w:val="00EB0431"/>
    <w:rsid w:val="00EB19BC"/>
    <w:rsid w:val="00EB23C9"/>
    <w:rsid w:val="00EB2590"/>
    <w:rsid w:val="00EB2747"/>
    <w:rsid w:val="00EB2878"/>
    <w:rsid w:val="00EB2AB1"/>
    <w:rsid w:val="00EB2B49"/>
    <w:rsid w:val="00EB3FCE"/>
    <w:rsid w:val="00EB4421"/>
    <w:rsid w:val="00EB4521"/>
    <w:rsid w:val="00EB4E52"/>
    <w:rsid w:val="00EB6164"/>
    <w:rsid w:val="00EB65DC"/>
    <w:rsid w:val="00EB69A3"/>
    <w:rsid w:val="00EB720E"/>
    <w:rsid w:val="00EB78F1"/>
    <w:rsid w:val="00EB7DE7"/>
    <w:rsid w:val="00EB7DE9"/>
    <w:rsid w:val="00EB7E3C"/>
    <w:rsid w:val="00EC002B"/>
    <w:rsid w:val="00EC1453"/>
    <w:rsid w:val="00EC1535"/>
    <w:rsid w:val="00EC17AE"/>
    <w:rsid w:val="00EC28F1"/>
    <w:rsid w:val="00EC375F"/>
    <w:rsid w:val="00EC4298"/>
    <w:rsid w:val="00EC527A"/>
    <w:rsid w:val="00EC5982"/>
    <w:rsid w:val="00EC6457"/>
    <w:rsid w:val="00EC6565"/>
    <w:rsid w:val="00EC6D10"/>
    <w:rsid w:val="00EC733C"/>
    <w:rsid w:val="00EC7597"/>
    <w:rsid w:val="00EC7F61"/>
    <w:rsid w:val="00ED1263"/>
    <w:rsid w:val="00ED263A"/>
    <w:rsid w:val="00ED2893"/>
    <w:rsid w:val="00ED3578"/>
    <w:rsid w:val="00ED3C60"/>
    <w:rsid w:val="00ED497B"/>
    <w:rsid w:val="00ED4BB6"/>
    <w:rsid w:val="00ED4CAC"/>
    <w:rsid w:val="00ED5591"/>
    <w:rsid w:val="00ED566C"/>
    <w:rsid w:val="00ED5B75"/>
    <w:rsid w:val="00ED67FD"/>
    <w:rsid w:val="00ED69C0"/>
    <w:rsid w:val="00ED6D6C"/>
    <w:rsid w:val="00ED6E07"/>
    <w:rsid w:val="00ED6E18"/>
    <w:rsid w:val="00ED7B83"/>
    <w:rsid w:val="00ED7E36"/>
    <w:rsid w:val="00EE0C71"/>
    <w:rsid w:val="00EE1E40"/>
    <w:rsid w:val="00EE1EA8"/>
    <w:rsid w:val="00EE3602"/>
    <w:rsid w:val="00EE3F1F"/>
    <w:rsid w:val="00EE4485"/>
    <w:rsid w:val="00EE450A"/>
    <w:rsid w:val="00EE5325"/>
    <w:rsid w:val="00EE5E41"/>
    <w:rsid w:val="00EE67E7"/>
    <w:rsid w:val="00EE6BF8"/>
    <w:rsid w:val="00EE7E66"/>
    <w:rsid w:val="00EF0A6A"/>
    <w:rsid w:val="00EF0D27"/>
    <w:rsid w:val="00EF122E"/>
    <w:rsid w:val="00EF186C"/>
    <w:rsid w:val="00EF1E48"/>
    <w:rsid w:val="00EF22B4"/>
    <w:rsid w:val="00EF247F"/>
    <w:rsid w:val="00EF2C38"/>
    <w:rsid w:val="00EF2D46"/>
    <w:rsid w:val="00EF3385"/>
    <w:rsid w:val="00EF3793"/>
    <w:rsid w:val="00EF381B"/>
    <w:rsid w:val="00EF52D3"/>
    <w:rsid w:val="00EF5516"/>
    <w:rsid w:val="00EF676B"/>
    <w:rsid w:val="00EF7101"/>
    <w:rsid w:val="00EF766F"/>
    <w:rsid w:val="00EF7B60"/>
    <w:rsid w:val="00EF7B7D"/>
    <w:rsid w:val="00F00B28"/>
    <w:rsid w:val="00F00F10"/>
    <w:rsid w:val="00F01502"/>
    <w:rsid w:val="00F017F5"/>
    <w:rsid w:val="00F01A18"/>
    <w:rsid w:val="00F024BF"/>
    <w:rsid w:val="00F03242"/>
    <w:rsid w:val="00F03434"/>
    <w:rsid w:val="00F039B9"/>
    <w:rsid w:val="00F04112"/>
    <w:rsid w:val="00F04D0B"/>
    <w:rsid w:val="00F04E0E"/>
    <w:rsid w:val="00F05CA5"/>
    <w:rsid w:val="00F060B2"/>
    <w:rsid w:val="00F061CC"/>
    <w:rsid w:val="00F063D8"/>
    <w:rsid w:val="00F072EE"/>
    <w:rsid w:val="00F075A5"/>
    <w:rsid w:val="00F07AE4"/>
    <w:rsid w:val="00F07CE2"/>
    <w:rsid w:val="00F10AE9"/>
    <w:rsid w:val="00F10D34"/>
    <w:rsid w:val="00F10EEF"/>
    <w:rsid w:val="00F12E72"/>
    <w:rsid w:val="00F13213"/>
    <w:rsid w:val="00F134B8"/>
    <w:rsid w:val="00F13626"/>
    <w:rsid w:val="00F13AE3"/>
    <w:rsid w:val="00F1478B"/>
    <w:rsid w:val="00F15283"/>
    <w:rsid w:val="00F16010"/>
    <w:rsid w:val="00F164B3"/>
    <w:rsid w:val="00F16AE9"/>
    <w:rsid w:val="00F176E8"/>
    <w:rsid w:val="00F20037"/>
    <w:rsid w:val="00F20407"/>
    <w:rsid w:val="00F20697"/>
    <w:rsid w:val="00F2137A"/>
    <w:rsid w:val="00F21CC7"/>
    <w:rsid w:val="00F21F55"/>
    <w:rsid w:val="00F2212B"/>
    <w:rsid w:val="00F22164"/>
    <w:rsid w:val="00F227FA"/>
    <w:rsid w:val="00F23E90"/>
    <w:rsid w:val="00F2457F"/>
    <w:rsid w:val="00F25806"/>
    <w:rsid w:val="00F2582F"/>
    <w:rsid w:val="00F25D4D"/>
    <w:rsid w:val="00F25FFE"/>
    <w:rsid w:val="00F26460"/>
    <w:rsid w:val="00F2665B"/>
    <w:rsid w:val="00F267F8"/>
    <w:rsid w:val="00F27AC2"/>
    <w:rsid w:val="00F27ACF"/>
    <w:rsid w:val="00F27D73"/>
    <w:rsid w:val="00F313C4"/>
    <w:rsid w:val="00F320DC"/>
    <w:rsid w:val="00F329CC"/>
    <w:rsid w:val="00F32C4F"/>
    <w:rsid w:val="00F33A0C"/>
    <w:rsid w:val="00F33B4A"/>
    <w:rsid w:val="00F3425B"/>
    <w:rsid w:val="00F34BC3"/>
    <w:rsid w:val="00F34CF7"/>
    <w:rsid w:val="00F3536D"/>
    <w:rsid w:val="00F35386"/>
    <w:rsid w:val="00F35CF8"/>
    <w:rsid w:val="00F3694F"/>
    <w:rsid w:val="00F36BBC"/>
    <w:rsid w:val="00F36FBC"/>
    <w:rsid w:val="00F37539"/>
    <w:rsid w:val="00F37C77"/>
    <w:rsid w:val="00F37DDB"/>
    <w:rsid w:val="00F37FD4"/>
    <w:rsid w:val="00F409C4"/>
    <w:rsid w:val="00F40A7D"/>
    <w:rsid w:val="00F40D42"/>
    <w:rsid w:val="00F42D6E"/>
    <w:rsid w:val="00F42E2D"/>
    <w:rsid w:val="00F42FC7"/>
    <w:rsid w:val="00F43840"/>
    <w:rsid w:val="00F439B4"/>
    <w:rsid w:val="00F440E5"/>
    <w:rsid w:val="00F44850"/>
    <w:rsid w:val="00F44CA3"/>
    <w:rsid w:val="00F44F4F"/>
    <w:rsid w:val="00F45B69"/>
    <w:rsid w:val="00F46918"/>
    <w:rsid w:val="00F4745C"/>
    <w:rsid w:val="00F476C4"/>
    <w:rsid w:val="00F50D86"/>
    <w:rsid w:val="00F51524"/>
    <w:rsid w:val="00F52117"/>
    <w:rsid w:val="00F526C0"/>
    <w:rsid w:val="00F52A44"/>
    <w:rsid w:val="00F52CB2"/>
    <w:rsid w:val="00F52EB7"/>
    <w:rsid w:val="00F53282"/>
    <w:rsid w:val="00F53C4D"/>
    <w:rsid w:val="00F55045"/>
    <w:rsid w:val="00F567F8"/>
    <w:rsid w:val="00F56FE2"/>
    <w:rsid w:val="00F60783"/>
    <w:rsid w:val="00F608AA"/>
    <w:rsid w:val="00F6140F"/>
    <w:rsid w:val="00F614EF"/>
    <w:rsid w:val="00F61E3A"/>
    <w:rsid w:val="00F61FE0"/>
    <w:rsid w:val="00F62347"/>
    <w:rsid w:val="00F63D8B"/>
    <w:rsid w:val="00F63DE7"/>
    <w:rsid w:val="00F6519F"/>
    <w:rsid w:val="00F659CC"/>
    <w:rsid w:val="00F65F09"/>
    <w:rsid w:val="00F65FED"/>
    <w:rsid w:val="00F66134"/>
    <w:rsid w:val="00F66932"/>
    <w:rsid w:val="00F67929"/>
    <w:rsid w:val="00F70374"/>
    <w:rsid w:val="00F70693"/>
    <w:rsid w:val="00F70B58"/>
    <w:rsid w:val="00F70FB6"/>
    <w:rsid w:val="00F717DA"/>
    <w:rsid w:val="00F71F42"/>
    <w:rsid w:val="00F7365C"/>
    <w:rsid w:val="00F740CE"/>
    <w:rsid w:val="00F74548"/>
    <w:rsid w:val="00F74AAD"/>
    <w:rsid w:val="00F74D8E"/>
    <w:rsid w:val="00F74E12"/>
    <w:rsid w:val="00F75E8D"/>
    <w:rsid w:val="00F76345"/>
    <w:rsid w:val="00F776FA"/>
    <w:rsid w:val="00F77DE8"/>
    <w:rsid w:val="00F81E7B"/>
    <w:rsid w:val="00F81ECA"/>
    <w:rsid w:val="00F839B4"/>
    <w:rsid w:val="00F83C03"/>
    <w:rsid w:val="00F83C84"/>
    <w:rsid w:val="00F8488A"/>
    <w:rsid w:val="00F84C35"/>
    <w:rsid w:val="00F84F23"/>
    <w:rsid w:val="00F85107"/>
    <w:rsid w:val="00F857DD"/>
    <w:rsid w:val="00F86158"/>
    <w:rsid w:val="00F8619E"/>
    <w:rsid w:val="00F86221"/>
    <w:rsid w:val="00F86681"/>
    <w:rsid w:val="00F86BE6"/>
    <w:rsid w:val="00F86F30"/>
    <w:rsid w:val="00F90664"/>
    <w:rsid w:val="00F91159"/>
    <w:rsid w:val="00F911A9"/>
    <w:rsid w:val="00F91920"/>
    <w:rsid w:val="00F91B1E"/>
    <w:rsid w:val="00F91C30"/>
    <w:rsid w:val="00F92501"/>
    <w:rsid w:val="00F92A6A"/>
    <w:rsid w:val="00F92BAC"/>
    <w:rsid w:val="00F93110"/>
    <w:rsid w:val="00F932F4"/>
    <w:rsid w:val="00F93507"/>
    <w:rsid w:val="00F935E0"/>
    <w:rsid w:val="00F93AAD"/>
    <w:rsid w:val="00F96736"/>
    <w:rsid w:val="00F967DB"/>
    <w:rsid w:val="00F96D7C"/>
    <w:rsid w:val="00F9710C"/>
    <w:rsid w:val="00F97473"/>
    <w:rsid w:val="00FA07BD"/>
    <w:rsid w:val="00FA1105"/>
    <w:rsid w:val="00FA1640"/>
    <w:rsid w:val="00FA1FE1"/>
    <w:rsid w:val="00FA2166"/>
    <w:rsid w:val="00FA3E6A"/>
    <w:rsid w:val="00FA4B7B"/>
    <w:rsid w:val="00FA5137"/>
    <w:rsid w:val="00FA57CB"/>
    <w:rsid w:val="00FA5B36"/>
    <w:rsid w:val="00FA5E30"/>
    <w:rsid w:val="00FA7190"/>
    <w:rsid w:val="00FA736A"/>
    <w:rsid w:val="00FA762F"/>
    <w:rsid w:val="00FB0BB1"/>
    <w:rsid w:val="00FB0EA8"/>
    <w:rsid w:val="00FB1586"/>
    <w:rsid w:val="00FB1F67"/>
    <w:rsid w:val="00FB2215"/>
    <w:rsid w:val="00FB316B"/>
    <w:rsid w:val="00FB3882"/>
    <w:rsid w:val="00FB3A2F"/>
    <w:rsid w:val="00FB4659"/>
    <w:rsid w:val="00FB48D3"/>
    <w:rsid w:val="00FB561B"/>
    <w:rsid w:val="00FB58F6"/>
    <w:rsid w:val="00FB5A6A"/>
    <w:rsid w:val="00FB5F07"/>
    <w:rsid w:val="00FB6346"/>
    <w:rsid w:val="00FB6FA3"/>
    <w:rsid w:val="00FB77CA"/>
    <w:rsid w:val="00FB7AAA"/>
    <w:rsid w:val="00FB7D21"/>
    <w:rsid w:val="00FC01C0"/>
    <w:rsid w:val="00FC0E54"/>
    <w:rsid w:val="00FC0ED9"/>
    <w:rsid w:val="00FC1BDD"/>
    <w:rsid w:val="00FC1F30"/>
    <w:rsid w:val="00FC27C0"/>
    <w:rsid w:val="00FC2CC6"/>
    <w:rsid w:val="00FC2D81"/>
    <w:rsid w:val="00FC3E33"/>
    <w:rsid w:val="00FC3F89"/>
    <w:rsid w:val="00FC4836"/>
    <w:rsid w:val="00FC4B76"/>
    <w:rsid w:val="00FC6139"/>
    <w:rsid w:val="00FC6410"/>
    <w:rsid w:val="00FC65EB"/>
    <w:rsid w:val="00FC6C28"/>
    <w:rsid w:val="00FC7010"/>
    <w:rsid w:val="00FD06A2"/>
    <w:rsid w:val="00FD06BC"/>
    <w:rsid w:val="00FD11CC"/>
    <w:rsid w:val="00FD13AA"/>
    <w:rsid w:val="00FD145F"/>
    <w:rsid w:val="00FD198F"/>
    <w:rsid w:val="00FD1A56"/>
    <w:rsid w:val="00FD21B8"/>
    <w:rsid w:val="00FD2E8E"/>
    <w:rsid w:val="00FD31C9"/>
    <w:rsid w:val="00FD32FA"/>
    <w:rsid w:val="00FD3A0A"/>
    <w:rsid w:val="00FD3B17"/>
    <w:rsid w:val="00FD3BC5"/>
    <w:rsid w:val="00FD3F8A"/>
    <w:rsid w:val="00FD42D2"/>
    <w:rsid w:val="00FD4C50"/>
    <w:rsid w:val="00FD4C81"/>
    <w:rsid w:val="00FD61EF"/>
    <w:rsid w:val="00FD64C1"/>
    <w:rsid w:val="00FD6967"/>
    <w:rsid w:val="00FD6E55"/>
    <w:rsid w:val="00FD7724"/>
    <w:rsid w:val="00FE0AED"/>
    <w:rsid w:val="00FE2859"/>
    <w:rsid w:val="00FE2A00"/>
    <w:rsid w:val="00FE2C30"/>
    <w:rsid w:val="00FE3363"/>
    <w:rsid w:val="00FE33DD"/>
    <w:rsid w:val="00FE3645"/>
    <w:rsid w:val="00FE391C"/>
    <w:rsid w:val="00FE48E7"/>
    <w:rsid w:val="00FE4982"/>
    <w:rsid w:val="00FE50FD"/>
    <w:rsid w:val="00FE5729"/>
    <w:rsid w:val="00FE61A3"/>
    <w:rsid w:val="00FE6D4F"/>
    <w:rsid w:val="00FF00D1"/>
    <w:rsid w:val="00FF011A"/>
    <w:rsid w:val="00FF02E2"/>
    <w:rsid w:val="00FF0443"/>
    <w:rsid w:val="00FF061D"/>
    <w:rsid w:val="00FF095D"/>
    <w:rsid w:val="00FF0C26"/>
    <w:rsid w:val="00FF14D2"/>
    <w:rsid w:val="00FF1639"/>
    <w:rsid w:val="00FF1D66"/>
    <w:rsid w:val="00FF26FF"/>
    <w:rsid w:val="00FF3D80"/>
    <w:rsid w:val="00FF40F7"/>
    <w:rsid w:val="00FF4475"/>
    <w:rsid w:val="00FF4921"/>
    <w:rsid w:val="00FF55ED"/>
    <w:rsid w:val="00FF6577"/>
    <w:rsid w:val="00FF67A0"/>
    <w:rsid w:val="00FF70CC"/>
    <w:rsid w:val="00FF7124"/>
    <w:rsid w:val="00FF7D2F"/>
    <w:rsid w:val="00FF7F5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7CC2"/>
    <w:rPr>
      <w:kern w:val="2"/>
      <w:sz w:val="21"/>
      <w:szCs w:val="22"/>
    </w:rPr>
  </w:style>
  <w:style w:type="paragraph" w:styleId="1">
    <w:name w:val="heading 1"/>
    <w:aliases w:val="第一章"/>
    <w:basedOn w:val="a"/>
    <w:next w:val="a"/>
    <w:link w:val="1Char"/>
    <w:uiPriority w:val="9"/>
    <w:qFormat/>
    <w:rsid w:val="00E97B4E"/>
    <w:pPr>
      <w:keepNext/>
      <w:keepLines/>
      <w:snapToGrid w:val="0"/>
      <w:spacing w:afterLines="200" w:line="480" w:lineRule="auto"/>
      <w:jc w:val="center"/>
      <w:outlineLvl w:val="0"/>
    </w:pPr>
    <w:rPr>
      <w:rFonts w:ascii="Times New Roman" w:eastAsia="黑体" w:hAnsi="Times New Roman"/>
      <w:bCs/>
      <w:kern w:val="44"/>
      <w:sz w:val="32"/>
      <w:szCs w:val="44"/>
      <w:lang/>
    </w:rPr>
  </w:style>
  <w:style w:type="paragraph" w:styleId="2">
    <w:name w:val="heading 2"/>
    <w:basedOn w:val="a"/>
    <w:next w:val="a"/>
    <w:link w:val="2Char"/>
    <w:uiPriority w:val="9"/>
    <w:unhideWhenUsed/>
    <w:qFormat/>
    <w:rsid w:val="0036295C"/>
    <w:pPr>
      <w:keepNext/>
      <w:keepLines/>
      <w:adjustRightInd w:val="0"/>
      <w:spacing w:before="100" w:beforeAutospacing="1" w:afterLines="100" w:line="415" w:lineRule="auto"/>
      <w:outlineLvl w:val="1"/>
    </w:pPr>
    <w:rPr>
      <w:rFonts w:ascii="Cambria" w:eastAsia="黑体" w:hAnsi="Cambria"/>
      <w:bCs/>
      <w:sz w:val="28"/>
      <w:szCs w:val="32"/>
      <w:lang/>
    </w:rPr>
  </w:style>
  <w:style w:type="paragraph" w:styleId="3">
    <w:name w:val="heading 3"/>
    <w:basedOn w:val="a"/>
    <w:next w:val="a"/>
    <w:link w:val="3Char"/>
    <w:uiPriority w:val="9"/>
    <w:unhideWhenUsed/>
    <w:qFormat/>
    <w:rsid w:val="0036295C"/>
    <w:pPr>
      <w:suppressAutoHyphens/>
      <w:snapToGrid w:val="0"/>
      <w:spacing w:before="100" w:beforeAutospacing="1"/>
      <w:outlineLvl w:val="2"/>
    </w:pPr>
    <w:rPr>
      <w:rFonts w:ascii="Times New Roman" w:eastAsia="黑体" w:hAnsi="Times New Roman"/>
      <w:bCs/>
      <w:kern w:val="0"/>
      <w:sz w:val="24"/>
      <w:szCs w:val="24"/>
      <w:lang/>
    </w:rPr>
  </w:style>
  <w:style w:type="paragraph" w:styleId="4">
    <w:name w:val="heading 4"/>
    <w:basedOn w:val="a"/>
    <w:next w:val="a"/>
    <w:link w:val="4Char"/>
    <w:uiPriority w:val="99"/>
    <w:qFormat/>
    <w:rsid w:val="00C61C69"/>
    <w:pPr>
      <w:keepNext/>
      <w:keepLines/>
      <w:spacing w:before="280" w:after="290" w:line="376" w:lineRule="auto"/>
      <w:outlineLvl w:val="3"/>
    </w:pPr>
    <w:rPr>
      <w:rFonts w:ascii="黑体" w:eastAsia="黑体" w:hAnsi="黑体"/>
      <w:b/>
      <w:bCs/>
      <w:sz w:val="28"/>
      <w:szCs w:val="28"/>
      <w:lan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031F7"/>
    <w:rPr>
      <w:kern w:val="0"/>
      <w:sz w:val="18"/>
      <w:szCs w:val="18"/>
      <w:lang/>
    </w:rPr>
  </w:style>
  <w:style w:type="character" w:customStyle="1" w:styleId="Char">
    <w:name w:val="批注框文本 Char"/>
    <w:link w:val="a3"/>
    <w:uiPriority w:val="99"/>
    <w:semiHidden/>
    <w:rsid w:val="009031F7"/>
    <w:rPr>
      <w:sz w:val="18"/>
      <w:szCs w:val="18"/>
    </w:rPr>
  </w:style>
  <w:style w:type="paragraph" w:styleId="a4">
    <w:name w:val="Body Text"/>
    <w:basedOn w:val="a"/>
    <w:link w:val="Char0"/>
    <w:uiPriority w:val="99"/>
    <w:rsid w:val="009031F7"/>
    <w:pPr>
      <w:spacing w:after="120"/>
    </w:pPr>
    <w:rPr>
      <w:rFonts w:ascii="Times New Roman" w:hAnsi="Times New Roman"/>
      <w:kern w:val="0"/>
      <w:sz w:val="24"/>
      <w:szCs w:val="24"/>
      <w:lang/>
    </w:rPr>
  </w:style>
  <w:style w:type="character" w:customStyle="1" w:styleId="Char0">
    <w:name w:val="正文文本 Char"/>
    <w:link w:val="a4"/>
    <w:uiPriority w:val="99"/>
    <w:rsid w:val="009031F7"/>
    <w:rPr>
      <w:rFonts w:ascii="Times New Roman" w:eastAsia="宋体" w:hAnsi="Times New Roman" w:cs="Times New Roman"/>
      <w:sz w:val="24"/>
      <w:szCs w:val="24"/>
    </w:rPr>
  </w:style>
  <w:style w:type="character" w:customStyle="1" w:styleId="1Char">
    <w:name w:val="标题 1 Char"/>
    <w:aliases w:val="第一章 Char"/>
    <w:link w:val="1"/>
    <w:uiPriority w:val="9"/>
    <w:rsid w:val="00E97B4E"/>
    <w:rPr>
      <w:rFonts w:ascii="Times New Roman" w:eastAsia="黑体" w:hAnsi="Times New Roman"/>
      <w:bCs/>
      <w:kern w:val="44"/>
      <w:sz w:val="32"/>
      <w:szCs w:val="44"/>
      <w:lang/>
    </w:rPr>
  </w:style>
  <w:style w:type="paragraph" w:styleId="a5">
    <w:name w:val="List Paragraph"/>
    <w:basedOn w:val="a"/>
    <w:uiPriority w:val="34"/>
    <w:qFormat/>
    <w:rsid w:val="0015041C"/>
    <w:pPr>
      <w:snapToGrid w:val="0"/>
      <w:ind w:firstLineChars="200" w:firstLine="420"/>
    </w:pPr>
    <w:rPr>
      <w:rFonts w:ascii="Times New Roman" w:hAnsi="Times New Roman"/>
      <w:szCs w:val="24"/>
    </w:rPr>
  </w:style>
  <w:style w:type="character" w:customStyle="1" w:styleId="2Char">
    <w:name w:val="标题 2 Char"/>
    <w:link w:val="2"/>
    <w:uiPriority w:val="9"/>
    <w:rsid w:val="0036295C"/>
    <w:rPr>
      <w:rFonts w:ascii="Cambria" w:eastAsia="黑体" w:hAnsi="Cambria"/>
      <w:bCs/>
      <w:kern w:val="2"/>
      <w:sz w:val="28"/>
      <w:szCs w:val="32"/>
      <w:lang/>
    </w:rPr>
  </w:style>
  <w:style w:type="character" w:styleId="a6">
    <w:name w:val="Hyperlink"/>
    <w:uiPriority w:val="99"/>
    <w:unhideWhenUsed/>
    <w:rsid w:val="000A5FFB"/>
    <w:rPr>
      <w:color w:val="0000FF"/>
      <w:u w:val="single"/>
    </w:rPr>
  </w:style>
  <w:style w:type="paragraph" w:customStyle="1" w:styleId="Default">
    <w:name w:val="Default"/>
    <w:rsid w:val="000A5FFB"/>
    <w:pPr>
      <w:widowControl w:val="0"/>
      <w:autoSpaceDE w:val="0"/>
      <w:autoSpaceDN w:val="0"/>
      <w:adjustRightInd w:val="0"/>
    </w:pPr>
    <w:rPr>
      <w:rFonts w:ascii="宋体" w:cs="宋体"/>
      <w:color w:val="000000"/>
      <w:sz w:val="24"/>
      <w:szCs w:val="24"/>
    </w:rPr>
  </w:style>
  <w:style w:type="paragraph" w:styleId="a7">
    <w:name w:val="header"/>
    <w:basedOn w:val="a"/>
    <w:link w:val="Char1"/>
    <w:uiPriority w:val="99"/>
    <w:unhideWhenUsed/>
    <w:rsid w:val="00C75DFF"/>
    <w:pPr>
      <w:pBdr>
        <w:bottom w:val="single" w:sz="6" w:space="1" w:color="auto"/>
      </w:pBdr>
      <w:tabs>
        <w:tab w:val="center" w:pos="4153"/>
        <w:tab w:val="right" w:pos="8306"/>
      </w:tabs>
      <w:snapToGrid w:val="0"/>
      <w:jc w:val="center"/>
    </w:pPr>
    <w:rPr>
      <w:sz w:val="18"/>
      <w:szCs w:val="18"/>
      <w:lang/>
    </w:rPr>
  </w:style>
  <w:style w:type="character" w:customStyle="1" w:styleId="Char1">
    <w:name w:val="页眉 Char"/>
    <w:link w:val="a7"/>
    <w:uiPriority w:val="99"/>
    <w:rsid w:val="00C75DFF"/>
    <w:rPr>
      <w:kern w:val="2"/>
      <w:sz w:val="18"/>
      <w:szCs w:val="18"/>
    </w:rPr>
  </w:style>
  <w:style w:type="paragraph" w:styleId="a8">
    <w:name w:val="footer"/>
    <w:basedOn w:val="a"/>
    <w:link w:val="Char2"/>
    <w:uiPriority w:val="99"/>
    <w:unhideWhenUsed/>
    <w:rsid w:val="00C75DFF"/>
    <w:pPr>
      <w:tabs>
        <w:tab w:val="center" w:pos="4153"/>
        <w:tab w:val="right" w:pos="8306"/>
      </w:tabs>
      <w:snapToGrid w:val="0"/>
    </w:pPr>
    <w:rPr>
      <w:sz w:val="18"/>
      <w:szCs w:val="18"/>
      <w:lang/>
    </w:rPr>
  </w:style>
  <w:style w:type="character" w:customStyle="1" w:styleId="Char2">
    <w:name w:val="页脚 Char"/>
    <w:link w:val="a8"/>
    <w:uiPriority w:val="99"/>
    <w:rsid w:val="00C75DFF"/>
    <w:rPr>
      <w:kern w:val="2"/>
      <w:sz w:val="18"/>
      <w:szCs w:val="18"/>
    </w:rPr>
  </w:style>
  <w:style w:type="character" w:styleId="a9">
    <w:name w:val="Placeholder Text"/>
    <w:uiPriority w:val="99"/>
    <w:semiHidden/>
    <w:rsid w:val="00C75DFF"/>
    <w:rPr>
      <w:color w:val="808080"/>
    </w:rPr>
  </w:style>
  <w:style w:type="table" w:styleId="aa">
    <w:name w:val="Table Grid"/>
    <w:basedOn w:val="a1"/>
    <w:uiPriority w:val="99"/>
    <w:rsid w:val="00C75D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C75DF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b">
    <w:name w:val="分类号"/>
    <w:basedOn w:val="a"/>
    <w:next w:val="a4"/>
    <w:rsid w:val="00C75DFF"/>
    <w:pPr>
      <w:tabs>
        <w:tab w:val="left" w:pos="1233"/>
      </w:tabs>
      <w:spacing w:after="320"/>
    </w:pPr>
    <w:rPr>
      <w:rFonts w:ascii="Times New Roman" w:eastAsia="黑体" w:hAnsi="Times New Roman"/>
      <w:iCs/>
      <w:kern w:val="0"/>
      <w:sz w:val="18"/>
      <w:szCs w:val="20"/>
    </w:rPr>
  </w:style>
  <w:style w:type="paragraph" w:customStyle="1" w:styleId="Abstract">
    <w:name w:val="Abstract"/>
    <w:next w:val="Keywords"/>
    <w:link w:val="AbstractChar"/>
    <w:rsid w:val="00C75DFF"/>
    <w:pPr>
      <w:tabs>
        <w:tab w:val="left" w:pos="937"/>
      </w:tabs>
      <w:jc w:val="both"/>
    </w:pPr>
    <w:rPr>
      <w:rFonts w:ascii="Times New Roman" w:eastAsia="楷体_GB2312" w:hAnsi="Times New Roman"/>
      <w:kern w:val="2"/>
      <w:sz w:val="18"/>
    </w:rPr>
  </w:style>
  <w:style w:type="paragraph" w:customStyle="1" w:styleId="Keywords">
    <w:name w:val="Key words"/>
    <w:basedOn w:val="a"/>
    <w:next w:val="a"/>
    <w:link w:val="KeywordsChar"/>
    <w:rsid w:val="00C75DFF"/>
    <w:pPr>
      <w:tabs>
        <w:tab w:val="left" w:pos="1176"/>
      </w:tabs>
      <w:overflowPunct w:val="0"/>
      <w:adjustRightInd w:val="0"/>
      <w:spacing w:after="290"/>
      <w:ind w:left="632" w:hangingChars="632" w:hanging="632"/>
    </w:pPr>
    <w:rPr>
      <w:rFonts w:ascii="Times New Roman" w:eastAsia="楷体_GB2312" w:hAnsi="Times New Roman"/>
      <w:snapToGrid w:val="0"/>
      <w:sz w:val="18"/>
      <w:szCs w:val="20"/>
      <w:lang/>
    </w:rPr>
  </w:style>
  <w:style w:type="character" w:customStyle="1" w:styleId="AbstractChar">
    <w:name w:val="Abstract Char"/>
    <w:link w:val="Abstract"/>
    <w:rsid w:val="00C75DFF"/>
    <w:rPr>
      <w:rFonts w:ascii="Times New Roman" w:eastAsia="楷体_GB2312" w:hAnsi="Times New Roman"/>
      <w:kern w:val="2"/>
      <w:sz w:val="18"/>
      <w:lang w:val="en-US" w:eastAsia="zh-CN" w:bidi="ar-SA"/>
    </w:rPr>
  </w:style>
  <w:style w:type="character" w:customStyle="1" w:styleId="KeywordsChar">
    <w:name w:val="Key words Char"/>
    <w:link w:val="Keywords"/>
    <w:rsid w:val="00C75DFF"/>
    <w:rPr>
      <w:rFonts w:ascii="Times New Roman" w:eastAsia="楷体_GB2312" w:hAnsi="Times New Roman"/>
      <w:snapToGrid w:val="0"/>
      <w:kern w:val="2"/>
      <w:sz w:val="18"/>
    </w:rPr>
  </w:style>
  <w:style w:type="table" w:customStyle="1" w:styleId="-11">
    <w:name w:val="浅色底纹 - 强调文字颜色 11"/>
    <w:basedOn w:val="a1"/>
    <w:uiPriority w:val="60"/>
    <w:rsid w:val="00C75DFF"/>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0">
    <w:name w:val="浅色底纹2"/>
    <w:basedOn w:val="a1"/>
    <w:uiPriority w:val="60"/>
    <w:rsid w:val="00C75DF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3Char">
    <w:name w:val="标题 3 Char"/>
    <w:link w:val="3"/>
    <w:uiPriority w:val="9"/>
    <w:rsid w:val="0036295C"/>
    <w:rPr>
      <w:rFonts w:ascii="Times New Roman" w:eastAsia="黑体" w:hAnsi="Times New Roman"/>
      <w:bCs/>
      <w:sz w:val="24"/>
      <w:szCs w:val="24"/>
      <w:lang/>
    </w:rPr>
  </w:style>
  <w:style w:type="paragraph" w:styleId="TOC">
    <w:name w:val="TOC Heading"/>
    <w:basedOn w:val="1"/>
    <w:next w:val="a"/>
    <w:uiPriority w:val="39"/>
    <w:unhideWhenUsed/>
    <w:qFormat/>
    <w:rsid w:val="00CC3CFA"/>
    <w:pPr>
      <w:snapToGrid/>
      <w:spacing w:before="480" w:line="276" w:lineRule="auto"/>
      <w:outlineLvl w:val="9"/>
    </w:pPr>
    <w:rPr>
      <w:rFonts w:ascii="Cambria" w:eastAsia="宋体" w:hAnsi="Cambria"/>
      <w:b/>
      <w:color w:val="365F91"/>
      <w:kern w:val="0"/>
      <w:sz w:val="28"/>
      <w:szCs w:val="28"/>
    </w:rPr>
  </w:style>
  <w:style w:type="paragraph" w:styleId="11">
    <w:name w:val="toc 1"/>
    <w:basedOn w:val="a"/>
    <w:next w:val="a"/>
    <w:autoRedefine/>
    <w:uiPriority w:val="39"/>
    <w:unhideWhenUsed/>
    <w:qFormat/>
    <w:rsid w:val="00CC3CFA"/>
  </w:style>
  <w:style w:type="paragraph" w:styleId="21">
    <w:name w:val="toc 2"/>
    <w:basedOn w:val="a"/>
    <w:next w:val="a"/>
    <w:autoRedefine/>
    <w:uiPriority w:val="39"/>
    <w:unhideWhenUsed/>
    <w:qFormat/>
    <w:rsid w:val="00CC3CFA"/>
    <w:pPr>
      <w:ind w:leftChars="200" w:left="420"/>
    </w:pPr>
  </w:style>
  <w:style w:type="paragraph" w:styleId="30">
    <w:name w:val="toc 3"/>
    <w:basedOn w:val="a"/>
    <w:next w:val="a"/>
    <w:autoRedefine/>
    <w:uiPriority w:val="39"/>
    <w:unhideWhenUsed/>
    <w:qFormat/>
    <w:rsid w:val="00CC3CFA"/>
    <w:pPr>
      <w:ind w:leftChars="400" w:left="840"/>
    </w:pPr>
  </w:style>
  <w:style w:type="character" w:styleId="ac">
    <w:name w:val="FollowedHyperlink"/>
    <w:uiPriority w:val="99"/>
    <w:semiHidden/>
    <w:unhideWhenUsed/>
    <w:rsid w:val="003C1AA9"/>
    <w:rPr>
      <w:color w:val="800080"/>
      <w:u w:val="single"/>
    </w:rPr>
  </w:style>
  <w:style w:type="paragraph" w:styleId="ad">
    <w:name w:val="Document Map"/>
    <w:basedOn w:val="a"/>
    <w:link w:val="Char3"/>
    <w:uiPriority w:val="99"/>
    <w:semiHidden/>
    <w:unhideWhenUsed/>
    <w:rsid w:val="00A000D5"/>
    <w:rPr>
      <w:rFonts w:ascii="宋体"/>
      <w:sz w:val="18"/>
      <w:szCs w:val="18"/>
      <w:lang/>
    </w:rPr>
  </w:style>
  <w:style w:type="character" w:customStyle="1" w:styleId="Char3">
    <w:name w:val="文档结构图 Char"/>
    <w:link w:val="ad"/>
    <w:uiPriority w:val="99"/>
    <w:semiHidden/>
    <w:rsid w:val="00A000D5"/>
    <w:rPr>
      <w:rFonts w:ascii="宋体"/>
      <w:kern w:val="2"/>
      <w:sz w:val="18"/>
      <w:szCs w:val="18"/>
    </w:rPr>
  </w:style>
  <w:style w:type="paragraph" w:styleId="22">
    <w:name w:val="Body Text Indent 2"/>
    <w:basedOn w:val="a"/>
    <w:link w:val="2Char0"/>
    <w:uiPriority w:val="99"/>
    <w:semiHidden/>
    <w:unhideWhenUsed/>
    <w:rsid w:val="006855E6"/>
    <w:pPr>
      <w:spacing w:after="120" w:line="480" w:lineRule="auto"/>
      <w:ind w:leftChars="200" w:left="420"/>
    </w:pPr>
    <w:rPr>
      <w:lang/>
    </w:rPr>
  </w:style>
  <w:style w:type="character" w:customStyle="1" w:styleId="2Char0">
    <w:name w:val="正文文本缩进 2 Char"/>
    <w:link w:val="22"/>
    <w:uiPriority w:val="99"/>
    <w:semiHidden/>
    <w:rsid w:val="006855E6"/>
    <w:rPr>
      <w:kern w:val="2"/>
      <w:sz w:val="21"/>
      <w:szCs w:val="22"/>
    </w:rPr>
  </w:style>
  <w:style w:type="paragraph" w:styleId="ae">
    <w:name w:val="Revision"/>
    <w:hidden/>
    <w:uiPriority w:val="99"/>
    <w:semiHidden/>
    <w:rsid w:val="00102F71"/>
    <w:rPr>
      <w:kern w:val="2"/>
      <w:sz w:val="21"/>
      <w:szCs w:val="22"/>
    </w:rPr>
  </w:style>
  <w:style w:type="paragraph" w:styleId="af">
    <w:name w:val="Title"/>
    <w:basedOn w:val="a"/>
    <w:next w:val="a"/>
    <w:link w:val="Char4"/>
    <w:uiPriority w:val="10"/>
    <w:qFormat/>
    <w:rsid w:val="001A132E"/>
    <w:pPr>
      <w:spacing w:before="240" w:after="60"/>
      <w:jc w:val="center"/>
      <w:outlineLvl w:val="0"/>
    </w:pPr>
    <w:rPr>
      <w:rFonts w:ascii="Calibri Light" w:hAnsi="Calibri Light"/>
      <w:b/>
      <w:bCs/>
      <w:sz w:val="32"/>
      <w:szCs w:val="32"/>
      <w:lang/>
    </w:rPr>
  </w:style>
  <w:style w:type="character" w:customStyle="1" w:styleId="Char4">
    <w:name w:val="标题 Char"/>
    <w:link w:val="af"/>
    <w:uiPriority w:val="10"/>
    <w:rsid w:val="001A132E"/>
    <w:rPr>
      <w:rFonts w:ascii="Calibri Light" w:hAnsi="Calibri Light" w:cs="Times New Roman"/>
      <w:b/>
      <w:bCs/>
      <w:kern w:val="2"/>
      <w:sz w:val="32"/>
      <w:szCs w:val="32"/>
    </w:rPr>
  </w:style>
  <w:style w:type="character" w:customStyle="1" w:styleId="4Char">
    <w:name w:val="标题 4 Char"/>
    <w:link w:val="4"/>
    <w:uiPriority w:val="99"/>
    <w:rsid w:val="00C61C69"/>
    <w:rPr>
      <w:rFonts w:ascii="黑体" w:eastAsia="黑体" w:hAnsi="黑体" w:cs="Arial"/>
      <w:b/>
      <w:bCs/>
      <w:kern w:val="2"/>
      <w:sz w:val="28"/>
      <w:szCs w:val="28"/>
    </w:rPr>
  </w:style>
  <w:style w:type="character" w:customStyle="1" w:styleId="keyword">
    <w:name w:val="keyword"/>
    <w:rsid w:val="00E47D7F"/>
  </w:style>
  <w:style w:type="character" w:customStyle="1" w:styleId="datatypes">
    <w:name w:val="datatypes"/>
    <w:rsid w:val="00E47D7F"/>
  </w:style>
  <w:style w:type="character" w:styleId="HTML">
    <w:name w:val="HTML Code"/>
    <w:uiPriority w:val="99"/>
    <w:semiHidden/>
    <w:unhideWhenUsed/>
    <w:rsid w:val="00E47D7F"/>
    <w:rPr>
      <w:rFonts w:ascii="宋体" w:eastAsia="宋体" w:hAnsi="宋体" w:cs="宋体"/>
      <w:sz w:val="24"/>
      <w:szCs w:val="24"/>
    </w:rPr>
  </w:style>
  <w:style w:type="character" w:styleId="af0">
    <w:name w:val="annotation reference"/>
    <w:uiPriority w:val="99"/>
    <w:semiHidden/>
    <w:unhideWhenUsed/>
    <w:rsid w:val="00317C61"/>
    <w:rPr>
      <w:sz w:val="21"/>
      <w:szCs w:val="21"/>
    </w:rPr>
  </w:style>
  <w:style w:type="paragraph" w:styleId="af1">
    <w:name w:val="annotation text"/>
    <w:basedOn w:val="a"/>
    <w:link w:val="Char5"/>
    <w:uiPriority w:val="99"/>
    <w:semiHidden/>
    <w:unhideWhenUsed/>
    <w:rsid w:val="00317C61"/>
    <w:rPr>
      <w:lang/>
    </w:rPr>
  </w:style>
  <w:style w:type="character" w:customStyle="1" w:styleId="Char5">
    <w:name w:val="批注文字 Char"/>
    <w:link w:val="af1"/>
    <w:uiPriority w:val="99"/>
    <w:semiHidden/>
    <w:rsid w:val="00317C61"/>
    <w:rPr>
      <w:kern w:val="2"/>
      <w:sz w:val="21"/>
      <w:szCs w:val="22"/>
    </w:rPr>
  </w:style>
  <w:style w:type="paragraph" w:styleId="af2">
    <w:name w:val="annotation subject"/>
    <w:basedOn w:val="af1"/>
    <w:next w:val="af1"/>
    <w:link w:val="Char6"/>
    <w:uiPriority w:val="99"/>
    <w:semiHidden/>
    <w:unhideWhenUsed/>
    <w:rsid w:val="00317C61"/>
    <w:rPr>
      <w:b/>
      <w:bCs/>
    </w:rPr>
  </w:style>
  <w:style w:type="character" w:customStyle="1" w:styleId="Char6">
    <w:name w:val="批注主题 Char"/>
    <w:link w:val="af2"/>
    <w:uiPriority w:val="99"/>
    <w:semiHidden/>
    <w:rsid w:val="00317C61"/>
    <w:rPr>
      <w:b/>
      <w:bCs/>
      <w:kern w:val="2"/>
      <w:sz w:val="21"/>
      <w:szCs w:val="22"/>
    </w:rPr>
  </w:style>
  <w:style w:type="paragraph" w:styleId="HTML0">
    <w:name w:val="HTML Preformatted"/>
    <w:basedOn w:val="a"/>
    <w:link w:val="HTMLChar"/>
    <w:uiPriority w:val="99"/>
    <w:semiHidden/>
    <w:unhideWhenUsed/>
    <w:rsid w:val="00C05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kern w:val="0"/>
      <w:sz w:val="24"/>
      <w:szCs w:val="24"/>
      <w:lang/>
    </w:rPr>
  </w:style>
  <w:style w:type="character" w:customStyle="1" w:styleId="HTMLChar">
    <w:name w:val="HTML 预设格式 Char"/>
    <w:link w:val="HTML0"/>
    <w:uiPriority w:val="99"/>
    <w:semiHidden/>
    <w:rsid w:val="00C05BDC"/>
    <w:rPr>
      <w:rFonts w:ascii="宋体" w:hAnsi="宋体" w:cs="宋体"/>
      <w:sz w:val="24"/>
      <w:szCs w:val="24"/>
    </w:rPr>
  </w:style>
  <w:style w:type="paragraph" w:styleId="af3">
    <w:name w:val="Normal (Web)"/>
    <w:basedOn w:val="a"/>
    <w:uiPriority w:val="99"/>
    <w:semiHidden/>
    <w:unhideWhenUsed/>
    <w:rsid w:val="006A5278"/>
    <w:pPr>
      <w:spacing w:before="100" w:beforeAutospacing="1" w:after="100" w:afterAutospacing="1"/>
    </w:pPr>
    <w:rPr>
      <w:rFonts w:ascii="宋体" w:hAnsi="宋体" w:cs="宋体"/>
      <w:kern w:val="0"/>
      <w:sz w:val="24"/>
      <w:szCs w:val="24"/>
    </w:rPr>
  </w:style>
  <w:style w:type="character" w:styleId="af4">
    <w:name w:val="Strong"/>
    <w:uiPriority w:val="22"/>
    <w:qFormat/>
    <w:rsid w:val="006A5278"/>
    <w:rPr>
      <w:b/>
      <w:bCs/>
    </w:rPr>
  </w:style>
  <w:style w:type="table" w:customStyle="1" w:styleId="12">
    <w:name w:val="网格型1"/>
    <w:basedOn w:val="a1"/>
    <w:next w:val="aa"/>
    <w:uiPriority w:val="99"/>
    <w:rsid w:val="004462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网格型浅色1"/>
    <w:basedOn w:val="a1"/>
    <w:uiPriority w:val="40"/>
    <w:rsid w:val="00BA50D8"/>
    <w:rPr>
      <w:kern w:val="2"/>
      <w:sz w:val="21"/>
      <w:szCs w:val="22"/>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af5">
    <w:name w:val="No Spacing"/>
    <w:aliases w:val="1.1.1"/>
    <w:basedOn w:val="3"/>
    <w:next w:val="a"/>
    <w:uiPriority w:val="1"/>
    <w:qFormat/>
    <w:rsid w:val="00510975"/>
    <w:pPr>
      <w:keepNext/>
      <w:keepLines/>
      <w:widowControl w:val="0"/>
      <w:suppressAutoHyphens w:val="0"/>
      <w:snapToGrid/>
      <w:spacing w:beforeLines="50" w:beforeAutospacing="0" w:afterLines="50" w:line="400" w:lineRule="exact"/>
      <w:ind w:firstLineChars="176" w:firstLine="422"/>
      <w:jc w:val="both"/>
    </w:pPr>
    <w:rPr>
      <w:rFonts w:cstheme="minorBidi"/>
      <w:kern w:val="2"/>
      <w:lang w:val="en-US" w:eastAsia="zh-CN"/>
    </w:rPr>
  </w:style>
  <w:style w:type="paragraph" w:customStyle="1" w:styleId="110">
    <w:name w:val="1.1"/>
    <w:basedOn w:val="2"/>
    <w:next w:val="a4"/>
    <w:link w:val="11Char"/>
    <w:qFormat/>
    <w:rsid w:val="00510975"/>
    <w:pPr>
      <w:adjustRightInd/>
      <w:spacing w:beforeLines="50" w:beforeAutospacing="0" w:afterLines="50" w:line="240" w:lineRule="auto"/>
    </w:pPr>
    <w:rPr>
      <w:rFonts w:ascii="黑体" w:hAnsi="黑体" w:cstheme="majorBidi"/>
      <w:szCs w:val="28"/>
    </w:rPr>
  </w:style>
  <w:style w:type="character" w:customStyle="1" w:styleId="11Char">
    <w:name w:val="1.1 Char"/>
    <w:basedOn w:val="2Char"/>
    <w:link w:val="110"/>
    <w:rsid w:val="00510975"/>
    <w:rPr>
      <w:rFonts w:ascii="黑体" w:eastAsia="黑体" w:hAnsi="黑体" w:cstheme="majorBidi"/>
      <w:bCs/>
      <w:kern w:val="2"/>
      <w:sz w:val="28"/>
      <w:szCs w:val="28"/>
      <w:lang/>
    </w:rPr>
  </w:style>
  <w:style w:type="paragraph" w:styleId="af6">
    <w:name w:val="Quote"/>
    <w:basedOn w:val="a"/>
    <w:next w:val="a"/>
    <w:link w:val="Char7"/>
    <w:uiPriority w:val="29"/>
    <w:qFormat/>
    <w:rsid w:val="00F37FD4"/>
    <w:pPr>
      <w:widowControl w:val="0"/>
      <w:ind w:firstLineChars="200" w:firstLine="200"/>
      <w:jc w:val="both"/>
    </w:pPr>
    <w:rPr>
      <w:rFonts w:ascii="Times New Roman" w:eastAsia="Times New Roman" w:hAnsi="Times New Roman" w:cstheme="minorBidi"/>
      <w:iCs/>
      <w:color w:val="000000" w:themeColor="text1"/>
      <w:sz w:val="24"/>
    </w:rPr>
  </w:style>
  <w:style w:type="character" w:customStyle="1" w:styleId="Char7">
    <w:name w:val="引用 Char"/>
    <w:basedOn w:val="a0"/>
    <w:link w:val="af6"/>
    <w:uiPriority w:val="29"/>
    <w:rsid w:val="00F37FD4"/>
    <w:rPr>
      <w:rFonts w:ascii="Times New Roman" w:eastAsia="Times New Roman" w:hAnsi="Times New Roman" w:cstheme="minorBidi"/>
      <w:iCs/>
      <w:color w:val="000000" w:themeColor="text1"/>
      <w:kern w:val="2"/>
      <w:sz w:val="24"/>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7CC2"/>
    <w:rPr>
      <w:kern w:val="2"/>
      <w:sz w:val="21"/>
      <w:szCs w:val="22"/>
    </w:rPr>
  </w:style>
  <w:style w:type="paragraph" w:styleId="1">
    <w:name w:val="heading 1"/>
    <w:aliases w:val="第一章"/>
    <w:basedOn w:val="a"/>
    <w:next w:val="a"/>
    <w:link w:val="1Char"/>
    <w:uiPriority w:val="9"/>
    <w:qFormat/>
    <w:rsid w:val="00E97B4E"/>
    <w:pPr>
      <w:keepNext/>
      <w:keepLines/>
      <w:snapToGrid w:val="0"/>
      <w:spacing w:afterLines="200" w:after="200" w:line="480" w:lineRule="auto"/>
      <w:jc w:val="center"/>
      <w:outlineLvl w:val="0"/>
    </w:pPr>
    <w:rPr>
      <w:rFonts w:ascii="Times New Roman" w:eastAsia="黑体" w:hAnsi="Times New Roman"/>
      <w:bCs/>
      <w:kern w:val="44"/>
      <w:sz w:val="32"/>
      <w:szCs w:val="44"/>
      <w:lang w:val="x-none" w:eastAsia="x-none"/>
    </w:rPr>
  </w:style>
  <w:style w:type="paragraph" w:styleId="2">
    <w:name w:val="heading 2"/>
    <w:basedOn w:val="a"/>
    <w:next w:val="a"/>
    <w:link w:val="2Char"/>
    <w:uiPriority w:val="9"/>
    <w:unhideWhenUsed/>
    <w:qFormat/>
    <w:rsid w:val="0036295C"/>
    <w:pPr>
      <w:keepNext/>
      <w:keepLines/>
      <w:adjustRightInd w:val="0"/>
      <w:spacing w:before="100" w:beforeAutospacing="1" w:afterLines="100" w:after="312" w:line="415" w:lineRule="auto"/>
      <w:outlineLvl w:val="1"/>
    </w:pPr>
    <w:rPr>
      <w:rFonts w:ascii="Cambria" w:eastAsia="黑体" w:hAnsi="Cambria"/>
      <w:bCs/>
      <w:sz w:val="28"/>
      <w:szCs w:val="32"/>
      <w:lang w:val="x-none" w:eastAsia="x-none"/>
    </w:rPr>
  </w:style>
  <w:style w:type="paragraph" w:styleId="3">
    <w:name w:val="heading 3"/>
    <w:basedOn w:val="a"/>
    <w:next w:val="a"/>
    <w:link w:val="3Char"/>
    <w:uiPriority w:val="9"/>
    <w:unhideWhenUsed/>
    <w:qFormat/>
    <w:rsid w:val="0036295C"/>
    <w:pPr>
      <w:suppressAutoHyphens/>
      <w:snapToGrid w:val="0"/>
      <w:spacing w:before="100" w:beforeAutospacing="1"/>
      <w:outlineLvl w:val="2"/>
    </w:pPr>
    <w:rPr>
      <w:rFonts w:ascii="Times New Roman" w:eastAsia="黑体" w:hAnsi="Times New Roman"/>
      <w:bCs/>
      <w:kern w:val="0"/>
      <w:sz w:val="24"/>
      <w:szCs w:val="24"/>
      <w:lang w:val="x-none" w:eastAsia="x-none"/>
    </w:rPr>
  </w:style>
  <w:style w:type="paragraph" w:styleId="4">
    <w:name w:val="heading 4"/>
    <w:basedOn w:val="a"/>
    <w:next w:val="a"/>
    <w:link w:val="4Char"/>
    <w:uiPriority w:val="99"/>
    <w:qFormat/>
    <w:rsid w:val="00C61C69"/>
    <w:pPr>
      <w:keepNext/>
      <w:keepLines/>
      <w:spacing w:before="280" w:after="290" w:line="376" w:lineRule="auto"/>
      <w:outlineLvl w:val="3"/>
    </w:pPr>
    <w:rPr>
      <w:rFonts w:ascii="黑体" w:eastAsia="黑体" w:hAnsi="黑体"/>
      <w:b/>
      <w:bCs/>
      <w:sz w:val="28"/>
      <w:szCs w:val="28"/>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031F7"/>
    <w:rPr>
      <w:kern w:val="0"/>
      <w:sz w:val="18"/>
      <w:szCs w:val="18"/>
      <w:lang w:val="x-none" w:eastAsia="x-none"/>
    </w:rPr>
  </w:style>
  <w:style w:type="character" w:customStyle="1" w:styleId="Char">
    <w:name w:val="批注框文本 Char"/>
    <w:link w:val="a3"/>
    <w:uiPriority w:val="99"/>
    <w:semiHidden/>
    <w:rsid w:val="009031F7"/>
    <w:rPr>
      <w:sz w:val="18"/>
      <w:szCs w:val="18"/>
    </w:rPr>
  </w:style>
  <w:style w:type="paragraph" w:styleId="a4">
    <w:name w:val="Body Text"/>
    <w:basedOn w:val="a"/>
    <w:link w:val="Char0"/>
    <w:uiPriority w:val="99"/>
    <w:rsid w:val="009031F7"/>
    <w:pPr>
      <w:spacing w:after="120"/>
    </w:pPr>
    <w:rPr>
      <w:rFonts w:ascii="Times New Roman" w:hAnsi="Times New Roman"/>
      <w:kern w:val="0"/>
      <w:sz w:val="24"/>
      <w:szCs w:val="24"/>
      <w:lang w:val="x-none" w:eastAsia="x-none"/>
    </w:rPr>
  </w:style>
  <w:style w:type="character" w:customStyle="1" w:styleId="Char0">
    <w:name w:val="正文文本 Char"/>
    <w:link w:val="a4"/>
    <w:uiPriority w:val="99"/>
    <w:rsid w:val="009031F7"/>
    <w:rPr>
      <w:rFonts w:ascii="Times New Roman" w:eastAsia="宋体" w:hAnsi="Times New Roman" w:cs="Times New Roman"/>
      <w:sz w:val="24"/>
      <w:szCs w:val="24"/>
    </w:rPr>
  </w:style>
  <w:style w:type="character" w:customStyle="1" w:styleId="1Char">
    <w:name w:val="标题 1 Char"/>
    <w:aliases w:val="第一章 Char"/>
    <w:link w:val="1"/>
    <w:uiPriority w:val="9"/>
    <w:rsid w:val="00E97B4E"/>
    <w:rPr>
      <w:rFonts w:ascii="Times New Roman" w:eastAsia="黑体" w:hAnsi="Times New Roman"/>
      <w:bCs/>
      <w:kern w:val="44"/>
      <w:sz w:val="32"/>
      <w:szCs w:val="44"/>
      <w:lang w:val="x-none" w:eastAsia="x-none"/>
    </w:rPr>
  </w:style>
  <w:style w:type="paragraph" w:styleId="a5">
    <w:name w:val="List Paragraph"/>
    <w:basedOn w:val="a"/>
    <w:uiPriority w:val="34"/>
    <w:qFormat/>
    <w:rsid w:val="0015041C"/>
    <w:pPr>
      <w:snapToGrid w:val="0"/>
      <w:ind w:firstLineChars="200" w:firstLine="420"/>
    </w:pPr>
    <w:rPr>
      <w:rFonts w:ascii="Times New Roman" w:hAnsi="Times New Roman"/>
      <w:szCs w:val="24"/>
    </w:rPr>
  </w:style>
  <w:style w:type="character" w:customStyle="1" w:styleId="2Char">
    <w:name w:val="标题 2 Char"/>
    <w:link w:val="2"/>
    <w:uiPriority w:val="9"/>
    <w:rsid w:val="0036295C"/>
    <w:rPr>
      <w:rFonts w:ascii="Cambria" w:eastAsia="黑体" w:hAnsi="Cambria"/>
      <w:bCs/>
      <w:kern w:val="2"/>
      <w:sz w:val="28"/>
      <w:szCs w:val="32"/>
      <w:lang w:val="x-none" w:eastAsia="x-none"/>
    </w:rPr>
  </w:style>
  <w:style w:type="character" w:styleId="a6">
    <w:name w:val="Hyperlink"/>
    <w:uiPriority w:val="99"/>
    <w:unhideWhenUsed/>
    <w:rsid w:val="000A5FFB"/>
    <w:rPr>
      <w:color w:val="0000FF"/>
      <w:u w:val="single"/>
    </w:rPr>
  </w:style>
  <w:style w:type="paragraph" w:customStyle="1" w:styleId="Default">
    <w:name w:val="Default"/>
    <w:rsid w:val="000A5FFB"/>
    <w:pPr>
      <w:widowControl w:val="0"/>
      <w:autoSpaceDE w:val="0"/>
      <w:autoSpaceDN w:val="0"/>
      <w:adjustRightInd w:val="0"/>
    </w:pPr>
    <w:rPr>
      <w:rFonts w:ascii="宋体" w:cs="宋体"/>
      <w:color w:val="000000"/>
      <w:sz w:val="24"/>
      <w:szCs w:val="24"/>
    </w:rPr>
  </w:style>
  <w:style w:type="paragraph" w:styleId="a7">
    <w:name w:val="header"/>
    <w:basedOn w:val="a"/>
    <w:link w:val="Char1"/>
    <w:uiPriority w:val="99"/>
    <w:unhideWhenUsed/>
    <w:rsid w:val="00C75DFF"/>
    <w:pPr>
      <w:pBdr>
        <w:bottom w:val="single" w:sz="6" w:space="1" w:color="auto"/>
      </w:pBdr>
      <w:tabs>
        <w:tab w:val="center" w:pos="4153"/>
        <w:tab w:val="right" w:pos="8306"/>
      </w:tabs>
      <w:snapToGrid w:val="0"/>
      <w:jc w:val="center"/>
    </w:pPr>
    <w:rPr>
      <w:sz w:val="18"/>
      <w:szCs w:val="18"/>
      <w:lang w:val="x-none" w:eastAsia="x-none"/>
    </w:rPr>
  </w:style>
  <w:style w:type="character" w:customStyle="1" w:styleId="Char1">
    <w:name w:val="页眉 Char"/>
    <w:link w:val="a7"/>
    <w:uiPriority w:val="99"/>
    <w:rsid w:val="00C75DFF"/>
    <w:rPr>
      <w:kern w:val="2"/>
      <w:sz w:val="18"/>
      <w:szCs w:val="18"/>
    </w:rPr>
  </w:style>
  <w:style w:type="paragraph" w:styleId="a8">
    <w:name w:val="footer"/>
    <w:basedOn w:val="a"/>
    <w:link w:val="Char2"/>
    <w:uiPriority w:val="99"/>
    <w:unhideWhenUsed/>
    <w:rsid w:val="00C75DFF"/>
    <w:pPr>
      <w:tabs>
        <w:tab w:val="center" w:pos="4153"/>
        <w:tab w:val="right" w:pos="8306"/>
      </w:tabs>
      <w:snapToGrid w:val="0"/>
    </w:pPr>
    <w:rPr>
      <w:sz w:val="18"/>
      <w:szCs w:val="18"/>
      <w:lang w:val="x-none" w:eastAsia="x-none"/>
    </w:rPr>
  </w:style>
  <w:style w:type="character" w:customStyle="1" w:styleId="Char2">
    <w:name w:val="页脚 Char"/>
    <w:link w:val="a8"/>
    <w:uiPriority w:val="99"/>
    <w:rsid w:val="00C75DFF"/>
    <w:rPr>
      <w:kern w:val="2"/>
      <w:sz w:val="18"/>
      <w:szCs w:val="18"/>
    </w:rPr>
  </w:style>
  <w:style w:type="character" w:styleId="a9">
    <w:name w:val="Placeholder Text"/>
    <w:uiPriority w:val="99"/>
    <w:semiHidden/>
    <w:rsid w:val="00C75DFF"/>
    <w:rPr>
      <w:color w:val="808080"/>
    </w:rPr>
  </w:style>
  <w:style w:type="table" w:styleId="aa">
    <w:name w:val="Table Grid"/>
    <w:basedOn w:val="a1"/>
    <w:uiPriority w:val="99"/>
    <w:rsid w:val="00C75D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0">
    <w:name w:val="浅色底纹1"/>
    <w:basedOn w:val="a1"/>
    <w:uiPriority w:val="60"/>
    <w:rsid w:val="00C75DF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ab">
    <w:name w:val="分类号"/>
    <w:basedOn w:val="a"/>
    <w:next w:val="a4"/>
    <w:rsid w:val="00C75DFF"/>
    <w:pPr>
      <w:tabs>
        <w:tab w:val="left" w:pos="1233"/>
      </w:tabs>
      <w:spacing w:after="320"/>
    </w:pPr>
    <w:rPr>
      <w:rFonts w:ascii="Times New Roman" w:eastAsia="黑体" w:hAnsi="Times New Roman"/>
      <w:iCs/>
      <w:kern w:val="0"/>
      <w:sz w:val="18"/>
      <w:szCs w:val="20"/>
    </w:rPr>
  </w:style>
  <w:style w:type="paragraph" w:customStyle="1" w:styleId="Abstract">
    <w:name w:val="Abstract"/>
    <w:next w:val="Keywords"/>
    <w:link w:val="AbstractChar"/>
    <w:rsid w:val="00C75DFF"/>
    <w:pPr>
      <w:tabs>
        <w:tab w:val="left" w:pos="937"/>
      </w:tabs>
      <w:jc w:val="both"/>
    </w:pPr>
    <w:rPr>
      <w:rFonts w:ascii="Times New Roman" w:eastAsia="楷体_GB2312" w:hAnsi="Times New Roman"/>
      <w:kern w:val="2"/>
      <w:sz w:val="18"/>
    </w:rPr>
  </w:style>
  <w:style w:type="paragraph" w:customStyle="1" w:styleId="Keywords">
    <w:name w:val="Key words"/>
    <w:basedOn w:val="a"/>
    <w:next w:val="a"/>
    <w:link w:val="KeywordsChar"/>
    <w:rsid w:val="00C75DFF"/>
    <w:pPr>
      <w:tabs>
        <w:tab w:val="left" w:pos="1176"/>
      </w:tabs>
      <w:overflowPunct w:val="0"/>
      <w:adjustRightInd w:val="0"/>
      <w:spacing w:after="290"/>
      <w:ind w:left="632" w:hangingChars="632" w:hanging="632"/>
    </w:pPr>
    <w:rPr>
      <w:rFonts w:ascii="Times New Roman" w:eastAsia="楷体_GB2312" w:hAnsi="Times New Roman"/>
      <w:snapToGrid w:val="0"/>
      <w:sz w:val="18"/>
      <w:szCs w:val="20"/>
      <w:lang w:val="x-none" w:eastAsia="x-none"/>
    </w:rPr>
  </w:style>
  <w:style w:type="character" w:customStyle="1" w:styleId="AbstractChar">
    <w:name w:val="Abstract Char"/>
    <w:link w:val="Abstract"/>
    <w:rsid w:val="00C75DFF"/>
    <w:rPr>
      <w:rFonts w:ascii="Times New Roman" w:eastAsia="楷体_GB2312" w:hAnsi="Times New Roman"/>
      <w:kern w:val="2"/>
      <w:sz w:val="18"/>
      <w:lang w:val="en-US" w:eastAsia="zh-CN" w:bidi="ar-SA"/>
    </w:rPr>
  </w:style>
  <w:style w:type="character" w:customStyle="1" w:styleId="KeywordsChar">
    <w:name w:val="Key words Char"/>
    <w:link w:val="Keywords"/>
    <w:rsid w:val="00C75DFF"/>
    <w:rPr>
      <w:rFonts w:ascii="Times New Roman" w:eastAsia="楷体_GB2312" w:hAnsi="Times New Roman"/>
      <w:snapToGrid w:val="0"/>
      <w:kern w:val="2"/>
      <w:sz w:val="18"/>
    </w:rPr>
  </w:style>
  <w:style w:type="table" w:customStyle="1" w:styleId="-11">
    <w:name w:val="浅色底纹 - 强调文字颜色 11"/>
    <w:basedOn w:val="a1"/>
    <w:uiPriority w:val="60"/>
    <w:rsid w:val="00C75DFF"/>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20">
    <w:name w:val="浅色底纹2"/>
    <w:basedOn w:val="a1"/>
    <w:uiPriority w:val="60"/>
    <w:rsid w:val="00C75DFF"/>
    <w:rPr>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3Char">
    <w:name w:val="标题 3 Char"/>
    <w:link w:val="3"/>
    <w:uiPriority w:val="9"/>
    <w:rsid w:val="0036295C"/>
    <w:rPr>
      <w:rFonts w:ascii="Times New Roman" w:eastAsia="黑体" w:hAnsi="Times New Roman"/>
      <w:bCs/>
      <w:sz w:val="24"/>
      <w:szCs w:val="24"/>
      <w:lang w:val="x-none" w:eastAsia="x-none"/>
    </w:rPr>
  </w:style>
  <w:style w:type="paragraph" w:styleId="TOC">
    <w:name w:val="TOC Heading"/>
    <w:basedOn w:val="1"/>
    <w:next w:val="a"/>
    <w:uiPriority w:val="39"/>
    <w:unhideWhenUsed/>
    <w:qFormat/>
    <w:rsid w:val="00CC3CFA"/>
    <w:pPr>
      <w:snapToGrid/>
      <w:spacing w:before="480" w:after="0" w:line="276" w:lineRule="auto"/>
      <w:outlineLvl w:val="9"/>
    </w:pPr>
    <w:rPr>
      <w:rFonts w:ascii="Cambria" w:eastAsia="宋体" w:hAnsi="Cambria"/>
      <w:b/>
      <w:color w:val="365F91"/>
      <w:kern w:val="0"/>
      <w:sz w:val="28"/>
      <w:szCs w:val="28"/>
    </w:rPr>
  </w:style>
  <w:style w:type="paragraph" w:styleId="11">
    <w:name w:val="toc 1"/>
    <w:basedOn w:val="a"/>
    <w:next w:val="a"/>
    <w:autoRedefine/>
    <w:uiPriority w:val="39"/>
    <w:unhideWhenUsed/>
    <w:qFormat/>
    <w:rsid w:val="00CC3CFA"/>
  </w:style>
  <w:style w:type="paragraph" w:styleId="21">
    <w:name w:val="toc 2"/>
    <w:basedOn w:val="a"/>
    <w:next w:val="a"/>
    <w:autoRedefine/>
    <w:uiPriority w:val="39"/>
    <w:unhideWhenUsed/>
    <w:qFormat/>
    <w:rsid w:val="00CC3CFA"/>
    <w:pPr>
      <w:ind w:leftChars="200" w:left="420"/>
    </w:pPr>
  </w:style>
  <w:style w:type="paragraph" w:styleId="30">
    <w:name w:val="toc 3"/>
    <w:basedOn w:val="a"/>
    <w:next w:val="a"/>
    <w:autoRedefine/>
    <w:uiPriority w:val="39"/>
    <w:unhideWhenUsed/>
    <w:qFormat/>
    <w:rsid w:val="00CC3CFA"/>
    <w:pPr>
      <w:ind w:leftChars="400" w:left="840"/>
    </w:pPr>
  </w:style>
  <w:style w:type="character" w:styleId="ac">
    <w:name w:val="FollowedHyperlink"/>
    <w:aliases w:val="已访问的超链接"/>
    <w:uiPriority w:val="99"/>
    <w:semiHidden/>
    <w:unhideWhenUsed/>
    <w:rsid w:val="003C1AA9"/>
    <w:rPr>
      <w:color w:val="800080"/>
      <w:u w:val="single"/>
    </w:rPr>
  </w:style>
  <w:style w:type="paragraph" w:styleId="ad">
    <w:name w:val="Document Map"/>
    <w:basedOn w:val="a"/>
    <w:link w:val="Char3"/>
    <w:uiPriority w:val="99"/>
    <w:semiHidden/>
    <w:unhideWhenUsed/>
    <w:rsid w:val="00A000D5"/>
    <w:rPr>
      <w:rFonts w:ascii="宋体"/>
      <w:sz w:val="18"/>
      <w:szCs w:val="18"/>
      <w:lang w:val="x-none" w:eastAsia="x-none"/>
    </w:rPr>
  </w:style>
  <w:style w:type="character" w:customStyle="1" w:styleId="Char3">
    <w:name w:val="文档结构图 Char"/>
    <w:link w:val="ad"/>
    <w:uiPriority w:val="99"/>
    <w:semiHidden/>
    <w:rsid w:val="00A000D5"/>
    <w:rPr>
      <w:rFonts w:ascii="宋体"/>
      <w:kern w:val="2"/>
      <w:sz w:val="18"/>
      <w:szCs w:val="18"/>
    </w:rPr>
  </w:style>
  <w:style w:type="paragraph" w:styleId="22">
    <w:name w:val="Body Text Indent 2"/>
    <w:basedOn w:val="a"/>
    <w:link w:val="2Char0"/>
    <w:uiPriority w:val="99"/>
    <w:semiHidden/>
    <w:unhideWhenUsed/>
    <w:rsid w:val="006855E6"/>
    <w:pPr>
      <w:spacing w:after="120" w:line="480" w:lineRule="auto"/>
      <w:ind w:leftChars="200" w:left="420"/>
    </w:pPr>
    <w:rPr>
      <w:lang w:val="x-none" w:eastAsia="x-none"/>
    </w:rPr>
  </w:style>
  <w:style w:type="character" w:customStyle="1" w:styleId="2Char0">
    <w:name w:val="正文文本缩进 2 Char"/>
    <w:link w:val="22"/>
    <w:uiPriority w:val="99"/>
    <w:semiHidden/>
    <w:rsid w:val="006855E6"/>
    <w:rPr>
      <w:kern w:val="2"/>
      <w:sz w:val="21"/>
      <w:szCs w:val="22"/>
    </w:rPr>
  </w:style>
  <w:style w:type="paragraph" w:styleId="ae">
    <w:name w:val="Revision"/>
    <w:hidden/>
    <w:uiPriority w:val="99"/>
    <w:semiHidden/>
    <w:rsid w:val="00102F71"/>
    <w:rPr>
      <w:kern w:val="2"/>
      <w:sz w:val="21"/>
      <w:szCs w:val="22"/>
    </w:rPr>
  </w:style>
  <w:style w:type="paragraph" w:styleId="af">
    <w:name w:val="Title"/>
    <w:basedOn w:val="a"/>
    <w:next w:val="a"/>
    <w:link w:val="Char4"/>
    <w:uiPriority w:val="10"/>
    <w:qFormat/>
    <w:rsid w:val="001A132E"/>
    <w:pPr>
      <w:spacing w:before="240" w:after="60"/>
      <w:jc w:val="center"/>
      <w:outlineLvl w:val="0"/>
    </w:pPr>
    <w:rPr>
      <w:rFonts w:ascii="Calibri Light" w:hAnsi="Calibri Light"/>
      <w:b/>
      <w:bCs/>
      <w:sz w:val="32"/>
      <w:szCs w:val="32"/>
      <w:lang w:val="x-none" w:eastAsia="x-none"/>
    </w:rPr>
  </w:style>
  <w:style w:type="character" w:customStyle="1" w:styleId="Char4">
    <w:name w:val="标题 Char"/>
    <w:link w:val="af"/>
    <w:uiPriority w:val="10"/>
    <w:rsid w:val="001A132E"/>
    <w:rPr>
      <w:rFonts w:ascii="Calibri Light" w:hAnsi="Calibri Light" w:cs="Times New Roman"/>
      <w:b/>
      <w:bCs/>
      <w:kern w:val="2"/>
      <w:sz w:val="32"/>
      <w:szCs w:val="32"/>
    </w:rPr>
  </w:style>
  <w:style w:type="character" w:customStyle="1" w:styleId="4Char">
    <w:name w:val="标题 4 Char"/>
    <w:link w:val="4"/>
    <w:uiPriority w:val="99"/>
    <w:rsid w:val="00C61C69"/>
    <w:rPr>
      <w:rFonts w:ascii="黑体" w:eastAsia="黑体" w:hAnsi="黑体" w:cs="Arial"/>
      <w:b/>
      <w:bCs/>
      <w:kern w:val="2"/>
      <w:sz w:val="28"/>
      <w:szCs w:val="28"/>
    </w:rPr>
  </w:style>
  <w:style w:type="character" w:customStyle="1" w:styleId="keyword">
    <w:name w:val="keyword"/>
    <w:rsid w:val="00E47D7F"/>
  </w:style>
  <w:style w:type="character" w:customStyle="1" w:styleId="datatypes">
    <w:name w:val="datatypes"/>
    <w:rsid w:val="00E47D7F"/>
  </w:style>
  <w:style w:type="character" w:styleId="HTML">
    <w:name w:val="HTML Code"/>
    <w:uiPriority w:val="99"/>
    <w:semiHidden/>
    <w:unhideWhenUsed/>
    <w:rsid w:val="00E47D7F"/>
    <w:rPr>
      <w:rFonts w:ascii="宋体" w:eastAsia="宋体" w:hAnsi="宋体" w:cs="宋体"/>
      <w:sz w:val="24"/>
      <w:szCs w:val="24"/>
    </w:rPr>
  </w:style>
  <w:style w:type="character" w:styleId="af0">
    <w:name w:val="annotation reference"/>
    <w:uiPriority w:val="99"/>
    <w:semiHidden/>
    <w:unhideWhenUsed/>
    <w:rsid w:val="00317C61"/>
    <w:rPr>
      <w:sz w:val="21"/>
      <w:szCs w:val="21"/>
    </w:rPr>
  </w:style>
  <w:style w:type="paragraph" w:styleId="af1">
    <w:name w:val="annotation text"/>
    <w:basedOn w:val="a"/>
    <w:link w:val="Char5"/>
    <w:uiPriority w:val="99"/>
    <w:semiHidden/>
    <w:unhideWhenUsed/>
    <w:rsid w:val="00317C61"/>
    <w:rPr>
      <w:lang w:val="x-none" w:eastAsia="x-none"/>
    </w:rPr>
  </w:style>
  <w:style w:type="character" w:customStyle="1" w:styleId="Char5">
    <w:name w:val="批注文字 Char"/>
    <w:link w:val="af1"/>
    <w:uiPriority w:val="99"/>
    <w:semiHidden/>
    <w:rsid w:val="00317C61"/>
    <w:rPr>
      <w:kern w:val="2"/>
      <w:sz w:val="21"/>
      <w:szCs w:val="22"/>
    </w:rPr>
  </w:style>
  <w:style w:type="paragraph" w:styleId="af2">
    <w:name w:val="annotation subject"/>
    <w:basedOn w:val="af1"/>
    <w:next w:val="af1"/>
    <w:link w:val="Char6"/>
    <w:uiPriority w:val="99"/>
    <w:semiHidden/>
    <w:unhideWhenUsed/>
    <w:rsid w:val="00317C61"/>
    <w:rPr>
      <w:b/>
      <w:bCs/>
    </w:rPr>
  </w:style>
  <w:style w:type="character" w:customStyle="1" w:styleId="Char6">
    <w:name w:val="批注主题 Char"/>
    <w:link w:val="af2"/>
    <w:uiPriority w:val="99"/>
    <w:semiHidden/>
    <w:rsid w:val="00317C61"/>
    <w:rPr>
      <w:b/>
      <w:bCs/>
      <w:kern w:val="2"/>
      <w:sz w:val="21"/>
      <w:szCs w:val="22"/>
    </w:rPr>
  </w:style>
  <w:style w:type="paragraph" w:styleId="HTML0">
    <w:name w:val="HTML Preformatted"/>
    <w:basedOn w:val="a"/>
    <w:link w:val="HTMLChar"/>
    <w:uiPriority w:val="99"/>
    <w:semiHidden/>
    <w:unhideWhenUsed/>
    <w:rsid w:val="00C05B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kern w:val="0"/>
      <w:sz w:val="24"/>
      <w:szCs w:val="24"/>
      <w:lang w:val="x-none" w:eastAsia="x-none"/>
    </w:rPr>
  </w:style>
  <w:style w:type="character" w:customStyle="1" w:styleId="HTMLChar">
    <w:name w:val="HTML 预设格式 Char"/>
    <w:link w:val="HTML0"/>
    <w:uiPriority w:val="99"/>
    <w:semiHidden/>
    <w:rsid w:val="00C05BDC"/>
    <w:rPr>
      <w:rFonts w:ascii="宋体" w:hAnsi="宋体" w:cs="宋体"/>
      <w:sz w:val="24"/>
      <w:szCs w:val="24"/>
    </w:rPr>
  </w:style>
  <w:style w:type="paragraph" w:styleId="af3">
    <w:name w:val="Normal (Web)"/>
    <w:basedOn w:val="a"/>
    <w:uiPriority w:val="99"/>
    <w:semiHidden/>
    <w:unhideWhenUsed/>
    <w:rsid w:val="006A5278"/>
    <w:pPr>
      <w:spacing w:before="100" w:beforeAutospacing="1" w:after="100" w:afterAutospacing="1"/>
    </w:pPr>
    <w:rPr>
      <w:rFonts w:ascii="宋体" w:hAnsi="宋体" w:cs="宋体"/>
      <w:kern w:val="0"/>
      <w:sz w:val="24"/>
      <w:szCs w:val="24"/>
    </w:rPr>
  </w:style>
  <w:style w:type="character" w:styleId="af4">
    <w:name w:val="Strong"/>
    <w:uiPriority w:val="22"/>
    <w:qFormat/>
    <w:rsid w:val="006A5278"/>
    <w:rPr>
      <w:b/>
      <w:bCs/>
    </w:rPr>
  </w:style>
  <w:style w:type="table" w:customStyle="1" w:styleId="12">
    <w:name w:val="网格型1"/>
    <w:basedOn w:val="a1"/>
    <w:next w:val="aa"/>
    <w:uiPriority w:val="99"/>
    <w:rsid w:val="0044623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3">
    <w:name w:val="网格型浅色1"/>
    <w:basedOn w:val="a1"/>
    <w:uiPriority w:val="40"/>
    <w:rsid w:val="00BA50D8"/>
    <w:rPr>
      <w:kern w:val="2"/>
      <w:sz w:val="21"/>
      <w:szCs w:val="22"/>
    </w:rPr>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paragraph" w:styleId="af5">
    <w:name w:val="No Spacing"/>
    <w:aliases w:val="1.1.1"/>
    <w:basedOn w:val="3"/>
    <w:next w:val="a"/>
    <w:uiPriority w:val="1"/>
    <w:qFormat/>
    <w:rsid w:val="00510975"/>
    <w:pPr>
      <w:keepNext/>
      <w:keepLines/>
      <w:widowControl w:val="0"/>
      <w:suppressAutoHyphens w:val="0"/>
      <w:snapToGrid/>
      <w:spacing w:beforeLines="50" w:before="156" w:beforeAutospacing="0" w:afterLines="50" w:after="156" w:line="400" w:lineRule="exact"/>
      <w:ind w:firstLineChars="176" w:firstLine="422"/>
      <w:jc w:val="both"/>
    </w:pPr>
    <w:rPr>
      <w:rFonts w:cstheme="minorBidi"/>
      <w:kern w:val="2"/>
      <w:lang w:val="en-US" w:eastAsia="zh-CN"/>
    </w:rPr>
  </w:style>
  <w:style w:type="paragraph" w:customStyle="1" w:styleId="110">
    <w:name w:val="1.1"/>
    <w:basedOn w:val="2"/>
    <w:next w:val="a4"/>
    <w:link w:val="11Char"/>
    <w:qFormat/>
    <w:rsid w:val="00510975"/>
    <w:pPr>
      <w:adjustRightInd/>
      <w:spacing w:beforeLines="50" w:before="50" w:beforeAutospacing="0" w:afterLines="50" w:after="50" w:line="240" w:lineRule="auto"/>
    </w:pPr>
    <w:rPr>
      <w:rFonts w:ascii="黑体" w:hAnsi="黑体" w:cstheme="majorBidi"/>
      <w:szCs w:val="28"/>
    </w:rPr>
  </w:style>
  <w:style w:type="character" w:customStyle="1" w:styleId="11Char">
    <w:name w:val="1.1 Char"/>
    <w:basedOn w:val="2Char"/>
    <w:link w:val="110"/>
    <w:rsid w:val="00510975"/>
    <w:rPr>
      <w:rFonts w:ascii="黑体" w:eastAsia="黑体" w:hAnsi="黑体" w:cstheme="majorBidi"/>
      <w:bCs/>
      <w:kern w:val="2"/>
      <w:sz w:val="28"/>
      <w:szCs w:val="28"/>
      <w:lang w:val="x-none" w:eastAsia="x-none"/>
    </w:rPr>
  </w:style>
  <w:style w:type="paragraph" w:styleId="af6">
    <w:name w:val="Quote"/>
    <w:basedOn w:val="a"/>
    <w:next w:val="a"/>
    <w:link w:val="Char7"/>
    <w:uiPriority w:val="29"/>
    <w:qFormat/>
    <w:rsid w:val="00F37FD4"/>
    <w:pPr>
      <w:widowControl w:val="0"/>
      <w:ind w:firstLineChars="200" w:firstLine="200"/>
      <w:jc w:val="both"/>
    </w:pPr>
    <w:rPr>
      <w:rFonts w:ascii="Times New Roman" w:eastAsia="Times New Roman" w:hAnsi="Times New Roman" w:cstheme="minorBidi"/>
      <w:iCs/>
      <w:color w:val="000000" w:themeColor="text1"/>
      <w:sz w:val="24"/>
    </w:rPr>
  </w:style>
  <w:style w:type="character" w:customStyle="1" w:styleId="Char7">
    <w:name w:val="引用 Char"/>
    <w:basedOn w:val="a0"/>
    <w:link w:val="af6"/>
    <w:uiPriority w:val="29"/>
    <w:rsid w:val="00F37FD4"/>
    <w:rPr>
      <w:rFonts w:ascii="Times New Roman" w:eastAsia="Times New Roman" w:hAnsi="Times New Roman" w:cstheme="minorBidi"/>
      <w:iCs/>
      <w:color w:val="000000" w:themeColor="text1"/>
      <w:kern w:val="2"/>
      <w:sz w:val="24"/>
      <w:szCs w:val="22"/>
    </w:rPr>
  </w:style>
</w:styles>
</file>

<file path=word/webSettings.xml><?xml version="1.0" encoding="utf-8"?>
<w:webSettings xmlns:r="http://schemas.openxmlformats.org/officeDocument/2006/relationships" xmlns:w="http://schemas.openxmlformats.org/wordprocessingml/2006/main">
  <w:divs>
    <w:div w:id="3363426">
      <w:bodyDiv w:val="1"/>
      <w:marLeft w:val="0"/>
      <w:marRight w:val="0"/>
      <w:marTop w:val="0"/>
      <w:marBottom w:val="0"/>
      <w:divBdr>
        <w:top w:val="none" w:sz="0" w:space="0" w:color="auto"/>
        <w:left w:val="none" w:sz="0" w:space="0" w:color="auto"/>
        <w:bottom w:val="none" w:sz="0" w:space="0" w:color="auto"/>
        <w:right w:val="none" w:sz="0" w:space="0" w:color="auto"/>
      </w:divBdr>
      <w:divsChild>
        <w:div w:id="356471375">
          <w:marLeft w:val="0"/>
          <w:marRight w:val="0"/>
          <w:marTop w:val="0"/>
          <w:marBottom w:val="90"/>
          <w:divBdr>
            <w:top w:val="single" w:sz="6" w:space="0" w:color="D3D3D3"/>
            <w:left w:val="single" w:sz="6" w:space="0" w:color="D3D3D3"/>
            <w:bottom w:val="single" w:sz="6" w:space="0" w:color="D3D3D3"/>
            <w:right w:val="single" w:sz="6" w:space="0" w:color="D3D3D3"/>
          </w:divBdr>
          <w:divsChild>
            <w:div w:id="1127814960">
              <w:marLeft w:val="75"/>
              <w:marRight w:val="75"/>
              <w:marTop w:val="0"/>
              <w:marBottom w:val="0"/>
              <w:divBdr>
                <w:top w:val="none" w:sz="0" w:space="0" w:color="auto"/>
                <w:left w:val="none" w:sz="0" w:space="0" w:color="auto"/>
                <w:bottom w:val="none" w:sz="0" w:space="0" w:color="auto"/>
                <w:right w:val="none" w:sz="0" w:space="0" w:color="auto"/>
              </w:divBdr>
              <w:divsChild>
                <w:div w:id="958072707">
                  <w:marLeft w:val="0"/>
                  <w:marRight w:val="0"/>
                  <w:marTop w:val="0"/>
                  <w:marBottom w:val="0"/>
                  <w:divBdr>
                    <w:top w:val="none" w:sz="0" w:space="0" w:color="auto"/>
                    <w:left w:val="none" w:sz="0" w:space="0" w:color="auto"/>
                    <w:bottom w:val="none" w:sz="0" w:space="0" w:color="auto"/>
                    <w:right w:val="none" w:sz="0" w:space="0" w:color="auto"/>
                  </w:divBdr>
                  <w:divsChild>
                    <w:div w:id="634264212">
                      <w:marLeft w:val="0"/>
                      <w:marRight w:val="0"/>
                      <w:marTop w:val="0"/>
                      <w:marBottom w:val="0"/>
                      <w:divBdr>
                        <w:top w:val="none" w:sz="0" w:space="0" w:color="auto"/>
                        <w:left w:val="none" w:sz="0" w:space="0" w:color="auto"/>
                        <w:bottom w:val="none" w:sz="0" w:space="0" w:color="auto"/>
                        <w:right w:val="none" w:sz="0" w:space="0" w:color="auto"/>
                      </w:divBdr>
                      <w:divsChild>
                        <w:div w:id="741562485">
                          <w:marLeft w:val="0"/>
                          <w:marRight w:val="0"/>
                          <w:marTop w:val="0"/>
                          <w:marBottom w:val="0"/>
                          <w:divBdr>
                            <w:top w:val="none" w:sz="0" w:space="0" w:color="auto"/>
                            <w:left w:val="none" w:sz="0" w:space="0" w:color="auto"/>
                            <w:bottom w:val="none" w:sz="0" w:space="0" w:color="auto"/>
                            <w:right w:val="none" w:sz="0" w:space="0" w:color="auto"/>
                          </w:divBdr>
                          <w:divsChild>
                            <w:div w:id="977691159">
                              <w:marLeft w:val="0"/>
                              <w:marRight w:val="0"/>
                              <w:marTop w:val="0"/>
                              <w:marBottom w:val="0"/>
                              <w:divBdr>
                                <w:top w:val="none" w:sz="0" w:space="0" w:color="auto"/>
                                <w:left w:val="none" w:sz="0" w:space="0" w:color="auto"/>
                                <w:bottom w:val="none" w:sz="0" w:space="0" w:color="auto"/>
                                <w:right w:val="none" w:sz="0" w:space="0" w:color="auto"/>
                              </w:divBdr>
                              <w:divsChild>
                                <w:div w:id="400908416">
                                  <w:marLeft w:val="0"/>
                                  <w:marRight w:val="0"/>
                                  <w:marTop w:val="0"/>
                                  <w:marBottom w:val="0"/>
                                  <w:divBdr>
                                    <w:top w:val="none" w:sz="0" w:space="0" w:color="auto"/>
                                    <w:left w:val="none" w:sz="0" w:space="0" w:color="auto"/>
                                    <w:bottom w:val="none" w:sz="0" w:space="0" w:color="auto"/>
                                    <w:right w:val="none" w:sz="0" w:space="0" w:color="auto"/>
                                  </w:divBdr>
                                  <w:divsChild>
                                    <w:div w:id="43498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998086">
          <w:marLeft w:val="0"/>
          <w:marRight w:val="0"/>
          <w:marTop w:val="0"/>
          <w:marBottom w:val="90"/>
          <w:divBdr>
            <w:top w:val="single" w:sz="6" w:space="0" w:color="D3D3D3"/>
            <w:left w:val="single" w:sz="6" w:space="0" w:color="D3D3D3"/>
            <w:bottom w:val="single" w:sz="6" w:space="0" w:color="D3D3D3"/>
            <w:right w:val="single" w:sz="6" w:space="0" w:color="D3D3D3"/>
          </w:divBdr>
          <w:divsChild>
            <w:div w:id="379600751">
              <w:marLeft w:val="75"/>
              <w:marRight w:val="75"/>
              <w:marTop w:val="0"/>
              <w:marBottom w:val="0"/>
              <w:divBdr>
                <w:top w:val="none" w:sz="0" w:space="0" w:color="auto"/>
                <w:left w:val="none" w:sz="0" w:space="0" w:color="auto"/>
                <w:bottom w:val="none" w:sz="0" w:space="0" w:color="auto"/>
                <w:right w:val="none" w:sz="0" w:space="0" w:color="auto"/>
              </w:divBdr>
              <w:divsChild>
                <w:div w:id="257296051">
                  <w:marLeft w:val="0"/>
                  <w:marRight w:val="0"/>
                  <w:marTop w:val="0"/>
                  <w:marBottom w:val="0"/>
                  <w:divBdr>
                    <w:top w:val="none" w:sz="0" w:space="0" w:color="auto"/>
                    <w:left w:val="none" w:sz="0" w:space="0" w:color="auto"/>
                    <w:bottom w:val="none" w:sz="0" w:space="0" w:color="auto"/>
                    <w:right w:val="none" w:sz="0" w:space="0" w:color="auto"/>
                  </w:divBdr>
                  <w:divsChild>
                    <w:div w:id="1022509234">
                      <w:marLeft w:val="0"/>
                      <w:marRight w:val="0"/>
                      <w:marTop w:val="0"/>
                      <w:marBottom w:val="0"/>
                      <w:divBdr>
                        <w:top w:val="none" w:sz="0" w:space="0" w:color="auto"/>
                        <w:left w:val="none" w:sz="0" w:space="0" w:color="auto"/>
                        <w:bottom w:val="none" w:sz="0" w:space="0" w:color="auto"/>
                        <w:right w:val="none" w:sz="0" w:space="0" w:color="auto"/>
                      </w:divBdr>
                      <w:divsChild>
                        <w:div w:id="895508228">
                          <w:marLeft w:val="0"/>
                          <w:marRight w:val="0"/>
                          <w:marTop w:val="0"/>
                          <w:marBottom w:val="0"/>
                          <w:divBdr>
                            <w:top w:val="none" w:sz="0" w:space="0" w:color="auto"/>
                            <w:left w:val="none" w:sz="0" w:space="0" w:color="auto"/>
                            <w:bottom w:val="none" w:sz="0" w:space="0" w:color="auto"/>
                            <w:right w:val="none" w:sz="0" w:space="0" w:color="auto"/>
                          </w:divBdr>
                          <w:divsChild>
                            <w:div w:id="305168314">
                              <w:marLeft w:val="0"/>
                              <w:marRight w:val="0"/>
                              <w:marTop w:val="0"/>
                              <w:marBottom w:val="0"/>
                              <w:divBdr>
                                <w:top w:val="none" w:sz="0" w:space="0" w:color="auto"/>
                                <w:left w:val="none" w:sz="0" w:space="0" w:color="auto"/>
                                <w:bottom w:val="none" w:sz="0" w:space="0" w:color="auto"/>
                                <w:right w:val="none" w:sz="0" w:space="0" w:color="auto"/>
                              </w:divBdr>
                              <w:divsChild>
                                <w:div w:id="1912229864">
                                  <w:marLeft w:val="0"/>
                                  <w:marRight w:val="0"/>
                                  <w:marTop w:val="0"/>
                                  <w:marBottom w:val="0"/>
                                  <w:divBdr>
                                    <w:top w:val="none" w:sz="0" w:space="0" w:color="auto"/>
                                    <w:left w:val="none" w:sz="0" w:space="0" w:color="auto"/>
                                    <w:bottom w:val="none" w:sz="0" w:space="0" w:color="auto"/>
                                    <w:right w:val="none" w:sz="0" w:space="0" w:color="auto"/>
                                  </w:divBdr>
                                  <w:divsChild>
                                    <w:div w:id="105362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24691">
      <w:bodyDiv w:val="1"/>
      <w:marLeft w:val="0"/>
      <w:marRight w:val="0"/>
      <w:marTop w:val="0"/>
      <w:marBottom w:val="0"/>
      <w:divBdr>
        <w:top w:val="none" w:sz="0" w:space="0" w:color="auto"/>
        <w:left w:val="none" w:sz="0" w:space="0" w:color="auto"/>
        <w:bottom w:val="none" w:sz="0" w:space="0" w:color="auto"/>
        <w:right w:val="none" w:sz="0" w:space="0" w:color="auto"/>
      </w:divBdr>
      <w:divsChild>
        <w:div w:id="1311712912">
          <w:marLeft w:val="0"/>
          <w:marRight w:val="0"/>
          <w:marTop w:val="0"/>
          <w:marBottom w:val="0"/>
          <w:divBdr>
            <w:top w:val="none" w:sz="0" w:space="0" w:color="auto"/>
            <w:left w:val="none" w:sz="0" w:space="0" w:color="auto"/>
            <w:bottom w:val="none" w:sz="0" w:space="0" w:color="auto"/>
            <w:right w:val="none" w:sz="0" w:space="0" w:color="auto"/>
          </w:divBdr>
          <w:divsChild>
            <w:div w:id="548493646">
              <w:marLeft w:val="0"/>
              <w:marRight w:val="0"/>
              <w:marTop w:val="0"/>
              <w:marBottom w:val="0"/>
              <w:divBdr>
                <w:top w:val="none" w:sz="0" w:space="0" w:color="auto"/>
                <w:left w:val="none" w:sz="0" w:space="0" w:color="auto"/>
                <w:bottom w:val="none" w:sz="0" w:space="0" w:color="auto"/>
                <w:right w:val="none" w:sz="0" w:space="0" w:color="auto"/>
              </w:divBdr>
            </w:div>
            <w:div w:id="954217153">
              <w:marLeft w:val="0"/>
              <w:marRight w:val="0"/>
              <w:marTop w:val="0"/>
              <w:marBottom w:val="0"/>
              <w:divBdr>
                <w:top w:val="none" w:sz="0" w:space="0" w:color="auto"/>
                <w:left w:val="none" w:sz="0" w:space="0" w:color="auto"/>
                <w:bottom w:val="none" w:sz="0" w:space="0" w:color="auto"/>
                <w:right w:val="none" w:sz="0" w:space="0" w:color="auto"/>
              </w:divBdr>
            </w:div>
            <w:div w:id="1075084379">
              <w:marLeft w:val="0"/>
              <w:marRight w:val="0"/>
              <w:marTop w:val="0"/>
              <w:marBottom w:val="0"/>
              <w:divBdr>
                <w:top w:val="none" w:sz="0" w:space="0" w:color="auto"/>
                <w:left w:val="none" w:sz="0" w:space="0" w:color="auto"/>
                <w:bottom w:val="none" w:sz="0" w:space="0" w:color="auto"/>
                <w:right w:val="none" w:sz="0" w:space="0" w:color="auto"/>
              </w:divBdr>
            </w:div>
            <w:div w:id="109559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56512">
      <w:bodyDiv w:val="1"/>
      <w:marLeft w:val="0"/>
      <w:marRight w:val="0"/>
      <w:marTop w:val="0"/>
      <w:marBottom w:val="0"/>
      <w:divBdr>
        <w:top w:val="none" w:sz="0" w:space="0" w:color="auto"/>
        <w:left w:val="none" w:sz="0" w:space="0" w:color="auto"/>
        <w:bottom w:val="none" w:sz="0" w:space="0" w:color="auto"/>
        <w:right w:val="none" w:sz="0" w:space="0" w:color="auto"/>
      </w:divBdr>
    </w:div>
    <w:div w:id="133570731">
      <w:bodyDiv w:val="1"/>
      <w:marLeft w:val="0"/>
      <w:marRight w:val="0"/>
      <w:marTop w:val="0"/>
      <w:marBottom w:val="0"/>
      <w:divBdr>
        <w:top w:val="none" w:sz="0" w:space="0" w:color="auto"/>
        <w:left w:val="none" w:sz="0" w:space="0" w:color="auto"/>
        <w:bottom w:val="none" w:sz="0" w:space="0" w:color="auto"/>
        <w:right w:val="none" w:sz="0" w:space="0" w:color="auto"/>
      </w:divBdr>
    </w:div>
    <w:div w:id="146095618">
      <w:bodyDiv w:val="1"/>
      <w:marLeft w:val="0"/>
      <w:marRight w:val="0"/>
      <w:marTop w:val="0"/>
      <w:marBottom w:val="0"/>
      <w:divBdr>
        <w:top w:val="none" w:sz="0" w:space="0" w:color="auto"/>
        <w:left w:val="none" w:sz="0" w:space="0" w:color="auto"/>
        <w:bottom w:val="none" w:sz="0" w:space="0" w:color="auto"/>
        <w:right w:val="none" w:sz="0" w:space="0" w:color="auto"/>
      </w:divBdr>
    </w:div>
    <w:div w:id="259611108">
      <w:bodyDiv w:val="1"/>
      <w:marLeft w:val="0"/>
      <w:marRight w:val="0"/>
      <w:marTop w:val="0"/>
      <w:marBottom w:val="0"/>
      <w:divBdr>
        <w:top w:val="none" w:sz="0" w:space="0" w:color="auto"/>
        <w:left w:val="none" w:sz="0" w:space="0" w:color="auto"/>
        <w:bottom w:val="none" w:sz="0" w:space="0" w:color="auto"/>
        <w:right w:val="none" w:sz="0" w:space="0" w:color="auto"/>
      </w:divBdr>
    </w:div>
    <w:div w:id="335572073">
      <w:bodyDiv w:val="1"/>
      <w:marLeft w:val="0"/>
      <w:marRight w:val="0"/>
      <w:marTop w:val="0"/>
      <w:marBottom w:val="0"/>
      <w:divBdr>
        <w:top w:val="none" w:sz="0" w:space="0" w:color="auto"/>
        <w:left w:val="none" w:sz="0" w:space="0" w:color="auto"/>
        <w:bottom w:val="none" w:sz="0" w:space="0" w:color="auto"/>
        <w:right w:val="none" w:sz="0" w:space="0" w:color="auto"/>
      </w:divBdr>
    </w:div>
    <w:div w:id="712267678">
      <w:bodyDiv w:val="1"/>
      <w:marLeft w:val="0"/>
      <w:marRight w:val="0"/>
      <w:marTop w:val="0"/>
      <w:marBottom w:val="0"/>
      <w:divBdr>
        <w:top w:val="none" w:sz="0" w:space="0" w:color="auto"/>
        <w:left w:val="none" w:sz="0" w:space="0" w:color="auto"/>
        <w:bottom w:val="none" w:sz="0" w:space="0" w:color="auto"/>
        <w:right w:val="none" w:sz="0" w:space="0" w:color="auto"/>
      </w:divBdr>
    </w:div>
    <w:div w:id="991058097">
      <w:bodyDiv w:val="1"/>
      <w:marLeft w:val="0"/>
      <w:marRight w:val="0"/>
      <w:marTop w:val="0"/>
      <w:marBottom w:val="0"/>
      <w:divBdr>
        <w:top w:val="none" w:sz="0" w:space="0" w:color="auto"/>
        <w:left w:val="none" w:sz="0" w:space="0" w:color="auto"/>
        <w:bottom w:val="none" w:sz="0" w:space="0" w:color="auto"/>
        <w:right w:val="none" w:sz="0" w:space="0" w:color="auto"/>
      </w:divBdr>
      <w:divsChild>
        <w:div w:id="1096365753">
          <w:marLeft w:val="0"/>
          <w:marRight w:val="0"/>
          <w:marTop w:val="225"/>
          <w:marBottom w:val="75"/>
          <w:divBdr>
            <w:top w:val="none" w:sz="0" w:space="0" w:color="auto"/>
            <w:left w:val="none" w:sz="0" w:space="0" w:color="auto"/>
            <w:bottom w:val="none" w:sz="0" w:space="0" w:color="auto"/>
            <w:right w:val="none" w:sz="0" w:space="0" w:color="auto"/>
          </w:divBdr>
        </w:div>
        <w:div w:id="1962224458">
          <w:marLeft w:val="0"/>
          <w:marRight w:val="0"/>
          <w:marTop w:val="225"/>
          <w:marBottom w:val="75"/>
          <w:divBdr>
            <w:top w:val="none" w:sz="0" w:space="0" w:color="auto"/>
            <w:left w:val="none" w:sz="0" w:space="0" w:color="auto"/>
            <w:bottom w:val="none" w:sz="0" w:space="0" w:color="auto"/>
            <w:right w:val="none" w:sz="0" w:space="0" w:color="auto"/>
          </w:divBdr>
        </w:div>
      </w:divsChild>
    </w:div>
    <w:div w:id="993877481">
      <w:bodyDiv w:val="1"/>
      <w:marLeft w:val="0"/>
      <w:marRight w:val="0"/>
      <w:marTop w:val="0"/>
      <w:marBottom w:val="0"/>
      <w:divBdr>
        <w:top w:val="none" w:sz="0" w:space="0" w:color="auto"/>
        <w:left w:val="none" w:sz="0" w:space="0" w:color="auto"/>
        <w:bottom w:val="none" w:sz="0" w:space="0" w:color="auto"/>
        <w:right w:val="none" w:sz="0" w:space="0" w:color="auto"/>
      </w:divBdr>
      <w:divsChild>
        <w:div w:id="744302576">
          <w:marLeft w:val="0"/>
          <w:marRight w:val="0"/>
          <w:marTop w:val="0"/>
          <w:marBottom w:val="0"/>
          <w:divBdr>
            <w:top w:val="none" w:sz="0" w:space="0" w:color="auto"/>
            <w:left w:val="none" w:sz="0" w:space="0" w:color="auto"/>
            <w:bottom w:val="none" w:sz="0" w:space="0" w:color="auto"/>
            <w:right w:val="none" w:sz="0" w:space="0" w:color="auto"/>
          </w:divBdr>
        </w:div>
      </w:divsChild>
    </w:div>
    <w:div w:id="1069308550">
      <w:bodyDiv w:val="1"/>
      <w:marLeft w:val="0"/>
      <w:marRight w:val="0"/>
      <w:marTop w:val="0"/>
      <w:marBottom w:val="0"/>
      <w:divBdr>
        <w:top w:val="none" w:sz="0" w:space="0" w:color="auto"/>
        <w:left w:val="none" w:sz="0" w:space="0" w:color="auto"/>
        <w:bottom w:val="none" w:sz="0" w:space="0" w:color="auto"/>
        <w:right w:val="none" w:sz="0" w:space="0" w:color="auto"/>
      </w:divBdr>
    </w:div>
    <w:div w:id="1121412482">
      <w:bodyDiv w:val="1"/>
      <w:marLeft w:val="0"/>
      <w:marRight w:val="0"/>
      <w:marTop w:val="0"/>
      <w:marBottom w:val="0"/>
      <w:divBdr>
        <w:top w:val="none" w:sz="0" w:space="0" w:color="auto"/>
        <w:left w:val="none" w:sz="0" w:space="0" w:color="auto"/>
        <w:bottom w:val="none" w:sz="0" w:space="0" w:color="auto"/>
        <w:right w:val="none" w:sz="0" w:space="0" w:color="auto"/>
      </w:divBdr>
    </w:div>
    <w:div w:id="1157913937">
      <w:bodyDiv w:val="1"/>
      <w:marLeft w:val="0"/>
      <w:marRight w:val="0"/>
      <w:marTop w:val="0"/>
      <w:marBottom w:val="0"/>
      <w:divBdr>
        <w:top w:val="none" w:sz="0" w:space="0" w:color="auto"/>
        <w:left w:val="none" w:sz="0" w:space="0" w:color="auto"/>
        <w:bottom w:val="none" w:sz="0" w:space="0" w:color="auto"/>
        <w:right w:val="none" w:sz="0" w:space="0" w:color="auto"/>
      </w:divBdr>
    </w:div>
    <w:div w:id="1166440815">
      <w:bodyDiv w:val="1"/>
      <w:marLeft w:val="0"/>
      <w:marRight w:val="0"/>
      <w:marTop w:val="0"/>
      <w:marBottom w:val="0"/>
      <w:divBdr>
        <w:top w:val="none" w:sz="0" w:space="0" w:color="auto"/>
        <w:left w:val="none" w:sz="0" w:space="0" w:color="auto"/>
        <w:bottom w:val="none" w:sz="0" w:space="0" w:color="auto"/>
        <w:right w:val="none" w:sz="0" w:space="0" w:color="auto"/>
      </w:divBdr>
      <w:divsChild>
        <w:div w:id="159121848">
          <w:marLeft w:val="0"/>
          <w:marRight w:val="0"/>
          <w:marTop w:val="225"/>
          <w:marBottom w:val="75"/>
          <w:divBdr>
            <w:top w:val="none" w:sz="0" w:space="0" w:color="auto"/>
            <w:left w:val="none" w:sz="0" w:space="0" w:color="auto"/>
            <w:bottom w:val="none" w:sz="0" w:space="0" w:color="auto"/>
            <w:right w:val="none" w:sz="0" w:space="0" w:color="auto"/>
          </w:divBdr>
        </w:div>
        <w:div w:id="296910277">
          <w:marLeft w:val="0"/>
          <w:marRight w:val="0"/>
          <w:marTop w:val="225"/>
          <w:marBottom w:val="75"/>
          <w:divBdr>
            <w:top w:val="none" w:sz="0" w:space="0" w:color="auto"/>
            <w:left w:val="none" w:sz="0" w:space="0" w:color="auto"/>
            <w:bottom w:val="none" w:sz="0" w:space="0" w:color="auto"/>
            <w:right w:val="none" w:sz="0" w:space="0" w:color="auto"/>
          </w:divBdr>
        </w:div>
        <w:div w:id="363288914">
          <w:marLeft w:val="0"/>
          <w:marRight w:val="0"/>
          <w:marTop w:val="225"/>
          <w:marBottom w:val="75"/>
          <w:divBdr>
            <w:top w:val="none" w:sz="0" w:space="0" w:color="auto"/>
            <w:left w:val="none" w:sz="0" w:space="0" w:color="auto"/>
            <w:bottom w:val="none" w:sz="0" w:space="0" w:color="auto"/>
            <w:right w:val="none" w:sz="0" w:space="0" w:color="auto"/>
          </w:divBdr>
        </w:div>
        <w:div w:id="710346289">
          <w:marLeft w:val="0"/>
          <w:marRight w:val="0"/>
          <w:marTop w:val="225"/>
          <w:marBottom w:val="75"/>
          <w:divBdr>
            <w:top w:val="none" w:sz="0" w:space="0" w:color="auto"/>
            <w:left w:val="none" w:sz="0" w:space="0" w:color="auto"/>
            <w:bottom w:val="none" w:sz="0" w:space="0" w:color="auto"/>
            <w:right w:val="none" w:sz="0" w:space="0" w:color="auto"/>
          </w:divBdr>
        </w:div>
        <w:div w:id="1853372710">
          <w:marLeft w:val="0"/>
          <w:marRight w:val="0"/>
          <w:marTop w:val="225"/>
          <w:marBottom w:val="75"/>
          <w:divBdr>
            <w:top w:val="none" w:sz="0" w:space="0" w:color="auto"/>
            <w:left w:val="none" w:sz="0" w:space="0" w:color="auto"/>
            <w:bottom w:val="none" w:sz="0" w:space="0" w:color="auto"/>
            <w:right w:val="none" w:sz="0" w:space="0" w:color="auto"/>
          </w:divBdr>
        </w:div>
        <w:div w:id="2023312474">
          <w:marLeft w:val="0"/>
          <w:marRight w:val="0"/>
          <w:marTop w:val="225"/>
          <w:marBottom w:val="75"/>
          <w:divBdr>
            <w:top w:val="none" w:sz="0" w:space="0" w:color="auto"/>
            <w:left w:val="none" w:sz="0" w:space="0" w:color="auto"/>
            <w:bottom w:val="none" w:sz="0" w:space="0" w:color="auto"/>
            <w:right w:val="none" w:sz="0" w:space="0" w:color="auto"/>
          </w:divBdr>
        </w:div>
        <w:div w:id="2136486836">
          <w:marLeft w:val="0"/>
          <w:marRight w:val="0"/>
          <w:marTop w:val="225"/>
          <w:marBottom w:val="75"/>
          <w:divBdr>
            <w:top w:val="none" w:sz="0" w:space="0" w:color="auto"/>
            <w:left w:val="none" w:sz="0" w:space="0" w:color="auto"/>
            <w:bottom w:val="none" w:sz="0" w:space="0" w:color="auto"/>
            <w:right w:val="none" w:sz="0" w:space="0" w:color="auto"/>
          </w:divBdr>
        </w:div>
      </w:divsChild>
    </w:div>
    <w:div w:id="1228876203">
      <w:bodyDiv w:val="1"/>
      <w:marLeft w:val="0"/>
      <w:marRight w:val="0"/>
      <w:marTop w:val="0"/>
      <w:marBottom w:val="0"/>
      <w:divBdr>
        <w:top w:val="none" w:sz="0" w:space="0" w:color="auto"/>
        <w:left w:val="none" w:sz="0" w:space="0" w:color="auto"/>
        <w:bottom w:val="none" w:sz="0" w:space="0" w:color="auto"/>
        <w:right w:val="none" w:sz="0" w:space="0" w:color="auto"/>
      </w:divBdr>
    </w:div>
    <w:div w:id="1348558257">
      <w:bodyDiv w:val="1"/>
      <w:marLeft w:val="0"/>
      <w:marRight w:val="0"/>
      <w:marTop w:val="0"/>
      <w:marBottom w:val="0"/>
      <w:divBdr>
        <w:top w:val="none" w:sz="0" w:space="0" w:color="auto"/>
        <w:left w:val="none" w:sz="0" w:space="0" w:color="auto"/>
        <w:bottom w:val="none" w:sz="0" w:space="0" w:color="auto"/>
        <w:right w:val="none" w:sz="0" w:space="0" w:color="auto"/>
      </w:divBdr>
      <w:divsChild>
        <w:div w:id="325790232">
          <w:marLeft w:val="0"/>
          <w:marRight w:val="0"/>
          <w:marTop w:val="225"/>
          <w:marBottom w:val="75"/>
          <w:divBdr>
            <w:top w:val="none" w:sz="0" w:space="0" w:color="auto"/>
            <w:left w:val="none" w:sz="0" w:space="0" w:color="auto"/>
            <w:bottom w:val="none" w:sz="0" w:space="0" w:color="auto"/>
            <w:right w:val="none" w:sz="0" w:space="0" w:color="auto"/>
          </w:divBdr>
        </w:div>
        <w:div w:id="1549149057">
          <w:marLeft w:val="0"/>
          <w:marRight w:val="0"/>
          <w:marTop w:val="225"/>
          <w:marBottom w:val="75"/>
          <w:divBdr>
            <w:top w:val="none" w:sz="0" w:space="0" w:color="auto"/>
            <w:left w:val="none" w:sz="0" w:space="0" w:color="auto"/>
            <w:bottom w:val="none" w:sz="0" w:space="0" w:color="auto"/>
            <w:right w:val="none" w:sz="0" w:space="0" w:color="auto"/>
          </w:divBdr>
        </w:div>
        <w:div w:id="1672098198">
          <w:marLeft w:val="0"/>
          <w:marRight w:val="0"/>
          <w:marTop w:val="225"/>
          <w:marBottom w:val="75"/>
          <w:divBdr>
            <w:top w:val="none" w:sz="0" w:space="0" w:color="auto"/>
            <w:left w:val="none" w:sz="0" w:space="0" w:color="auto"/>
            <w:bottom w:val="none" w:sz="0" w:space="0" w:color="auto"/>
            <w:right w:val="none" w:sz="0" w:space="0" w:color="auto"/>
          </w:divBdr>
        </w:div>
      </w:divsChild>
    </w:div>
    <w:div w:id="1383674019">
      <w:bodyDiv w:val="1"/>
      <w:marLeft w:val="0"/>
      <w:marRight w:val="0"/>
      <w:marTop w:val="0"/>
      <w:marBottom w:val="0"/>
      <w:divBdr>
        <w:top w:val="none" w:sz="0" w:space="0" w:color="auto"/>
        <w:left w:val="none" w:sz="0" w:space="0" w:color="auto"/>
        <w:bottom w:val="none" w:sz="0" w:space="0" w:color="auto"/>
        <w:right w:val="none" w:sz="0" w:space="0" w:color="auto"/>
      </w:divBdr>
    </w:div>
    <w:div w:id="1408113069">
      <w:bodyDiv w:val="1"/>
      <w:marLeft w:val="0"/>
      <w:marRight w:val="0"/>
      <w:marTop w:val="0"/>
      <w:marBottom w:val="0"/>
      <w:divBdr>
        <w:top w:val="none" w:sz="0" w:space="0" w:color="auto"/>
        <w:left w:val="none" w:sz="0" w:space="0" w:color="auto"/>
        <w:bottom w:val="none" w:sz="0" w:space="0" w:color="auto"/>
        <w:right w:val="none" w:sz="0" w:space="0" w:color="auto"/>
      </w:divBdr>
      <w:divsChild>
        <w:div w:id="1957130330">
          <w:marLeft w:val="0"/>
          <w:marRight w:val="0"/>
          <w:marTop w:val="0"/>
          <w:marBottom w:val="0"/>
          <w:divBdr>
            <w:top w:val="none" w:sz="0" w:space="0" w:color="auto"/>
            <w:left w:val="none" w:sz="0" w:space="0" w:color="auto"/>
            <w:bottom w:val="single" w:sz="6" w:space="0" w:color="EBEBEB"/>
            <w:right w:val="none" w:sz="0" w:space="0" w:color="auto"/>
          </w:divBdr>
          <w:divsChild>
            <w:div w:id="1830243566">
              <w:marLeft w:val="0"/>
              <w:marRight w:val="0"/>
              <w:marTop w:val="0"/>
              <w:marBottom w:val="0"/>
              <w:divBdr>
                <w:top w:val="none" w:sz="0" w:space="0" w:color="auto"/>
                <w:left w:val="none" w:sz="0" w:space="0" w:color="auto"/>
                <w:bottom w:val="none" w:sz="0" w:space="0" w:color="auto"/>
                <w:right w:val="none" w:sz="0" w:space="0" w:color="auto"/>
              </w:divBdr>
              <w:divsChild>
                <w:div w:id="525868396">
                  <w:marLeft w:val="0"/>
                  <w:marRight w:val="0"/>
                  <w:marTop w:val="0"/>
                  <w:marBottom w:val="0"/>
                  <w:divBdr>
                    <w:top w:val="none" w:sz="0" w:space="0" w:color="auto"/>
                    <w:left w:val="none" w:sz="0" w:space="0" w:color="auto"/>
                    <w:bottom w:val="none" w:sz="0" w:space="0" w:color="auto"/>
                    <w:right w:val="none" w:sz="0" w:space="0" w:color="auto"/>
                  </w:divBdr>
                  <w:divsChild>
                    <w:div w:id="2095008083">
                      <w:marLeft w:val="0"/>
                      <w:marRight w:val="0"/>
                      <w:marTop w:val="0"/>
                      <w:marBottom w:val="0"/>
                      <w:divBdr>
                        <w:top w:val="none" w:sz="0" w:space="0" w:color="auto"/>
                        <w:left w:val="none" w:sz="0" w:space="0" w:color="auto"/>
                        <w:bottom w:val="none" w:sz="0" w:space="0" w:color="auto"/>
                        <w:right w:val="none" w:sz="0" w:space="0" w:color="auto"/>
                      </w:divBdr>
                    </w:div>
                  </w:divsChild>
                </w:div>
                <w:div w:id="1372874769">
                  <w:marLeft w:val="0"/>
                  <w:marRight w:val="135"/>
                  <w:marTop w:val="315"/>
                  <w:marBottom w:val="75"/>
                  <w:divBdr>
                    <w:top w:val="none" w:sz="0" w:space="0" w:color="auto"/>
                    <w:left w:val="none" w:sz="0" w:space="0" w:color="auto"/>
                    <w:bottom w:val="none" w:sz="0" w:space="0" w:color="auto"/>
                    <w:right w:val="none" w:sz="0" w:space="0" w:color="auto"/>
                  </w:divBdr>
                </w:div>
              </w:divsChild>
            </w:div>
          </w:divsChild>
        </w:div>
      </w:divsChild>
    </w:div>
    <w:div w:id="1423918333">
      <w:bodyDiv w:val="1"/>
      <w:marLeft w:val="0"/>
      <w:marRight w:val="0"/>
      <w:marTop w:val="0"/>
      <w:marBottom w:val="0"/>
      <w:divBdr>
        <w:top w:val="none" w:sz="0" w:space="0" w:color="auto"/>
        <w:left w:val="none" w:sz="0" w:space="0" w:color="auto"/>
        <w:bottom w:val="none" w:sz="0" w:space="0" w:color="auto"/>
        <w:right w:val="none" w:sz="0" w:space="0" w:color="auto"/>
      </w:divBdr>
    </w:div>
    <w:div w:id="1507205988">
      <w:bodyDiv w:val="1"/>
      <w:marLeft w:val="0"/>
      <w:marRight w:val="0"/>
      <w:marTop w:val="0"/>
      <w:marBottom w:val="0"/>
      <w:divBdr>
        <w:top w:val="none" w:sz="0" w:space="0" w:color="auto"/>
        <w:left w:val="none" w:sz="0" w:space="0" w:color="auto"/>
        <w:bottom w:val="none" w:sz="0" w:space="0" w:color="auto"/>
        <w:right w:val="none" w:sz="0" w:space="0" w:color="auto"/>
      </w:divBdr>
      <w:divsChild>
        <w:div w:id="594171092">
          <w:marLeft w:val="0"/>
          <w:marRight w:val="0"/>
          <w:marTop w:val="225"/>
          <w:marBottom w:val="75"/>
          <w:divBdr>
            <w:top w:val="none" w:sz="0" w:space="0" w:color="auto"/>
            <w:left w:val="none" w:sz="0" w:space="0" w:color="auto"/>
            <w:bottom w:val="none" w:sz="0" w:space="0" w:color="auto"/>
            <w:right w:val="none" w:sz="0" w:space="0" w:color="auto"/>
          </w:divBdr>
        </w:div>
        <w:div w:id="1139878999">
          <w:marLeft w:val="0"/>
          <w:marRight w:val="0"/>
          <w:marTop w:val="225"/>
          <w:marBottom w:val="75"/>
          <w:divBdr>
            <w:top w:val="none" w:sz="0" w:space="0" w:color="auto"/>
            <w:left w:val="none" w:sz="0" w:space="0" w:color="auto"/>
            <w:bottom w:val="none" w:sz="0" w:space="0" w:color="auto"/>
            <w:right w:val="none" w:sz="0" w:space="0" w:color="auto"/>
          </w:divBdr>
        </w:div>
      </w:divsChild>
    </w:div>
    <w:div w:id="1508783630">
      <w:bodyDiv w:val="1"/>
      <w:marLeft w:val="0"/>
      <w:marRight w:val="0"/>
      <w:marTop w:val="0"/>
      <w:marBottom w:val="0"/>
      <w:divBdr>
        <w:top w:val="none" w:sz="0" w:space="0" w:color="auto"/>
        <w:left w:val="none" w:sz="0" w:space="0" w:color="auto"/>
        <w:bottom w:val="none" w:sz="0" w:space="0" w:color="auto"/>
        <w:right w:val="none" w:sz="0" w:space="0" w:color="auto"/>
      </w:divBdr>
    </w:div>
    <w:div w:id="1628849344">
      <w:bodyDiv w:val="1"/>
      <w:marLeft w:val="0"/>
      <w:marRight w:val="0"/>
      <w:marTop w:val="0"/>
      <w:marBottom w:val="0"/>
      <w:divBdr>
        <w:top w:val="none" w:sz="0" w:space="0" w:color="auto"/>
        <w:left w:val="none" w:sz="0" w:space="0" w:color="auto"/>
        <w:bottom w:val="none" w:sz="0" w:space="0" w:color="auto"/>
        <w:right w:val="none" w:sz="0" w:space="0" w:color="auto"/>
      </w:divBdr>
      <w:divsChild>
        <w:div w:id="1446657891">
          <w:marLeft w:val="0"/>
          <w:marRight w:val="0"/>
          <w:marTop w:val="225"/>
          <w:marBottom w:val="75"/>
          <w:divBdr>
            <w:top w:val="none" w:sz="0" w:space="0" w:color="auto"/>
            <w:left w:val="none" w:sz="0" w:space="0" w:color="auto"/>
            <w:bottom w:val="none" w:sz="0" w:space="0" w:color="auto"/>
            <w:right w:val="none" w:sz="0" w:space="0" w:color="auto"/>
          </w:divBdr>
        </w:div>
        <w:div w:id="2053339984">
          <w:marLeft w:val="0"/>
          <w:marRight w:val="0"/>
          <w:marTop w:val="225"/>
          <w:marBottom w:val="75"/>
          <w:divBdr>
            <w:top w:val="none" w:sz="0" w:space="0" w:color="auto"/>
            <w:left w:val="none" w:sz="0" w:space="0" w:color="auto"/>
            <w:bottom w:val="none" w:sz="0" w:space="0" w:color="auto"/>
            <w:right w:val="none" w:sz="0" w:space="0" w:color="auto"/>
          </w:divBdr>
        </w:div>
      </w:divsChild>
    </w:div>
    <w:div w:id="1671979036">
      <w:bodyDiv w:val="1"/>
      <w:marLeft w:val="0"/>
      <w:marRight w:val="0"/>
      <w:marTop w:val="0"/>
      <w:marBottom w:val="0"/>
      <w:divBdr>
        <w:top w:val="none" w:sz="0" w:space="0" w:color="auto"/>
        <w:left w:val="none" w:sz="0" w:space="0" w:color="auto"/>
        <w:bottom w:val="none" w:sz="0" w:space="0" w:color="auto"/>
        <w:right w:val="none" w:sz="0" w:space="0" w:color="auto"/>
      </w:divBdr>
    </w:div>
    <w:div w:id="1701710969">
      <w:bodyDiv w:val="1"/>
      <w:marLeft w:val="0"/>
      <w:marRight w:val="0"/>
      <w:marTop w:val="0"/>
      <w:marBottom w:val="0"/>
      <w:divBdr>
        <w:top w:val="none" w:sz="0" w:space="0" w:color="auto"/>
        <w:left w:val="none" w:sz="0" w:space="0" w:color="auto"/>
        <w:bottom w:val="none" w:sz="0" w:space="0" w:color="auto"/>
        <w:right w:val="none" w:sz="0" w:space="0" w:color="auto"/>
      </w:divBdr>
    </w:div>
    <w:div w:id="1821850955">
      <w:bodyDiv w:val="1"/>
      <w:marLeft w:val="0"/>
      <w:marRight w:val="0"/>
      <w:marTop w:val="0"/>
      <w:marBottom w:val="0"/>
      <w:divBdr>
        <w:top w:val="none" w:sz="0" w:space="0" w:color="auto"/>
        <w:left w:val="none" w:sz="0" w:space="0" w:color="auto"/>
        <w:bottom w:val="none" w:sz="0" w:space="0" w:color="auto"/>
        <w:right w:val="none" w:sz="0" w:space="0" w:color="auto"/>
      </w:divBdr>
    </w:div>
    <w:div w:id="1870482553">
      <w:bodyDiv w:val="1"/>
      <w:marLeft w:val="0"/>
      <w:marRight w:val="0"/>
      <w:marTop w:val="0"/>
      <w:marBottom w:val="0"/>
      <w:divBdr>
        <w:top w:val="none" w:sz="0" w:space="0" w:color="auto"/>
        <w:left w:val="none" w:sz="0" w:space="0" w:color="auto"/>
        <w:bottom w:val="none" w:sz="0" w:space="0" w:color="auto"/>
        <w:right w:val="none" w:sz="0" w:space="0" w:color="auto"/>
      </w:divBdr>
    </w:div>
    <w:div w:id="2089687079">
      <w:bodyDiv w:val="1"/>
      <w:marLeft w:val="0"/>
      <w:marRight w:val="0"/>
      <w:marTop w:val="0"/>
      <w:marBottom w:val="0"/>
      <w:divBdr>
        <w:top w:val="none" w:sz="0" w:space="0" w:color="auto"/>
        <w:left w:val="none" w:sz="0" w:space="0" w:color="auto"/>
        <w:bottom w:val="none" w:sz="0" w:space="0" w:color="auto"/>
        <w:right w:val="none" w:sz="0" w:space="0" w:color="auto"/>
      </w:divBdr>
    </w:div>
    <w:div w:id="2110001339">
      <w:bodyDiv w:val="1"/>
      <w:marLeft w:val="0"/>
      <w:marRight w:val="0"/>
      <w:marTop w:val="0"/>
      <w:marBottom w:val="0"/>
      <w:divBdr>
        <w:top w:val="none" w:sz="0" w:space="0" w:color="auto"/>
        <w:left w:val="none" w:sz="0" w:space="0" w:color="auto"/>
        <w:bottom w:val="none" w:sz="0" w:space="0" w:color="auto"/>
        <w:right w:val="none" w:sz="0" w:space="0" w:color="auto"/>
      </w:divBdr>
    </w:div>
    <w:div w:id="2124303717">
      <w:bodyDiv w:val="1"/>
      <w:marLeft w:val="0"/>
      <w:marRight w:val="0"/>
      <w:marTop w:val="0"/>
      <w:marBottom w:val="0"/>
      <w:divBdr>
        <w:top w:val="none" w:sz="0" w:space="0" w:color="auto"/>
        <w:left w:val="none" w:sz="0" w:space="0" w:color="auto"/>
        <w:bottom w:val="none" w:sz="0" w:space="0" w:color="auto"/>
        <w:right w:val="none" w:sz="0" w:space="0" w:color="auto"/>
      </w:divBdr>
    </w:div>
    <w:div w:id="214141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oleObject" Target="embeddings/oleObject1.bin"/><Relationship Id="rId39" Type="http://schemas.openxmlformats.org/officeDocument/2006/relationships/image" Target="media/image11.emf"/><Relationship Id="rId21" Type="http://schemas.openxmlformats.org/officeDocument/2006/relationships/header" Target="header7.xml"/><Relationship Id="rId34" Type="http://schemas.openxmlformats.org/officeDocument/2006/relationships/oleObject" Target="embeddings/oleObject3.bin"/><Relationship Id="rId42" Type="http://schemas.openxmlformats.org/officeDocument/2006/relationships/image" Target="media/image13.png"/><Relationship Id="rId47" Type="http://schemas.openxmlformats.org/officeDocument/2006/relationships/header" Target="header10.xml"/><Relationship Id="rId50" Type="http://schemas.openxmlformats.org/officeDocument/2006/relationships/image" Target="media/image17.emf"/><Relationship Id="rId55" Type="http://schemas.openxmlformats.org/officeDocument/2006/relationships/image" Target="media/image2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eader" Target="header6.xml"/><Relationship Id="rId29" Type="http://schemas.openxmlformats.org/officeDocument/2006/relationships/image" Target="media/image6.emf"/><Relationship Id="rId41" Type="http://schemas.openxmlformats.org/officeDocument/2006/relationships/image" Target="media/image12.png"/><Relationship Id="rId54" Type="http://schemas.openxmlformats.org/officeDocument/2006/relationships/image" Target="media/image2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header" Target="header8.xml"/><Relationship Id="rId37" Type="http://schemas.openxmlformats.org/officeDocument/2006/relationships/image" Target="media/image10.emf"/><Relationship Id="rId40" Type="http://schemas.openxmlformats.org/officeDocument/2006/relationships/oleObject" Target="embeddings/oleObject5.bin"/><Relationship Id="rId45" Type="http://schemas.openxmlformats.org/officeDocument/2006/relationships/oleObject" Target="embeddings/oleObject6.bin"/><Relationship Id="rId53" Type="http://schemas.openxmlformats.org/officeDocument/2006/relationships/image" Target="media/image19.png"/><Relationship Id="rId58"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package" Target="embeddings/Microsoft_Visio___11.vsdx"/><Relationship Id="rId36" Type="http://schemas.openxmlformats.org/officeDocument/2006/relationships/package" Target="embeddings/Microsoft_Visio___22.vsdx"/><Relationship Id="rId49" Type="http://schemas.openxmlformats.org/officeDocument/2006/relationships/oleObject" Target="embeddings/oleObject7.bin"/><Relationship Id="rId57" Type="http://schemas.openxmlformats.org/officeDocument/2006/relationships/image" Target="media/image23.png"/><Relationship Id="rId61" Type="http://schemas.openxmlformats.org/officeDocument/2006/relationships/header" Target="header14.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image" Target="media/image7.png"/><Relationship Id="rId44" Type="http://schemas.openxmlformats.org/officeDocument/2006/relationships/image" Target="media/image15.emf"/><Relationship Id="rId52" Type="http://schemas.openxmlformats.org/officeDocument/2006/relationships/image" Target="media/image18.png"/><Relationship Id="rId60"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5.emf"/><Relationship Id="rId30" Type="http://schemas.openxmlformats.org/officeDocument/2006/relationships/oleObject" Target="embeddings/oleObject2.bin"/><Relationship Id="rId35" Type="http://schemas.openxmlformats.org/officeDocument/2006/relationships/image" Target="media/image9.emf"/><Relationship Id="rId43" Type="http://schemas.openxmlformats.org/officeDocument/2006/relationships/image" Target="media/image14.png"/><Relationship Id="rId48" Type="http://schemas.openxmlformats.org/officeDocument/2006/relationships/image" Target="media/image16.emf"/><Relationship Id="rId56" Type="http://schemas.openxmlformats.org/officeDocument/2006/relationships/image" Target="media/image22.png"/><Relationship Id="rId64" Type="http://schemas.microsoft.com/office/2007/relationships/stylesWithEffects" Target="stylesWithEffects.xml"/><Relationship Id="rId8" Type="http://schemas.openxmlformats.org/officeDocument/2006/relationships/image" Target="media/image1.jpeg"/><Relationship Id="rId51" Type="http://schemas.openxmlformats.org/officeDocument/2006/relationships/oleObject" Target="embeddings/oleObject8.bin"/><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eader" Target="header5.xm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oleObject" Target="embeddings/oleObject4.bin"/><Relationship Id="rId46" Type="http://schemas.openxmlformats.org/officeDocument/2006/relationships/header" Target="header9.xml"/><Relationship Id="rId59" Type="http://schemas.openxmlformats.org/officeDocument/2006/relationships/header" Target="header1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xmlns:b="http://schemas.openxmlformats.org/officeDocument/2006/bibliography" xmlns="http://schemas.openxmlformats.org/officeDocument/2006/bibliography">
    <b:Tag>占位符1</b:Tag>
    <b:RefOrder>2</b:RefOrder>
  </b:Source>
  <b:Source>
    <b:Tag>宋飞斌15</b:Tag>
    <b:SourceType>ArticleInAPeriodical</b:SourceType>
    <b:Guid>{4C028ED7-7792-453F-9690-B3A6BAA540DA}</b:Guid>
    <b:LCID>zh-CN</b:LCID>
    <b:Author>
      <b:Author>
        <b:NameList>
          <b:Person>
            <b:Last>宋飞斌</b:Last>
          </b:Person>
        </b:NameList>
      </b:Author>
    </b:Author>
    <b:Title>电信全球眼业务智能化部署方案探讨</b:Title>
    <b:PeriodicalTitle>电信技术</b:PeriodicalTitle>
    <b:Year>2015</b:Year>
    <b:Pages>1(7):75-80</b:Pages>
    <b:RefOrder>1</b:RefOrder>
  </b:Source>
</b:Sources>
</file>

<file path=customXml/itemProps1.xml><?xml version="1.0" encoding="utf-8"?>
<ds:datastoreItem xmlns:ds="http://schemas.openxmlformats.org/officeDocument/2006/customXml" ds:itemID="{2F399FFA-7594-4313-A4B8-3FEE5BC67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14459</TotalTime>
  <Pages>59</Pages>
  <Words>8142</Words>
  <Characters>46412</Characters>
  <Application>Microsoft Office Word</Application>
  <DocSecurity>0</DocSecurity>
  <Lines>386</Lines>
  <Paragraphs>108</Paragraphs>
  <ScaleCrop>false</ScaleCrop>
  <Company/>
  <LinksUpToDate>false</LinksUpToDate>
  <CharactersWithSpaces>54446</CharactersWithSpaces>
  <SharedDoc>false</SharedDoc>
  <HLinks>
    <vt:vector size="324" baseType="variant">
      <vt:variant>
        <vt:i4>4194377</vt:i4>
      </vt:variant>
      <vt:variant>
        <vt:i4>330</vt:i4>
      </vt:variant>
      <vt:variant>
        <vt:i4>0</vt:i4>
      </vt:variant>
      <vt:variant>
        <vt:i4>5</vt:i4>
      </vt:variant>
      <vt:variant>
        <vt:lpwstr>http://github.com/facebook/scribe</vt:lpwstr>
      </vt:variant>
      <vt:variant>
        <vt:lpwstr/>
      </vt:variant>
      <vt:variant>
        <vt:i4>1835064</vt:i4>
      </vt:variant>
      <vt:variant>
        <vt:i4>314</vt:i4>
      </vt:variant>
      <vt:variant>
        <vt:i4>0</vt:i4>
      </vt:variant>
      <vt:variant>
        <vt:i4>5</vt:i4>
      </vt:variant>
      <vt:variant>
        <vt:lpwstr/>
      </vt:variant>
      <vt:variant>
        <vt:lpwstr>_Toc440442892</vt:lpwstr>
      </vt:variant>
      <vt:variant>
        <vt:i4>1835064</vt:i4>
      </vt:variant>
      <vt:variant>
        <vt:i4>308</vt:i4>
      </vt:variant>
      <vt:variant>
        <vt:i4>0</vt:i4>
      </vt:variant>
      <vt:variant>
        <vt:i4>5</vt:i4>
      </vt:variant>
      <vt:variant>
        <vt:lpwstr/>
      </vt:variant>
      <vt:variant>
        <vt:lpwstr>_Toc440442891</vt:lpwstr>
      </vt:variant>
      <vt:variant>
        <vt:i4>1835064</vt:i4>
      </vt:variant>
      <vt:variant>
        <vt:i4>302</vt:i4>
      </vt:variant>
      <vt:variant>
        <vt:i4>0</vt:i4>
      </vt:variant>
      <vt:variant>
        <vt:i4>5</vt:i4>
      </vt:variant>
      <vt:variant>
        <vt:lpwstr/>
      </vt:variant>
      <vt:variant>
        <vt:lpwstr>_Toc440442890</vt:lpwstr>
      </vt:variant>
      <vt:variant>
        <vt:i4>1900600</vt:i4>
      </vt:variant>
      <vt:variant>
        <vt:i4>296</vt:i4>
      </vt:variant>
      <vt:variant>
        <vt:i4>0</vt:i4>
      </vt:variant>
      <vt:variant>
        <vt:i4>5</vt:i4>
      </vt:variant>
      <vt:variant>
        <vt:lpwstr/>
      </vt:variant>
      <vt:variant>
        <vt:lpwstr>_Toc440442889</vt:lpwstr>
      </vt:variant>
      <vt:variant>
        <vt:i4>1900600</vt:i4>
      </vt:variant>
      <vt:variant>
        <vt:i4>290</vt:i4>
      </vt:variant>
      <vt:variant>
        <vt:i4>0</vt:i4>
      </vt:variant>
      <vt:variant>
        <vt:i4>5</vt:i4>
      </vt:variant>
      <vt:variant>
        <vt:lpwstr/>
      </vt:variant>
      <vt:variant>
        <vt:lpwstr>_Toc440442888</vt:lpwstr>
      </vt:variant>
      <vt:variant>
        <vt:i4>1900600</vt:i4>
      </vt:variant>
      <vt:variant>
        <vt:i4>284</vt:i4>
      </vt:variant>
      <vt:variant>
        <vt:i4>0</vt:i4>
      </vt:variant>
      <vt:variant>
        <vt:i4>5</vt:i4>
      </vt:variant>
      <vt:variant>
        <vt:lpwstr/>
      </vt:variant>
      <vt:variant>
        <vt:lpwstr>_Toc440442887</vt:lpwstr>
      </vt:variant>
      <vt:variant>
        <vt:i4>1900600</vt:i4>
      </vt:variant>
      <vt:variant>
        <vt:i4>278</vt:i4>
      </vt:variant>
      <vt:variant>
        <vt:i4>0</vt:i4>
      </vt:variant>
      <vt:variant>
        <vt:i4>5</vt:i4>
      </vt:variant>
      <vt:variant>
        <vt:lpwstr/>
      </vt:variant>
      <vt:variant>
        <vt:lpwstr>_Toc440442886</vt:lpwstr>
      </vt:variant>
      <vt:variant>
        <vt:i4>1900600</vt:i4>
      </vt:variant>
      <vt:variant>
        <vt:i4>272</vt:i4>
      </vt:variant>
      <vt:variant>
        <vt:i4>0</vt:i4>
      </vt:variant>
      <vt:variant>
        <vt:i4>5</vt:i4>
      </vt:variant>
      <vt:variant>
        <vt:lpwstr/>
      </vt:variant>
      <vt:variant>
        <vt:lpwstr>_Toc440442885</vt:lpwstr>
      </vt:variant>
      <vt:variant>
        <vt:i4>1900600</vt:i4>
      </vt:variant>
      <vt:variant>
        <vt:i4>266</vt:i4>
      </vt:variant>
      <vt:variant>
        <vt:i4>0</vt:i4>
      </vt:variant>
      <vt:variant>
        <vt:i4>5</vt:i4>
      </vt:variant>
      <vt:variant>
        <vt:lpwstr/>
      </vt:variant>
      <vt:variant>
        <vt:lpwstr>_Toc440442884</vt:lpwstr>
      </vt:variant>
      <vt:variant>
        <vt:i4>1900600</vt:i4>
      </vt:variant>
      <vt:variant>
        <vt:i4>260</vt:i4>
      </vt:variant>
      <vt:variant>
        <vt:i4>0</vt:i4>
      </vt:variant>
      <vt:variant>
        <vt:i4>5</vt:i4>
      </vt:variant>
      <vt:variant>
        <vt:lpwstr/>
      </vt:variant>
      <vt:variant>
        <vt:lpwstr>_Toc440442883</vt:lpwstr>
      </vt:variant>
      <vt:variant>
        <vt:i4>1900600</vt:i4>
      </vt:variant>
      <vt:variant>
        <vt:i4>254</vt:i4>
      </vt:variant>
      <vt:variant>
        <vt:i4>0</vt:i4>
      </vt:variant>
      <vt:variant>
        <vt:i4>5</vt:i4>
      </vt:variant>
      <vt:variant>
        <vt:lpwstr/>
      </vt:variant>
      <vt:variant>
        <vt:lpwstr>_Toc440442882</vt:lpwstr>
      </vt:variant>
      <vt:variant>
        <vt:i4>1900600</vt:i4>
      </vt:variant>
      <vt:variant>
        <vt:i4>248</vt:i4>
      </vt:variant>
      <vt:variant>
        <vt:i4>0</vt:i4>
      </vt:variant>
      <vt:variant>
        <vt:i4>5</vt:i4>
      </vt:variant>
      <vt:variant>
        <vt:lpwstr/>
      </vt:variant>
      <vt:variant>
        <vt:lpwstr>_Toc440442881</vt:lpwstr>
      </vt:variant>
      <vt:variant>
        <vt:i4>1900600</vt:i4>
      </vt:variant>
      <vt:variant>
        <vt:i4>242</vt:i4>
      </vt:variant>
      <vt:variant>
        <vt:i4>0</vt:i4>
      </vt:variant>
      <vt:variant>
        <vt:i4>5</vt:i4>
      </vt:variant>
      <vt:variant>
        <vt:lpwstr/>
      </vt:variant>
      <vt:variant>
        <vt:lpwstr>_Toc440442880</vt:lpwstr>
      </vt:variant>
      <vt:variant>
        <vt:i4>1179704</vt:i4>
      </vt:variant>
      <vt:variant>
        <vt:i4>236</vt:i4>
      </vt:variant>
      <vt:variant>
        <vt:i4>0</vt:i4>
      </vt:variant>
      <vt:variant>
        <vt:i4>5</vt:i4>
      </vt:variant>
      <vt:variant>
        <vt:lpwstr/>
      </vt:variant>
      <vt:variant>
        <vt:lpwstr>_Toc440442879</vt:lpwstr>
      </vt:variant>
      <vt:variant>
        <vt:i4>1179704</vt:i4>
      </vt:variant>
      <vt:variant>
        <vt:i4>230</vt:i4>
      </vt:variant>
      <vt:variant>
        <vt:i4>0</vt:i4>
      </vt:variant>
      <vt:variant>
        <vt:i4>5</vt:i4>
      </vt:variant>
      <vt:variant>
        <vt:lpwstr/>
      </vt:variant>
      <vt:variant>
        <vt:lpwstr>_Toc440442878</vt:lpwstr>
      </vt:variant>
      <vt:variant>
        <vt:i4>1179704</vt:i4>
      </vt:variant>
      <vt:variant>
        <vt:i4>224</vt:i4>
      </vt:variant>
      <vt:variant>
        <vt:i4>0</vt:i4>
      </vt:variant>
      <vt:variant>
        <vt:i4>5</vt:i4>
      </vt:variant>
      <vt:variant>
        <vt:lpwstr/>
      </vt:variant>
      <vt:variant>
        <vt:lpwstr>_Toc440442877</vt:lpwstr>
      </vt:variant>
      <vt:variant>
        <vt:i4>1179704</vt:i4>
      </vt:variant>
      <vt:variant>
        <vt:i4>218</vt:i4>
      </vt:variant>
      <vt:variant>
        <vt:i4>0</vt:i4>
      </vt:variant>
      <vt:variant>
        <vt:i4>5</vt:i4>
      </vt:variant>
      <vt:variant>
        <vt:lpwstr/>
      </vt:variant>
      <vt:variant>
        <vt:lpwstr>_Toc440442876</vt:lpwstr>
      </vt:variant>
      <vt:variant>
        <vt:i4>1179704</vt:i4>
      </vt:variant>
      <vt:variant>
        <vt:i4>212</vt:i4>
      </vt:variant>
      <vt:variant>
        <vt:i4>0</vt:i4>
      </vt:variant>
      <vt:variant>
        <vt:i4>5</vt:i4>
      </vt:variant>
      <vt:variant>
        <vt:lpwstr/>
      </vt:variant>
      <vt:variant>
        <vt:lpwstr>_Toc440442875</vt:lpwstr>
      </vt:variant>
      <vt:variant>
        <vt:i4>1179704</vt:i4>
      </vt:variant>
      <vt:variant>
        <vt:i4>206</vt:i4>
      </vt:variant>
      <vt:variant>
        <vt:i4>0</vt:i4>
      </vt:variant>
      <vt:variant>
        <vt:i4>5</vt:i4>
      </vt:variant>
      <vt:variant>
        <vt:lpwstr/>
      </vt:variant>
      <vt:variant>
        <vt:lpwstr>_Toc440442874</vt:lpwstr>
      </vt:variant>
      <vt:variant>
        <vt:i4>1179704</vt:i4>
      </vt:variant>
      <vt:variant>
        <vt:i4>200</vt:i4>
      </vt:variant>
      <vt:variant>
        <vt:i4>0</vt:i4>
      </vt:variant>
      <vt:variant>
        <vt:i4>5</vt:i4>
      </vt:variant>
      <vt:variant>
        <vt:lpwstr/>
      </vt:variant>
      <vt:variant>
        <vt:lpwstr>_Toc440442873</vt:lpwstr>
      </vt:variant>
      <vt:variant>
        <vt:i4>1179704</vt:i4>
      </vt:variant>
      <vt:variant>
        <vt:i4>194</vt:i4>
      </vt:variant>
      <vt:variant>
        <vt:i4>0</vt:i4>
      </vt:variant>
      <vt:variant>
        <vt:i4>5</vt:i4>
      </vt:variant>
      <vt:variant>
        <vt:lpwstr/>
      </vt:variant>
      <vt:variant>
        <vt:lpwstr>_Toc440442872</vt:lpwstr>
      </vt:variant>
      <vt:variant>
        <vt:i4>1179704</vt:i4>
      </vt:variant>
      <vt:variant>
        <vt:i4>188</vt:i4>
      </vt:variant>
      <vt:variant>
        <vt:i4>0</vt:i4>
      </vt:variant>
      <vt:variant>
        <vt:i4>5</vt:i4>
      </vt:variant>
      <vt:variant>
        <vt:lpwstr/>
      </vt:variant>
      <vt:variant>
        <vt:lpwstr>_Toc440442871</vt:lpwstr>
      </vt:variant>
      <vt:variant>
        <vt:i4>1179704</vt:i4>
      </vt:variant>
      <vt:variant>
        <vt:i4>182</vt:i4>
      </vt:variant>
      <vt:variant>
        <vt:i4>0</vt:i4>
      </vt:variant>
      <vt:variant>
        <vt:i4>5</vt:i4>
      </vt:variant>
      <vt:variant>
        <vt:lpwstr/>
      </vt:variant>
      <vt:variant>
        <vt:lpwstr>_Toc440442870</vt:lpwstr>
      </vt:variant>
      <vt:variant>
        <vt:i4>1245240</vt:i4>
      </vt:variant>
      <vt:variant>
        <vt:i4>176</vt:i4>
      </vt:variant>
      <vt:variant>
        <vt:i4>0</vt:i4>
      </vt:variant>
      <vt:variant>
        <vt:i4>5</vt:i4>
      </vt:variant>
      <vt:variant>
        <vt:lpwstr/>
      </vt:variant>
      <vt:variant>
        <vt:lpwstr>_Toc440442869</vt:lpwstr>
      </vt:variant>
      <vt:variant>
        <vt:i4>1245240</vt:i4>
      </vt:variant>
      <vt:variant>
        <vt:i4>170</vt:i4>
      </vt:variant>
      <vt:variant>
        <vt:i4>0</vt:i4>
      </vt:variant>
      <vt:variant>
        <vt:i4>5</vt:i4>
      </vt:variant>
      <vt:variant>
        <vt:lpwstr/>
      </vt:variant>
      <vt:variant>
        <vt:lpwstr>_Toc440442868</vt:lpwstr>
      </vt:variant>
      <vt:variant>
        <vt:i4>1245240</vt:i4>
      </vt:variant>
      <vt:variant>
        <vt:i4>164</vt:i4>
      </vt:variant>
      <vt:variant>
        <vt:i4>0</vt:i4>
      </vt:variant>
      <vt:variant>
        <vt:i4>5</vt:i4>
      </vt:variant>
      <vt:variant>
        <vt:lpwstr/>
      </vt:variant>
      <vt:variant>
        <vt:lpwstr>_Toc440442867</vt:lpwstr>
      </vt:variant>
      <vt:variant>
        <vt:i4>1245240</vt:i4>
      </vt:variant>
      <vt:variant>
        <vt:i4>158</vt:i4>
      </vt:variant>
      <vt:variant>
        <vt:i4>0</vt:i4>
      </vt:variant>
      <vt:variant>
        <vt:i4>5</vt:i4>
      </vt:variant>
      <vt:variant>
        <vt:lpwstr/>
      </vt:variant>
      <vt:variant>
        <vt:lpwstr>_Toc440442866</vt:lpwstr>
      </vt:variant>
      <vt:variant>
        <vt:i4>1245240</vt:i4>
      </vt:variant>
      <vt:variant>
        <vt:i4>152</vt:i4>
      </vt:variant>
      <vt:variant>
        <vt:i4>0</vt:i4>
      </vt:variant>
      <vt:variant>
        <vt:i4>5</vt:i4>
      </vt:variant>
      <vt:variant>
        <vt:lpwstr/>
      </vt:variant>
      <vt:variant>
        <vt:lpwstr>_Toc440442865</vt:lpwstr>
      </vt:variant>
      <vt:variant>
        <vt:i4>1245240</vt:i4>
      </vt:variant>
      <vt:variant>
        <vt:i4>146</vt:i4>
      </vt:variant>
      <vt:variant>
        <vt:i4>0</vt:i4>
      </vt:variant>
      <vt:variant>
        <vt:i4>5</vt:i4>
      </vt:variant>
      <vt:variant>
        <vt:lpwstr/>
      </vt:variant>
      <vt:variant>
        <vt:lpwstr>_Toc440442864</vt:lpwstr>
      </vt:variant>
      <vt:variant>
        <vt:i4>1245240</vt:i4>
      </vt:variant>
      <vt:variant>
        <vt:i4>140</vt:i4>
      </vt:variant>
      <vt:variant>
        <vt:i4>0</vt:i4>
      </vt:variant>
      <vt:variant>
        <vt:i4>5</vt:i4>
      </vt:variant>
      <vt:variant>
        <vt:lpwstr/>
      </vt:variant>
      <vt:variant>
        <vt:lpwstr>_Toc440442863</vt:lpwstr>
      </vt:variant>
      <vt:variant>
        <vt:i4>1245240</vt:i4>
      </vt:variant>
      <vt:variant>
        <vt:i4>134</vt:i4>
      </vt:variant>
      <vt:variant>
        <vt:i4>0</vt:i4>
      </vt:variant>
      <vt:variant>
        <vt:i4>5</vt:i4>
      </vt:variant>
      <vt:variant>
        <vt:lpwstr/>
      </vt:variant>
      <vt:variant>
        <vt:lpwstr>_Toc440442862</vt:lpwstr>
      </vt:variant>
      <vt:variant>
        <vt:i4>1245240</vt:i4>
      </vt:variant>
      <vt:variant>
        <vt:i4>128</vt:i4>
      </vt:variant>
      <vt:variant>
        <vt:i4>0</vt:i4>
      </vt:variant>
      <vt:variant>
        <vt:i4>5</vt:i4>
      </vt:variant>
      <vt:variant>
        <vt:lpwstr/>
      </vt:variant>
      <vt:variant>
        <vt:lpwstr>_Toc440442861</vt:lpwstr>
      </vt:variant>
      <vt:variant>
        <vt:i4>1245240</vt:i4>
      </vt:variant>
      <vt:variant>
        <vt:i4>122</vt:i4>
      </vt:variant>
      <vt:variant>
        <vt:i4>0</vt:i4>
      </vt:variant>
      <vt:variant>
        <vt:i4>5</vt:i4>
      </vt:variant>
      <vt:variant>
        <vt:lpwstr/>
      </vt:variant>
      <vt:variant>
        <vt:lpwstr>_Toc440442860</vt:lpwstr>
      </vt:variant>
      <vt:variant>
        <vt:i4>1048632</vt:i4>
      </vt:variant>
      <vt:variant>
        <vt:i4>116</vt:i4>
      </vt:variant>
      <vt:variant>
        <vt:i4>0</vt:i4>
      </vt:variant>
      <vt:variant>
        <vt:i4>5</vt:i4>
      </vt:variant>
      <vt:variant>
        <vt:lpwstr/>
      </vt:variant>
      <vt:variant>
        <vt:lpwstr>_Toc440442859</vt:lpwstr>
      </vt:variant>
      <vt:variant>
        <vt:i4>1048632</vt:i4>
      </vt:variant>
      <vt:variant>
        <vt:i4>110</vt:i4>
      </vt:variant>
      <vt:variant>
        <vt:i4>0</vt:i4>
      </vt:variant>
      <vt:variant>
        <vt:i4>5</vt:i4>
      </vt:variant>
      <vt:variant>
        <vt:lpwstr/>
      </vt:variant>
      <vt:variant>
        <vt:lpwstr>_Toc440442858</vt:lpwstr>
      </vt:variant>
      <vt:variant>
        <vt:i4>1048632</vt:i4>
      </vt:variant>
      <vt:variant>
        <vt:i4>104</vt:i4>
      </vt:variant>
      <vt:variant>
        <vt:i4>0</vt:i4>
      </vt:variant>
      <vt:variant>
        <vt:i4>5</vt:i4>
      </vt:variant>
      <vt:variant>
        <vt:lpwstr/>
      </vt:variant>
      <vt:variant>
        <vt:lpwstr>_Toc440442857</vt:lpwstr>
      </vt:variant>
      <vt:variant>
        <vt:i4>1048632</vt:i4>
      </vt:variant>
      <vt:variant>
        <vt:i4>98</vt:i4>
      </vt:variant>
      <vt:variant>
        <vt:i4>0</vt:i4>
      </vt:variant>
      <vt:variant>
        <vt:i4>5</vt:i4>
      </vt:variant>
      <vt:variant>
        <vt:lpwstr/>
      </vt:variant>
      <vt:variant>
        <vt:lpwstr>_Toc440442856</vt:lpwstr>
      </vt:variant>
      <vt:variant>
        <vt:i4>1048632</vt:i4>
      </vt:variant>
      <vt:variant>
        <vt:i4>92</vt:i4>
      </vt:variant>
      <vt:variant>
        <vt:i4>0</vt:i4>
      </vt:variant>
      <vt:variant>
        <vt:i4>5</vt:i4>
      </vt:variant>
      <vt:variant>
        <vt:lpwstr/>
      </vt:variant>
      <vt:variant>
        <vt:lpwstr>_Toc440442855</vt:lpwstr>
      </vt:variant>
      <vt:variant>
        <vt:i4>1048632</vt:i4>
      </vt:variant>
      <vt:variant>
        <vt:i4>86</vt:i4>
      </vt:variant>
      <vt:variant>
        <vt:i4>0</vt:i4>
      </vt:variant>
      <vt:variant>
        <vt:i4>5</vt:i4>
      </vt:variant>
      <vt:variant>
        <vt:lpwstr/>
      </vt:variant>
      <vt:variant>
        <vt:lpwstr>_Toc440442854</vt:lpwstr>
      </vt:variant>
      <vt:variant>
        <vt:i4>1048632</vt:i4>
      </vt:variant>
      <vt:variant>
        <vt:i4>80</vt:i4>
      </vt:variant>
      <vt:variant>
        <vt:i4>0</vt:i4>
      </vt:variant>
      <vt:variant>
        <vt:i4>5</vt:i4>
      </vt:variant>
      <vt:variant>
        <vt:lpwstr/>
      </vt:variant>
      <vt:variant>
        <vt:lpwstr>_Toc440442853</vt:lpwstr>
      </vt:variant>
      <vt:variant>
        <vt:i4>1048632</vt:i4>
      </vt:variant>
      <vt:variant>
        <vt:i4>74</vt:i4>
      </vt:variant>
      <vt:variant>
        <vt:i4>0</vt:i4>
      </vt:variant>
      <vt:variant>
        <vt:i4>5</vt:i4>
      </vt:variant>
      <vt:variant>
        <vt:lpwstr/>
      </vt:variant>
      <vt:variant>
        <vt:lpwstr>_Toc440442852</vt:lpwstr>
      </vt:variant>
      <vt:variant>
        <vt:i4>1048632</vt:i4>
      </vt:variant>
      <vt:variant>
        <vt:i4>68</vt:i4>
      </vt:variant>
      <vt:variant>
        <vt:i4>0</vt:i4>
      </vt:variant>
      <vt:variant>
        <vt:i4>5</vt:i4>
      </vt:variant>
      <vt:variant>
        <vt:lpwstr/>
      </vt:variant>
      <vt:variant>
        <vt:lpwstr>_Toc440442851</vt:lpwstr>
      </vt:variant>
      <vt:variant>
        <vt:i4>1048632</vt:i4>
      </vt:variant>
      <vt:variant>
        <vt:i4>62</vt:i4>
      </vt:variant>
      <vt:variant>
        <vt:i4>0</vt:i4>
      </vt:variant>
      <vt:variant>
        <vt:i4>5</vt:i4>
      </vt:variant>
      <vt:variant>
        <vt:lpwstr/>
      </vt:variant>
      <vt:variant>
        <vt:lpwstr>_Toc440442850</vt:lpwstr>
      </vt:variant>
      <vt:variant>
        <vt:i4>1114168</vt:i4>
      </vt:variant>
      <vt:variant>
        <vt:i4>56</vt:i4>
      </vt:variant>
      <vt:variant>
        <vt:i4>0</vt:i4>
      </vt:variant>
      <vt:variant>
        <vt:i4>5</vt:i4>
      </vt:variant>
      <vt:variant>
        <vt:lpwstr/>
      </vt:variant>
      <vt:variant>
        <vt:lpwstr>_Toc440442849</vt:lpwstr>
      </vt:variant>
      <vt:variant>
        <vt:i4>1114168</vt:i4>
      </vt:variant>
      <vt:variant>
        <vt:i4>50</vt:i4>
      </vt:variant>
      <vt:variant>
        <vt:i4>0</vt:i4>
      </vt:variant>
      <vt:variant>
        <vt:i4>5</vt:i4>
      </vt:variant>
      <vt:variant>
        <vt:lpwstr/>
      </vt:variant>
      <vt:variant>
        <vt:lpwstr>_Toc440442848</vt:lpwstr>
      </vt:variant>
      <vt:variant>
        <vt:i4>1114168</vt:i4>
      </vt:variant>
      <vt:variant>
        <vt:i4>44</vt:i4>
      </vt:variant>
      <vt:variant>
        <vt:i4>0</vt:i4>
      </vt:variant>
      <vt:variant>
        <vt:i4>5</vt:i4>
      </vt:variant>
      <vt:variant>
        <vt:lpwstr/>
      </vt:variant>
      <vt:variant>
        <vt:lpwstr>_Toc440442847</vt:lpwstr>
      </vt:variant>
      <vt:variant>
        <vt:i4>1114168</vt:i4>
      </vt:variant>
      <vt:variant>
        <vt:i4>38</vt:i4>
      </vt:variant>
      <vt:variant>
        <vt:i4>0</vt:i4>
      </vt:variant>
      <vt:variant>
        <vt:i4>5</vt:i4>
      </vt:variant>
      <vt:variant>
        <vt:lpwstr/>
      </vt:variant>
      <vt:variant>
        <vt:lpwstr>_Toc440442846</vt:lpwstr>
      </vt:variant>
      <vt:variant>
        <vt:i4>1114168</vt:i4>
      </vt:variant>
      <vt:variant>
        <vt:i4>32</vt:i4>
      </vt:variant>
      <vt:variant>
        <vt:i4>0</vt:i4>
      </vt:variant>
      <vt:variant>
        <vt:i4>5</vt:i4>
      </vt:variant>
      <vt:variant>
        <vt:lpwstr/>
      </vt:variant>
      <vt:variant>
        <vt:lpwstr>_Toc440442845</vt:lpwstr>
      </vt:variant>
      <vt:variant>
        <vt:i4>1114168</vt:i4>
      </vt:variant>
      <vt:variant>
        <vt:i4>26</vt:i4>
      </vt:variant>
      <vt:variant>
        <vt:i4>0</vt:i4>
      </vt:variant>
      <vt:variant>
        <vt:i4>5</vt:i4>
      </vt:variant>
      <vt:variant>
        <vt:lpwstr/>
      </vt:variant>
      <vt:variant>
        <vt:lpwstr>_Toc440442844</vt:lpwstr>
      </vt:variant>
      <vt:variant>
        <vt:i4>1114168</vt:i4>
      </vt:variant>
      <vt:variant>
        <vt:i4>20</vt:i4>
      </vt:variant>
      <vt:variant>
        <vt:i4>0</vt:i4>
      </vt:variant>
      <vt:variant>
        <vt:i4>5</vt:i4>
      </vt:variant>
      <vt:variant>
        <vt:lpwstr/>
      </vt:variant>
      <vt:variant>
        <vt:lpwstr>_Toc440442843</vt:lpwstr>
      </vt:variant>
      <vt:variant>
        <vt:i4>1114168</vt:i4>
      </vt:variant>
      <vt:variant>
        <vt:i4>14</vt:i4>
      </vt:variant>
      <vt:variant>
        <vt:i4>0</vt:i4>
      </vt:variant>
      <vt:variant>
        <vt:i4>5</vt:i4>
      </vt:variant>
      <vt:variant>
        <vt:lpwstr/>
      </vt:variant>
      <vt:variant>
        <vt:lpwstr>_Toc440442842</vt:lpwstr>
      </vt:variant>
      <vt:variant>
        <vt:i4>1114168</vt:i4>
      </vt:variant>
      <vt:variant>
        <vt:i4>8</vt:i4>
      </vt:variant>
      <vt:variant>
        <vt:i4>0</vt:i4>
      </vt:variant>
      <vt:variant>
        <vt:i4>5</vt:i4>
      </vt:variant>
      <vt:variant>
        <vt:lpwstr/>
      </vt:variant>
      <vt:variant>
        <vt:lpwstr>_Toc440442841</vt:lpwstr>
      </vt:variant>
      <vt:variant>
        <vt:i4>1114168</vt:i4>
      </vt:variant>
      <vt:variant>
        <vt:i4>2</vt:i4>
      </vt:variant>
      <vt:variant>
        <vt:i4>0</vt:i4>
      </vt:variant>
      <vt:variant>
        <vt:i4>5</vt:i4>
      </vt:variant>
      <vt:variant>
        <vt:lpwstr/>
      </vt:variant>
      <vt:variant>
        <vt:lpwstr>_Toc440442840</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ck</dc:creator>
  <cp:lastModifiedBy>Sky123.Org</cp:lastModifiedBy>
  <cp:revision>402</cp:revision>
  <cp:lastPrinted>2017-03-09T10:30:00Z</cp:lastPrinted>
  <dcterms:created xsi:type="dcterms:W3CDTF">2016-12-20T02:08:00Z</dcterms:created>
  <dcterms:modified xsi:type="dcterms:W3CDTF">2017-03-10T02:50:00Z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